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441E" w14:textId="703D4686" w:rsidR="00DE6AEF" w:rsidRPr="0003760E" w:rsidRDefault="00DE6AEF" w:rsidP="0003760E">
      <w:pPr>
        <w:ind w:left="720" w:hanging="360"/>
        <w:jc w:val="center"/>
        <w:rPr>
          <w:b/>
          <w:bCs/>
          <w:sz w:val="24"/>
          <w:szCs w:val="24"/>
          <w:lang w:val="en-US"/>
        </w:rPr>
      </w:pPr>
      <w:r w:rsidRPr="0003760E">
        <w:rPr>
          <w:b/>
          <w:bCs/>
          <w:sz w:val="24"/>
          <w:szCs w:val="24"/>
          <w:lang w:val="en-US"/>
        </w:rPr>
        <w:t>Predicting fungal infection sensitivity of sepals in harvested tomatoes using Imaging Spectroscopy and Partial Least Squares Discriminant Analysis</w:t>
      </w:r>
    </w:p>
    <w:p w14:paraId="11A78172" w14:textId="1DC4FDAF" w:rsidR="0003760E" w:rsidRDefault="0003760E" w:rsidP="0047475F">
      <w:pPr>
        <w:ind w:left="720" w:hanging="360"/>
        <w:rPr>
          <w:sz w:val="18"/>
          <w:szCs w:val="18"/>
        </w:rPr>
      </w:pPr>
      <w:r w:rsidRPr="00E444FA">
        <w:rPr>
          <w:sz w:val="18"/>
          <w:szCs w:val="18"/>
        </w:rPr>
        <w:t>Mercedes Bertotto</w:t>
      </w:r>
      <w:r w:rsidRPr="00863B9B">
        <w:rPr>
          <w:sz w:val="18"/>
          <w:szCs w:val="18"/>
          <w:vertAlign w:val="superscript"/>
        </w:rPr>
        <w:t>1</w:t>
      </w:r>
      <w:r w:rsidRPr="00E444FA">
        <w:rPr>
          <w:sz w:val="18"/>
          <w:szCs w:val="18"/>
        </w:rPr>
        <w:t>, Hendrik de Villiers</w:t>
      </w:r>
      <w:r w:rsidRPr="00863B9B">
        <w:rPr>
          <w:sz w:val="18"/>
          <w:szCs w:val="18"/>
          <w:vertAlign w:val="superscript"/>
        </w:rPr>
        <w:t>1</w:t>
      </w:r>
      <w:r w:rsidRPr="00E444FA">
        <w:rPr>
          <w:sz w:val="18"/>
          <w:szCs w:val="18"/>
        </w:rPr>
        <w:t>, Aneesh Chauhan</w:t>
      </w:r>
      <w:r w:rsidRPr="00863B9B">
        <w:rPr>
          <w:sz w:val="18"/>
          <w:szCs w:val="18"/>
          <w:vertAlign w:val="superscript"/>
        </w:rPr>
        <w:t>1</w:t>
      </w:r>
      <w:r w:rsidRPr="00E444FA">
        <w:rPr>
          <w:sz w:val="18"/>
          <w:szCs w:val="18"/>
        </w:rPr>
        <w:t>, Esther Hogeveen-van Echtelt</w:t>
      </w:r>
      <w:r w:rsidRPr="00863B9B">
        <w:rPr>
          <w:sz w:val="18"/>
          <w:szCs w:val="18"/>
          <w:vertAlign w:val="superscript"/>
        </w:rPr>
        <w:t>1</w:t>
      </w:r>
      <w:r w:rsidRPr="00E444FA">
        <w:rPr>
          <w:sz w:val="18"/>
          <w:szCs w:val="18"/>
        </w:rPr>
        <w:t>, Manon Mensink</w:t>
      </w:r>
      <w:r w:rsidRPr="00863B9B">
        <w:rPr>
          <w:sz w:val="18"/>
          <w:szCs w:val="18"/>
          <w:vertAlign w:val="superscript"/>
        </w:rPr>
        <w:t>1</w:t>
      </w:r>
      <w:r w:rsidRPr="00E444FA">
        <w:rPr>
          <w:sz w:val="18"/>
          <w:szCs w:val="18"/>
        </w:rPr>
        <w:t>, Zeljana Grbovic</w:t>
      </w:r>
      <w:r w:rsidRPr="00863B9B">
        <w:rPr>
          <w:sz w:val="18"/>
          <w:szCs w:val="18"/>
          <w:vertAlign w:val="superscript"/>
        </w:rPr>
        <w:t>2</w:t>
      </w:r>
      <w:r w:rsidRPr="00E444FA">
        <w:rPr>
          <w:sz w:val="18"/>
          <w:szCs w:val="18"/>
        </w:rPr>
        <w:t>, Dimitrije Stefanovic</w:t>
      </w:r>
      <w:r w:rsidRPr="00863B9B">
        <w:rPr>
          <w:sz w:val="18"/>
          <w:szCs w:val="18"/>
          <w:vertAlign w:val="superscript"/>
        </w:rPr>
        <w:t>2</w:t>
      </w:r>
      <w:r w:rsidRPr="00E444FA">
        <w:rPr>
          <w:sz w:val="18"/>
          <w:szCs w:val="18"/>
        </w:rPr>
        <w:t>, Marko Panic</w:t>
      </w:r>
      <w:r w:rsidRPr="00863B9B">
        <w:rPr>
          <w:sz w:val="18"/>
          <w:szCs w:val="18"/>
          <w:vertAlign w:val="superscript"/>
        </w:rPr>
        <w:t>2</w:t>
      </w:r>
      <w:r w:rsidRPr="00E444FA">
        <w:rPr>
          <w:sz w:val="18"/>
          <w:szCs w:val="18"/>
        </w:rPr>
        <w:t>, Sanja Brdar</w:t>
      </w:r>
      <w:r w:rsidRPr="00863B9B">
        <w:rPr>
          <w:sz w:val="18"/>
          <w:szCs w:val="18"/>
          <w:vertAlign w:val="superscript"/>
        </w:rPr>
        <w:t>2</w:t>
      </w:r>
    </w:p>
    <w:p w14:paraId="0ED4804B" w14:textId="36D8FC13" w:rsidR="00E444FA" w:rsidRPr="00E444FA" w:rsidRDefault="00E444FA" w:rsidP="00E444FA">
      <w:pPr>
        <w:ind w:left="720" w:hanging="360"/>
        <w:rPr>
          <w:sz w:val="18"/>
          <w:szCs w:val="18"/>
          <w:lang w:val="en-US"/>
        </w:rPr>
      </w:pPr>
      <w:r w:rsidRPr="00E444FA">
        <w:rPr>
          <w:sz w:val="18"/>
          <w:szCs w:val="18"/>
          <w:lang w:val="en-US"/>
        </w:rPr>
        <w:t>Wageningen University &amp; Research</w:t>
      </w:r>
      <w:r w:rsidRPr="00E444FA">
        <w:rPr>
          <w:sz w:val="18"/>
          <w:szCs w:val="18"/>
          <w:vertAlign w:val="superscript"/>
          <w:lang w:val="en-US"/>
        </w:rPr>
        <w:t>1</w:t>
      </w:r>
      <w:r w:rsidRPr="00E444FA">
        <w:rPr>
          <w:sz w:val="18"/>
          <w:szCs w:val="18"/>
          <w:lang w:val="en-US"/>
        </w:rPr>
        <w:t xml:space="preserve"> P.O. Box 123, 6700 AB Wageningen</w:t>
      </w:r>
    </w:p>
    <w:p w14:paraId="7B873B78" w14:textId="2D7D6F56" w:rsidR="00E444FA" w:rsidRDefault="005458BA" w:rsidP="0047475F">
      <w:pPr>
        <w:ind w:left="720" w:hanging="360"/>
        <w:rPr>
          <w:sz w:val="18"/>
          <w:szCs w:val="18"/>
          <w:lang w:val="en-US"/>
        </w:rPr>
      </w:pPr>
      <w:proofErr w:type="spellStart"/>
      <w:r>
        <w:rPr>
          <w:sz w:val="18"/>
          <w:szCs w:val="18"/>
          <w:lang w:val="en-US"/>
        </w:rPr>
        <w:t>Biosense</w:t>
      </w:r>
      <w:proofErr w:type="spellEnd"/>
      <w:r>
        <w:rPr>
          <w:sz w:val="18"/>
          <w:szCs w:val="18"/>
          <w:lang w:val="en-US"/>
        </w:rPr>
        <w:t xml:space="preserve"> Institute</w:t>
      </w:r>
      <w:r w:rsidR="00940D07" w:rsidRPr="00940D07">
        <w:rPr>
          <w:sz w:val="18"/>
          <w:szCs w:val="18"/>
          <w:vertAlign w:val="superscript"/>
          <w:lang w:val="en-US"/>
        </w:rPr>
        <w:t>2</w:t>
      </w:r>
      <w:r w:rsidR="00940D07">
        <w:rPr>
          <w:sz w:val="18"/>
          <w:szCs w:val="18"/>
          <w:lang w:val="en-US"/>
        </w:rPr>
        <w:t xml:space="preserve">, Dr Zorana </w:t>
      </w:r>
      <w:proofErr w:type="spellStart"/>
      <w:r w:rsidR="00940D07">
        <w:rPr>
          <w:sz w:val="18"/>
          <w:szCs w:val="18"/>
          <w:lang w:val="en-US"/>
        </w:rPr>
        <w:t>Diindica</w:t>
      </w:r>
      <w:proofErr w:type="spellEnd"/>
      <w:r w:rsidR="00940D07">
        <w:rPr>
          <w:sz w:val="18"/>
          <w:szCs w:val="18"/>
          <w:lang w:val="en-US"/>
        </w:rPr>
        <w:t xml:space="preserve"> 1, Novi Sad 21000, </w:t>
      </w:r>
      <w:proofErr w:type="spellStart"/>
      <w:r w:rsidR="00940D07">
        <w:rPr>
          <w:sz w:val="18"/>
          <w:szCs w:val="18"/>
          <w:lang w:val="en-US"/>
        </w:rPr>
        <w:t>Servie</w:t>
      </w:r>
      <w:proofErr w:type="spellEnd"/>
    </w:p>
    <w:p w14:paraId="72187616" w14:textId="77777777" w:rsidR="00940D07" w:rsidRPr="00940D07" w:rsidRDefault="00940D07" w:rsidP="00940D07">
      <w:pPr>
        <w:ind w:left="720" w:hanging="360"/>
        <w:rPr>
          <w:sz w:val="18"/>
          <w:szCs w:val="18"/>
          <w:lang w:val="en-US"/>
        </w:rPr>
      </w:pPr>
      <w:r w:rsidRPr="00940D07">
        <w:rPr>
          <w:sz w:val="18"/>
          <w:szCs w:val="18"/>
          <w:lang w:val="en-US"/>
        </w:rPr>
        <w:t>Contact: Mercedes.bertotto@wur.nl</w:t>
      </w:r>
    </w:p>
    <w:p w14:paraId="65AD577B" w14:textId="2F771FB5" w:rsidR="00940D07" w:rsidRDefault="00940D07" w:rsidP="00940D07">
      <w:pPr>
        <w:ind w:left="720" w:hanging="360"/>
        <w:rPr>
          <w:sz w:val="18"/>
          <w:szCs w:val="18"/>
          <w:lang w:val="en-US"/>
        </w:rPr>
      </w:pPr>
      <w:r w:rsidRPr="00940D07">
        <w:rPr>
          <w:sz w:val="18"/>
          <w:szCs w:val="18"/>
          <w:lang w:val="en-US"/>
        </w:rPr>
        <w:t>T + 31 (0)681182807</w:t>
      </w:r>
    </w:p>
    <w:p w14:paraId="6850C177" w14:textId="77777777" w:rsidR="00C007F2" w:rsidRPr="005458BA" w:rsidRDefault="00C007F2" w:rsidP="00940D07">
      <w:pPr>
        <w:ind w:left="720" w:hanging="360"/>
        <w:rPr>
          <w:sz w:val="18"/>
          <w:szCs w:val="18"/>
          <w:lang w:val="en-US"/>
        </w:rPr>
      </w:pPr>
    </w:p>
    <w:p w14:paraId="27E84BBE" w14:textId="47A86F83" w:rsidR="009F7E35" w:rsidRPr="00DE6AEF" w:rsidRDefault="007755A5" w:rsidP="00DE6AEF">
      <w:pPr>
        <w:pStyle w:val="ListParagraph"/>
        <w:numPr>
          <w:ilvl w:val="0"/>
          <w:numId w:val="10"/>
        </w:numPr>
        <w:rPr>
          <w:b/>
          <w:bCs/>
          <w:sz w:val="24"/>
          <w:szCs w:val="24"/>
          <w:lang w:val="en-US"/>
        </w:rPr>
      </w:pPr>
      <w:r w:rsidRPr="00DE6AEF">
        <w:rPr>
          <w:b/>
          <w:bCs/>
          <w:sz w:val="24"/>
          <w:szCs w:val="24"/>
          <w:lang w:val="en-US"/>
        </w:rPr>
        <w:t>Introduction</w:t>
      </w:r>
    </w:p>
    <w:p w14:paraId="7DC7E7B7" w14:textId="7D943CE4" w:rsidR="00A0773A" w:rsidRDefault="00A0773A" w:rsidP="13A251B7">
      <w:pPr>
        <w:spacing w:after="0" w:line="240" w:lineRule="auto"/>
        <w:jc w:val="both"/>
        <w:rPr>
          <w:ins w:id="0" w:author="Bertotto, Mercedes" w:date="2024-01-30T09:21:00Z"/>
          <w:sz w:val="24"/>
          <w:szCs w:val="24"/>
          <w:vertAlign w:val="superscript"/>
          <w:lang w:val="en-US"/>
        </w:rPr>
      </w:pPr>
      <w:r w:rsidRPr="00446050">
        <w:rPr>
          <w:sz w:val="24"/>
          <w:szCs w:val="24"/>
          <w:lang w:val="en-US"/>
        </w:rPr>
        <w:t xml:space="preserve">Tomato (Solanum </w:t>
      </w:r>
      <w:proofErr w:type="spellStart"/>
      <w:r w:rsidRPr="00446050">
        <w:rPr>
          <w:sz w:val="24"/>
          <w:szCs w:val="24"/>
          <w:lang w:val="en-US"/>
        </w:rPr>
        <w:t>lycopersicum</w:t>
      </w:r>
      <w:proofErr w:type="spellEnd"/>
      <w:r w:rsidRPr="00446050">
        <w:rPr>
          <w:sz w:val="24"/>
          <w:szCs w:val="24"/>
          <w:lang w:val="en-US"/>
        </w:rPr>
        <w:t xml:space="preserve"> L.) is a "ubiquitous vegetable"</w:t>
      </w:r>
      <w:r w:rsidR="00E1505D" w:rsidRPr="00446050">
        <w:rPr>
          <w:sz w:val="24"/>
          <w:szCs w:val="24"/>
          <w:lang w:val="en-US"/>
        </w:rPr>
        <w:t xml:space="preserve">. Tomatoes are produced globally, either for domestic consumption or as a commodity for international export. </w:t>
      </w:r>
      <w:r w:rsidR="4000D836" w:rsidRPr="4B3C4A62">
        <w:rPr>
          <w:sz w:val="24"/>
          <w:szCs w:val="24"/>
          <w:lang w:val="en-US"/>
        </w:rPr>
        <w:t>The nutritional composition of this fruit includes carbohydrates, lipids</w:t>
      </w:r>
      <w:r w:rsidR="69BB86BE" w:rsidRPr="4B3C4A62">
        <w:rPr>
          <w:sz w:val="24"/>
          <w:szCs w:val="24"/>
          <w:lang w:val="en-US"/>
        </w:rPr>
        <w:t xml:space="preserve"> and</w:t>
      </w:r>
      <w:r w:rsidR="4000D836" w:rsidRPr="4B3C4A62">
        <w:rPr>
          <w:sz w:val="24"/>
          <w:szCs w:val="24"/>
          <w:lang w:val="en-US"/>
        </w:rPr>
        <w:t xml:space="preserve"> proteins</w:t>
      </w:r>
      <w:r w:rsidR="76F5252A" w:rsidRPr="4B3C4A62">
        <w:rPr>
          <w:sz w:val="24"/>
          <w:szCs w:val="24"/>
          <w:lang w:val="en-US"/>
        </w:rPr>
        <w:t xml:space="preserve">. </w:t>
      </w:r>
      <w:r w:rsidR="4000D836" w:rsidRPr="4B3C4A62">
        <w:rPr>
          <w:sz w:val="24"/>
          <w:szCs w:val="24"/>
          <w:lang w:val="en-US"/>
        </w:rPr>
        <w:t xml:space="preserve"> In addition, it contains vitamins, minerals, and carotenes in smaller proportions.</w:t>
      </w:r>
      <w:r w:rsidR="53C6D004" w:rsidRPr="4B3C4A62">
        <w:rPr>
          <w:sz w:val="24"/>
          <w:szCs w:val="24"/>
          <w:lang w:val="en-US"/>
        </w:rPr>
        <w:t xml:space="preserve"> </w:t>
      </w:r>
      <w:r w:rsidR="00D84C3B">
        <w:rPr>
          <w:sz w:val="24"/>
          <w:szCs w:val="24"/>
          <w:vertAlign w:val="superscript"/>
          <w:lang w:val="en-US"/>
        </w:rPr>
        <w:fldChar w:fldCharType="begin"/>
      </w:r>
      <w:r w:rsidR="000C318D">
        <w:rPr>
          <w:sz w:val="24"/>
          <w:szCs w:val="24"/>
          <w:vertAlign w:val="superscript"/>
          <w:lang w:val="en-US"/>
        </w:rPr>
        <w:instrText xml:space="preserve"> ADDIN EN.CITE &lt;EndNote&gt;&lt;Cite&gt;&lt;Author&gt;OECD&lt;/Author&gt;&lt;Year&gt;2017&lt;/Year&gt;&lt;RecNum&gt;1&lt;/RecNum&gt;&lt;DisplayText&gt;(1)&lt;/DisplayText&gt;&lt;record&gt;&lt;rec-number&gt;1&lt;/rec-number&gt;&lt;foreign-keys&gt;&lt;key app="EN" db-id="ws9rdx2wn0xd03eresrvdse5d5dp5rap0a09" timestamp="1694683691"&gt;1&lt;/key&gt;&lt;/foreign-keys&gt;&lt;ref-type name="Book Section"&gt;5&lt;/ref-type&gt;&lt;contributors&gt;&lt;authors&gt;&lt;author&gt;OECD&lt;/author&gt;&lt;/authors&gt;&lt;secondary-authors&gt;&lt;author&gt;OECD Publishing&lt;/author&gt;&lt;/secondary-authors&gt;&lt;/contributors&gt;&lt;titles&gt;&lt;title&gt;Tomato (Solanum lycopersicum)&lt;/title&gt;&lt;secondary-title&gt;Safety Assessment of Transgenic Organisms in the Environment&lt;/secondary-title&gt;&lt;/titles&gt;&lt;volume&gt;7&lt;/volume&gt;&lt;dates&gt;&lt;year&gt;2017&lt;/year&gt;&lt;/dates&gt;&lt;pub-location&gt;Paris&lt;/pub-location&gt;&lt;publisher&gt;OECD Publishing&lt;/publisher&gt;&lt;urls&gt;&lt;related-urls&gt;&lt;url&gt;https://www.oecd-ilibrary.org/environment/safety-assessment-of-transgenic-organisms-in-the-environment-volume-7/tomato-solanum-lycopersicum_9789264279728-6-en;jsessionid=O1iDKQnLaPKKpTiqLfv4GghzzEgRYWPTAiqyv8P-.ip-10-240-5-150&lt;/url&gt;&lt;/related-urls&gt;&lt;/urls&gt;&lt;electronic-resource-num&gt;10.1787/9789264279728-6-en.&lt;/electronic-resource-num&gt;&lt;/record&gt;&lt;/Cite&gt;&lt;/EndNote&gt;</w:instrText>
      </w:r>
      <w:r w:rsidR="00D84C3B">
        <w:rPr>
          <w:sz w:val="24"/>
          <w:szCs w:val="24"/>
          <w:vertAlign w:val="superscript"/>
          <w:lang w:val="en-US"/>
        </w:rPr>
        <w:fldChar w:fldCharType="separate"/>
      </w:r>
      <w:r w:rsidR="00D84C3B">
        <w:rPr>
          <w:noProof/>
          <w:sz w:val="24"/>
          <w:szCs w:val="24"/>
          <w:vertAlign w:val="superscript"/>
          <w:lang w:val="en-US"/>
        </w:rPr>
        <w:t>(1)</w:t>
      </w:r>
      <w:r w:rsidR="00D84C3B">
        <w:rPr>
          <w:sz w:val="24"/>
          <w:szCs w:val="24"/>
          <w:vertAlign w:val="superscript"/>
          <w:lang w:val="en-US"/>
        </w:rPr>
        <w:fldChar w:fldCharType="end"/>
      </w:r>
    </w:p>
    <w:p w14:paraId="72330FF6" w14:textId="77777777" w:rsidR="00741EE5" w:rsidRPr="00446050" w:rsidRDefault="00741EE5" w:rsidP="13A251B7">
      <w:pPr>
        <w:spacing w:after="0" w:line="240" w:lineRule="auto"/>
        <w:jc w:val="both"/>
        <w:rPr>
          <w:sz w:val="24"/>
          <w:szCs w:val="24"/>
          <w:lang w:val="en-US"/>
        </w:rPr>
      </w:pPr>
    </w:p>
    <w:p w14:paraId="0FDB7138" w14:textId="4F3F9E1D" w:rsidR="00741EE5" w:rsidRDefault="142DFFB7" w:rsidP="642809A8">
      <w:pPr>
        <w:spacing w:after="0" w:line="240" w:lineRule="auto"/>
        <w:jc w:val="both"/>
        <w:rPr>
          <w:ins w:id="1" w:author="Bertotto, Mercedes" w:date="2024-01-30T09:22:00Z"/>
          <w:rFonts w:eastAsia="Verdana" w:cs="Verdana"/>
          <w:color w:val="000000" w:themeColor="text1"/>
          <w:sz w:val="24"/>
          <w:szCs w:val="24"/>
          <w:lang w:val="en-US"/>
        </w:rPr>
      </w:pPr>
      <w:r w:rsidRPr="642809A8">
        <w:rPr>
          <w:rFonts w:eastAsia="Verdana" w:cs="Verdana"/>
          <w:color w:val="000000" w:themeColor="text1"/>
          <w:sz w:val="24"/>
          <w:szCs w:val="24"/>
          <w:lang w:val="en-US"/>
        </w:rPr>
        <w:t>Tomato quality is divided into different aspects, commercial, organoleptic and nutritional</w:t>
      </w:r>
      <w:r w:rsidR="00CB1D7E">
        <w:rPr>
          <w:rFonts w:eastAsia="Verdana" w:cs="Verdana"/>
          <w:color w:val="000000" w:themeColor="text1"/>
          <w:sz w:val="24"/>
          <w:szCs w:val="24"/>
          <w:lang w:val="en-US"/>
        </w:rPr>
        <w:t>.</w:t>
      </w:r>
      <w:r w:rsidR="00CB1D7E" w:rsidRPr="00022EBE">
        <w:rPr>
          <w:rFonts w:eastAsia="Verdana" w:cs="Verdana"/>
          <w:color w:val="000000" w:themeColor="text1"/>
          <w:sz w:val="24"/>
          <w:szCs w:val="24"/>
          <w:vertAlign w:val="superscript"/>
          <w:lang w:val="en-US"/>
        </w:rPr>
        <w:t>2</w:t>
      </w:r>
      <w:r w:rsidR="06174B81" w:rsidRPr="642809A8">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Market standard primarily depends on the external appeal (e.g. color, form, size), firmness and shelf life</w:t>
      </w:r>
      <w:r w:rsidR="005639E0" w:rsidRPr="642809A8">
        <w:rPr>
          <w:rFonts w:eastAsia="Verdana" w:cs="Verdana"/>
          <w:color w:val="000000" w:themeColor="text1"/>
          <w:sz w:val="24"/>
          <w:szCs w:val="24"/>
          <w:lang w:val="en-US"/>
        </w:rPr>
        <w:t>,</w:t>
      </w:r>
      <w:r w:rsidR="00CB1D7E">
        <w:rPr>
          <w:rFonts w:eastAsia="Verdana" w:cs="Verdana"/>
          <w:color w:val="000000" w:themeColor="text1"/>
          <w:sz w:val="24"/>
          <w:szCs w:val="24"/>
          <w:lang w:val="en-US"/>
        </w:rPr>
        <w:t xml:space="preserve"> </w:t>
      </w:r>
      <w:r w:rsidRPr="642809A8">
        <w:rPr>
          <w:rFonts w:eastAsia="Verdana" w:cs="Verdana"/>
          <w:color w:val="000000" w:themeColor="text1"/>
          <w:sz w:val="24"/>
          <w:szCs w:val="24"/>
          <w:lang w:val="en-US"/>
        </w:rPr>
        <w:t xml:space="preserve">whereas health </w:t>
      </w:r>
      <w:r w:rsidR="23AFADDA" w:rsidRPr="642809A8">
        <w:rPr>
          <w:rFonts w:eastAsia="Verdana" w:cs="Verdana"/>
          <w:color w:val="000000" w:themeColor="text1"/>
          <w:sz w:val="24"/>
          <w:szCs w:val="24"/>
          <w:lang w:val="en-US"/>
        </w:rPr>
        <w:t>benefits rely on</w:t>
      </w:r>
      <w:r w:rsidRPr="642809A8">
        <w:rPr>
          <w:rFonts w:eastAsia="Verdana" w:cs="Verdana"/>
          <w:color w:val="000000" w:themeColor="text1"/>
          <w:sz w:val="24"/>
          <w:szCs w:val="24"/>
          <w:lang w:val="en-US"/>
        </w:rPr>
        <w:t xml:space="preserve">  the nutritional value as well as on the absence of pathogenic hazards or contaminants.</w: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 </w:instrText>
      </w:r>
      <w:r w:rsidR="00D84C3B">
        <w:rPr>
          <w:rFonts w:eastAsia="Verdana" w:cs="Verdana"/>
          <w:color w:val="000000" w:themeColor="text1"/>
          <w:sz w:val="24"/>
          <w:szCs w:val="24"/>
          <w:vertAlign w:val="superscript"/>
          <w:lang w:val="en-US"/>
        </w:rPr>
        <w:fldChar w:fldCharType="begin">
          <w:fldData xml:space="preserve">PEVuZE5vdGU+PENpdGU+PEF1dGhvcj5OYWRpYSBCZXJ0aW48L0F1dGhvcj48WWVhcj4yMDE4PC9Z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==
</w:fldData>
        </w:fldChar>
      </w:r>
      <w:r w:rsidR="00D84C3B">
        <w:rPr>
          <w:rFonts w:eastAsia="Verdana" w:cs="Verdana"/>
          <w:color w:val="000000" w:themeColor="text1"/>
          <w:sz w:val="24"/>
          <w:szCs w:val="24"/>
          <w:vertAlign w:val="superscript"/>
          <w:lang w:val="en-US"/>
        </w:rPr>
        <w:instrText xml:space="preserve"> ADDIN EN.CITE.DATA </w:instrText>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(2-5)</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p>
    <w:p w14:paraId="5E4C09FE" w14:textId="77777777" w:rsidR="00741EE5" w:rsidRDefault="00741EE5" w:rsidP="642809A8">
      <w:pPr>
        <w:spacing w:after="0" w:line="240" w:lineRule="auto"/>
        <w:jc w:val="both"/>
        <w:rPr>
          <w:ins w:id="2" w:author="Bertotto, Mercedes" w:date="2024-01-30T09:22:00Z"/>
          <w:rFonts w:eastAsia="Verdana" w:cs="Verdana"/>
          <w:color w:val="000000" w:themeColor="text1"/>
          <w:sz w:val="24"/>
          <w:szCs w:val="24"/>
          <w:lang w:val="en-US"/>
        </w:rPr>
      </w:pPr>
    </w:p>
    <w:p w14:paraId="14AD47E2" w14:textId="681ADFAE" w:rsidR="73083DBA" w:rsidRDefault="53414585" w:rsidP="642809A8">
      <w:pPr>
        <w:spacing w:after="0" w:line="240" w:lineRule="auto"/>
        <w:jc w:val="both"/>
        <w:rPr>
          <w:rFonts w:eastAsia="Verdana" w:cs="Verdana"/>
          <w:color w:val="000000" w:themeColor="text1"/>
          <w:sz w:val="24"/>
          <w:szCs w:val="24"/>
          <w:lang w:val="en-US"/>
        </w:rPr>
      </w:pPr>
      <w:r w:rsidRPr="00022EBE">
        <w:rPr>
          <w:rFonts w:eastAsia="Verdana" w:cs="Verdana"/>
          <w:sz w:val="24"/>
          <w:szCs w:val="24"/>
          <w:lang w:val="en-US"/>
        </w:rPr>
        <w:t>T</w:t>
      </w:r>
      <w:r w:rsidR="069BDA8D" w:rsidRPr="00022EBE">
        <w:rPr>
          <w:rFonts w:eastAsia="Verdana" w:cs="Verdana"/>
          <w:sz w:val="24"/>
          <w:szCs w:val="24"/>
          <w:lang w:val="en-US"/>
        </w:rPr>
        <w:t>he portion of tomatoes that go to waste after the harvesting stage can reach 42% worldwide</w:t>
      </w:r>
      <w:r w:rsidR="64F6AB65" w:rsidRPr="642809A8">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&lt;EndNote&gt;&lt;Cite&gt;&lt;Author&gt;Isaac Kojo Arah&lt;/Author&gt;&lt;Year&gt;2015&lt;/Year&gt;&lt;RecNum&gt;34&lt;/RecNum&gt;&lt;DisplayText&gt;(6)&lt;/DisplayText&gt;&lt;record&gt;&lt;rec-number&gt;34&lt;/rec-number&gt;&lt;foreign-keys&gt;&lt;key app="EN" db-id="ws9rdx2wn0xd03eresrvdse5d5dp5rap0a09" timestamp="1702044462"&gt;34&lt;/key&gt;&lt;/foreign-keys&gt;&lt;ref-type name="Journal Article"&gt;17&lt;/ref-type&gt;&lt;contributors&gt;&lt;authors&gt;&lt;author&gt;Isaac Kojo Arah, Harrison Amaglo, Ernest Kodzo Kumah, and Hayford Ofori&lt;/author&gt;&lt;/authors&gt;&lt;/contributors&gt;&lt;titles&gt;&lt;title&gt;Preharvest and Postharvest Factors Affecting the Quality and Shelf Life of Harvested Tomatoes: A Mini Review&lt;/title&gt;&lt;secondary-title&gt;International Journal of Agronomy&lt;/secondary-title&gt;&lt;/titles&gt;&lt;periodical&gt;&lt;full-title&gt;International Journal of Agronomy&lt;/full-title&gt;&lt;/periodical&gt;&lt;volume&gt;2015&lt;/volume&gt;&lt;dates&gt;&lt;year&gt;2015&lt;/year&gt;&lt;/dates&gt;&lt;urls&gt;&lt;related-urls&gt;&lt;url&gt;https://www.hindawi.com/journals/ija/2015/478041/&lt;/url&gt;&lt;/related-urls&gt;&lt;/urls&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(6)</w:t>
      </w:r>
      <w:r w:rsidR="00D84C3B">
        <w:rPr>
          <w:rFonts w:eastAsia="Verdana" w:cs="Verdana"/>
          <w:sz w:val="24"/>
          <w:szCs w:val="24"/>
          <w:vertAlign w:val="superscript"/>
          <w:lang w:val="en-US"/>
        </w:rPr>
        <w:fldChar w:fldCharType="end"/>
      </w:r>
      <w:r w:rsidR="64F6AB65" w:rsidRPr="642809A8">
        <w:rPr>
          <w:rFonts w:eastAsia="Verdana" w:cs="Verdana"/>
          <w:sz w:val="24"/>
          <w:szCs w:val="24"/>
          <w:lang w:val="en-US"/>
        </w:rPr>
        <w:t xml:space="preserve"> A</w:t>
      </w:r>
      <w:r w:rsidR="6C42037B" w:rsidRPr="00022EBE">
        <w:rPr>
          <w:rFonts w:eastAsia="Verdana" w:cs="Verdana"/>
          <w:sz w:val="24"/>
          <w:szCs w:val="24"/>
          <w:lang w:val="en-US"/>
        </w:rPr>
        <w:t xml:space="preserve">round 30% of the harvested tomato produce may be lost during postharvest handling, primarily because of microbial decay caused by fungi such as </w:t>
      </w:r>
      <w:r w:rsidR="6C42037B" w:rsidRPr="00022EBE">
        <w:rPr>
          <w:rFonts w:eastAsia="Verdana" w:cs="Verdana"/>
          <w:i/>
          <w:iCs/>
          <w:sz w:val="24"/>
          <w:szCs w:val="24"/>
          <w:lang w:val="en-US"/>
        </w:rPr>
        <w:t xml:space="preserve">Rhizopus </w:t>
      </w:r>
      <w:proofErr w:type="spellStart"/>
      <w:r w:rsidR="6C42037B" w:rsidRPr="00022EBE">
        <w:rPr>
          <w:rFonts w:eastAsia="Verdana" w:cs="Verdana"/>
          <w:i/>
          <w:iCs/>
          <w:sz w:val="24"/>
          <w:szCs w:val="24"/>
          <w:lang w:val="en-US"/>
        </w:rPr>
        <w:t>stolonifer</w:t>
      </w:r>
      <w:proofErr w:type="spellEnd"/>
      <w:r w:rsidR="6C42037B" w:rsidRPr="00022EBE">
        <w:rPr>
          <w:rFonts w:eastAsia="Verdana" w:cs="Verdana"/>
          <w:i/>
          <w:iCs/>
          <w:sz w:val="24"/>
          <w:szCs w:val="24"/>
          <w:lang w:val="en-US"/>
        </w:rPr>
        <w:t xml:space="preserve">, Alternaria </w:t>
      </w:r>
      <w:proofErr w:type="spellStart"/>
      <w:r w:rsidR="6C42037B" w:rsidRPr="00022EBE">
        <w:rPr>
          <w:rFonts w:eastAsia="Verdana" w:cs="Verdana"/>
          <w:i/>
          <w:iCs/>
          <w:sz w:val="24"/>
          <w:szCs w:val="24"/>
          <w:lang w:val="en-US"/>
        </w:rPr>
        <w:t>alternata</w:t>
      </w:r>
      <w:proofErr w:type="spellEnd"/>
      <w:r w:rsidR="6C42037B" w:rsidRPr="00022EBE">
        <w:rPr>
          <w:rFonts w:eastAsia="Verdana" w:cs="Verdana"/>
          <w:i/>
          <w:iCs/>
          <w:sz w:val="24"/>
          <w:szCs w:val="24"/>
          <w:lang w:val="en-US"/>
        </w:rPr>
        <w:t>, and Botrytis cinerea</w:t>
      </w:r>
      <w:r w:rsidR="6C42037B" w:rsidRPr="00022EBE">
        <w:rPr>
          <w:rFonts w:eastAsia="Verdana" w:cs="Verdana"/>
          <w:sz w:val="24"/>
          <w:szCs w:val="24"/>
          <w:lang w:val="en-US"/>
        </w:rPr>
        <w:t>.</w:t>
      </w:r>
      <w:r w:rsidR="00D84C3B">
        <w:rPr>
          <w:rFonts w:eastAsia="Verdana" w:cs="Verdana"/>
          <w:sz w:val="24"/>
          <w:szCs w:val="24"/>
          <w:vertAlign w:val="superscript"/>
          <w:lang w:val="en-US"/>
        </w:rPr>
        <w:fldChar w:fldCharType="begin"/>
      </w:r>
      <w:r w:rsidR="0089600F">
        <w:rPr>
          <w:rFonts w:eastAsia="Verdana" w:cs="Verdana"/>
          <w:sz w:val="24"/>
          <w:szCs w:val="24"/>
          <w:vertAlign w:val="superscript"/>
          <w:lang w:val="en-US"/>
        </w:rPr>
        <w:instrText xml:space="preserve"> ADDIN EN.CITE &lt;EndNote&gt;&lt;Cite&gt;&lt;Author&gt;Yeimmy Peralta-Ruiz&lt;/Author&gt;&lt;Year&gt;2020&lt;/Year&gt;&lt;RecNum&gt;35&lt;/RecNum&gt;&lt;DisplayText&gt;(7)&lt;/DisplayText&gt;&lt;record&gt;&lt;rec-number&gt;35&lt;/rec-number&gt;&lt;foreign-keys&gt;&lt;key app="EN" db-id="ws9rdx2wn0xd03eresrvdse5d5dp5rap0a09" timestamp="1702044665"&gt;35&lt;/key&gt;&lt;/foreign-keys&gt;&lt;ref-type name="Journal Article"&gt;17&lt;/ref-type&gt;&lt;contributors&gt;&lt;authors&gt;&lt;author&gt;Yeimmy Peralta-Ruiz, Carlos David Grande Tovar, Angie Sinning-Mangonez, Edgar A. Coronell, Marcos F. Marino  and Clemencia Chaves-Lopez&lt;/author&gt;&lt;/authors&gt;&lt;/contributors&gt;&lt;titles&gt;&lt;title&gt;Reduction of Postharvest Quality Loss and Microbiological Decay of Tomato “Chonto” (Solanum lycopersicum L.) Using Chitosan-E Essential Oil-Based Edible Coatings under Low-Temperature Storage&lt;/title&gt;&lt;secondary-title&gt;Polymers (Basel)&lt;/secondary-title&gt;&lt;/titles&gt;&lt;periodical&gt;&lt;full-title&gt;Polymers (Basel)&lt;/full-title&gt;&lt;/periodical&gt;&lt;volume&gt;1822&lt;/volume&gt;&lt;dates&gt;&lt;year&gt;2020&lt;/year&gt;&lt;/dates&gt;&lt;urls&gt;&lt;related-urls&gt;&lt;url&gt;https://www.ncbi.nlm.nih.gov/pmc/articles/PMC7465164/&lt;/url&gt;&lt;/related-urls&gt;&lt;/urls&gt;&lt;electronic-resource-num&gt;10.3390/polym12081822&lt;/electronic-resource-num&gt;&lt;/record&gt;&lt;/Cite&gt;&lt;/EndNote&gt;</w:instrText>
      </w:r>
      <w:r w:rsidR="00D84C3B">
        <w:rPr>
          <w:rFonts w:eastAsia="Verdana" w:cs="Verdana"/>
          <w:sz w:val="24"/>
          <w:szCs w:val="24"/>
          <w:vertAlign w:val="superscript"/>
          <w:lang w:val="en-US"/>
        </w:rPr>
        <w:fldChar w:fldCharType="separate"/>
      </w:r>
      <w:r w:rsidR="0089600F">
        <w:rPr>
          <w:rFonts w:eastAsia="Verdana" w:cs="Verdana"/>
          <w:noProof/>
          <w:sz w:val="24"/>
          <w:szCs w:val="24"/>
          <w:vertAlign w:val="superscript"/>
          <w:lang w:val="en-US"/>
        </w:rPr>
        <w:t>(7)</w:t>
      </w:r>
      <w:r w:rsidR="00D84C3B">
        <w:rPr>
          <w:rFonts w:eastAsia="Verdana" w:cs="Verdana"/>
          <w:sz w:val="24"/>
          <w:szCs w:val="24"/>
          <w:vertAlign w:val="superscript"/>
          <w:lang w:val="en-US"/>
        </w:rPr>
        <w:fldChar w:fldCharType="end"/>
      </w:r>
      <w:r w:rsidR="6C42037B" w:rsidRPr="642809A8">
        <w:rPr>
          <w:rFonts w:ascii="Cambria" w:eastAsia="Cambria" w:hAnsi="Cambria" w:cs="Cambria"/>
          <w:sz w:val="22"/>
          <w:lang w:val="en-US"/>
        </w:rPr>
        <w:t xml:space="preserve"> </w:t>
      </w:r>
      <w:r w:rsidR="00F855A4" w:rsidRPr="642809A8">
        <w:rPr>
          <w:rFonts w:eastAsia="Verdana" w:cs="Verdana"/>
          <w:color w:val="000000" w:themeColor="text1"/>
          <w:sz w:val="24"/>
          <w:szCs w:val="24"/>
          <w:lang w:val="en-US"/>
        </w:rPr>
        <w:t>Pathogenic fungi can infect and spread to many different parts of a tomato plant, including the stem, calyx and skin of the fruit</w:t>
      </w:r>
      <w:r w:rsidR="00F855A4" w:rsidRPr="642809A8">
        <w:rPr>
          <w:rFonts w:ascii="Cambria" w:eastAsia="Cambria" w:hAnsi="Cambria" w:cs="Cambria"/>
          <w:sz w:val="22"/>
          <w:lang w:val="en-US"/>
        </w:rPr>
        <w:t>.</w:t>
      </w:r>
      <w:r w:rsidR="00F855A4" w:rsidRPr="00022EBE">
        <w:rPr>
          <w:rFonts w:ascii="Cambria" w:eastAsia="Cambria" w:hAnsi="Cambria" w:cs="Cambria"/>
          <w:sz w:val="22"/>
          <w:vertAlign w:val="superscript"/>
          <w:lang w:val="en-US"/>
        </w:rPr>
        <w:t>6</w:t>
      </w:r>
      <w:r w:rsidR="00F855A4">
        <w:rPr>
          <w:rFonts w:ascii="Cambria" w:eastAsia="Cambria" w:hAnsi="Cambria" w:cs="Cambria"/>
          <w:sz w:val="22"/>
          <w:vertAlign w:val="superscript"/>
          <w:lang w:val="en-US"/>
        </w:rPr>
        <w:fldChar w:fldCharType="begin"/>
      </w:r>
      <w:r w:rsidR="0089600F">
        <w:rPr>
          <w:rFonts w:ascii="Cambria" w:eastAsia="Cambria" w:hAnsi="Cambria" w:cs="Cambria"/>
          <w:sz w:val="22"/>
          <w:vertAlign w:val="superscript"/>
          <w:lang w:val="en-US"/>
        </w:rPr>
        <w:instrText xml:space="preserve"> ADDIN EN.CITE &lt;EndNote&gt;&lt;Cite&gt;&lt;Author&gt;E.J. Smid&lt;/Author&gt;&lt;Year&gt;1996&lt;/Year&gt;&lt;RecNum&gt;19&lt;/RecNum&gt;&lt;DisplayText&gt;(8)&lt;/DisplayText&gt;&lt;record&gt;&lt;rec-number&gt;19&lt;/rec-number&gt;&lt;foreign-keys&gt;&lt;key app="EN" db-id="ws9rdx2wn0xd03eresrvdse5d5dp5rap0a09" timestamp="1701351761"&gt;19&lt;/key&gt;&lt;/foreign-keys&gt;&lt;ref-type name="Journal Article"&gt;17&lt;/ref-type&gt;&lt;contributors&gt;&lt;authors&gt;&lt;author&gt;E.J. Smid, L. Hendriks, H.A.M. Boerrigter, L.G.M. Gorris&lt;/author&gt;&lt;/authors&gt;&lt;/contributors&gt;&lt;titles&gt;&lt;title&gt;Surface disinfection of tomatoes using the natural plant compound trans-cinnamaldehyde&lt;/title&gt;&lt;secondary-title&gt;Postharvest Biology and Technology&lt;/secondary-title&gt;&lt;/titles&gt;&lt;periodical&gt;&lt;full-title&gt;Postharvest Biology and Technology&lt;/full-title&gt;&lt;/periodical&gt;&lt;pages&gt;343-350&lt;/pages&gt;&lt;volume&gt;9&lt;/volume&gt;&lt;number&gt;3&lt;/number&gt;&lt;dates&gt;&lt;year&gt;1996&lt;/year&gt;&lt;/dates&gt;&lt;urls&gt;&lt;related-urls&gt;&lt;url&gt;https://www.sciencedirect.com/science/article/pii/S0925521496000336&lt;/url&gt;&lt;/related-urls&gt;&lt;/urls&gt;&lt;electronic-resource-num&gt;https://doi.org/10.1016/S0925-5214(96)00033-6&lt;/electronic-resource-num&gt;&lt;/record&gt;&lt;/Cite&gt;&lt;/EndNote&gt;</w:instrText>
      </w:r>
      <w:r w:rsidR="00F855A4">
        <w:rPr>
          <w:rFonts w:ascii="Cambria" w:eastAsia="Cambria" w:hAnsi="Cambria" w:cs="Cambria"/>
          <w:sz w:val="22"/>
          <w:vertAlign w:val="superscript"/>
          <w:lang w:val="en-US"/>
        </w:rPr>
        <w:fldChar w:fldCharType="separate"/>
      </w:r>
      <w:r w:rsidR="0089600F">
        <w:rPr>
          <w:rFonts w:ascii="Cambria" w:eastAsia="Cambria" w:hAnsi="Cambria" w:cs="Cambria"/>
          <w:noProof/>
          <w:sz w:val="22"/>
          <w:vertAlign w:val="superscript"/>
          <w:lang w:val="en-US"/>
        </w:rPr>
        <w:t>(8)</w:t>
      </w:r>
      <w:r w:rsidR="00F855A4">
        <w:rPr>
          <w:rFonts w:ascii="Cambria" w:eastAsia="Cambria" w:hAnsi="Cambria" w:cs="Cambria"/>
          <w:sz w:val="22"/>
          <w:vertAlign w:val="superscript"/>
          <w:lang w:val="en-US"/>
        </w:rPr>
        <w:fldChar w:fldCharType="end"/>
      </w:r>
      <w:r w:rsidR="00F855A4" w:rsidRPr="00022EBE">
        <w:rPr>
          <w:rFonts w:ascii="Cambria" w:eastAsia="Cambria" w:hAnsi="Cambria" w:cs="Cambria"/>
          <w:sz w:val="22"/>
          <w:vertAlign w:val="superscript"/>
          <w:lang w:val="en-US"/>
        </w:rPr>
        <w:t xml:space="preserve"> </w:t>
      </w:r>
      <w:r w:rsidR="142DFFB7" w:rsidRPr="642809A8">
        <w:rPr>
          <w:rFonts w:eastAsia="Verdana" w:cs="Verdana"/>
          <w:color w:val="000000" w:themeColor="text1"/>
          <w:sz w:val="24"/>
          <w:szCs w:val="24"/>
          <w:lang w:val="en-US"/>
        </w:rPr>
        <w:t xml:space="preserve">In some countries tomatoes are sold including calyx. </w:t>
      </w:r>
      <w:commentRangeStart w:id="3"/>
      <w:commentRangeStart w:id="4"/>
      <w:r w:rsidR="142DFFB7" w:rsidRPr="642809A8">
        <w:rPr>
          <w:rFonts w:eastAsia="Verdana" w:cs="Verdana"/>
          <w:color w:val="000000" w:themeColor="text1"/>
          <w:sz w:val="24"/>
          <w:szCs w:val="24"/>
          <w:lang w:val="en-US"/>
        </w:rPr>
        <w:t>Fresh looking green parts of a tomato (calyx and vine) are a sign for dealing with fresh tomatoes.</w:t>
      </w:r>
      <w:commentRangeEnd w:id="3"/>
      <w:r w:rsidR="142DFFB7">
        <w:rPr>
          <w:rStyle w:val="CommentReference"/>
        </w:rPr>
        <w:commentReference w:id="3"/>
      </w:r>
      <w:commentRangeEnd w:id="4"/>
      <w:r w:rsidR="00741EE5">
        <w:rPr>
          <w:rStyle w:val="CommentReference"/>
        </w:rPr>
        <w:commentReference w:id="4"/>
      </w:r>
      <w:r w:rsidR="142DFFB7" w:rsidRPr="642809A8">
        <w:rPr>
          <w:rFonts w:eastAsia="Verdana" w:cs="Verdana"/>
          <w:color w:val="000000" w:themeColor="text1"/>
          <w:sz w:val="24"/>
          <w:szCs w:val="24"/>
          <w:lang w:val="en-US"/>
        </w:rPr>
        <w:t xml:space="preserve"> Older tomatoes show dehydration symptoms of the green parts. </w:t>
      </w:r>
      <w:r w:rsidR="009565EA" w:rsidRPr="642809A8">
        <w:rPr>
          <w:rFonts w:eastAsia="Verdana" w:cs="Verdana"/>
          <w:color w:val="000000" w:themeColor="text1"/>
          <w:sz w:val="24"/>
          <w:szCs w:val="24"/>
          <w:lang w:val="en-US"/>
        </w:rPr>
        <w:t>T</w:t>
      </w:r>
      <w:r w:rsidR="142DFFB7" w:rsidRPr="642809A8">
        <w:rPr>
          <w:rFonts w:eastAsia="Verdana" w:cs="Verdana"/>
          <w:color w:val="000000" w:themeColor="text1"/>
          <w:sz w:val="24"/>
          <w:szCs w:val="24"/>
          <w:lang w:val="en-US"/>
        </w:rPr>
        <w:t xml:space="preserve">he calyx is also susceptible to infection by fungal spores. These </w:t>
      </w:r>
      <w:r w:rsidR="00F97986" w:rsidRPr="642809A8">
        <w:rPr>
          <w:rFonts w:eastAsia="Verdana" w:cs="Verdana"/>
          <w:color w:val="000000" w:themeColor="text1"/>
          <w:sz w:val="24"/>
          <w:szCs w:val="24"/>
          <w:lang w:val="en-US"/>
        </w:rPr>
        <w:t xml:space="preserve">spores </w:t>
      </w:r>
      <w:r w:rsidR="142DFFB7" w:rsidRPr="642809A8">
        <w:rPr>
          <w:rFonts w:eastAsia="Verdana" w:cs="Verdana"/>
          <w:color w:val="000000" w:themeColor="text1"/>
          <w:sz w:val="24"/>
          <w:szCs w:val="24"/>
          <w:lang w:val="en-US"/>
        </w:rPr>
        <w:t xml:space="preserve">may already </w:t>
      </w:r>
      <w:r w:rsidR="00F97986" w:rsidRPr="642809A8">
        <w:rPr>
          <w:rFonts w:eastAsia="Verdana" w:cs="Verdana"/>
          <w:color w:val="000000" w:themeColor="text1"/>
          <w:sz w:val="24"/>
          <w:szCs w:val="24"/>
          <w:lang w:val="en-US"/>
        </w:rPr>
        <w:t xml:space="preserve">be present on </w:t>
      </w:r>
      <w:r w:rsidR="142DFFB7" w:rsidRPr="642809A8">
        <w:rPr>
          <w:rFonts w:eastAsia="Verdana" w:cs="Verdana"/>
          <w:color w:val="000000" w:themeColor="text1"/>
          <w:sz w:val="24"/>
          <w:szCs w:val="24"/>
          <w:lang w:val="en-US"/>
        </w:rPr>
        <w:t xml:space="preserve">the tomato during cultivation. </w:t>
      </w:r>
      <w:r w:rsidR="004D5FF1" w:rsidRPr="642809A8">
        <w:rPr>
          <w:rFonts w:eastAsia="Verdana" w:cs="Verdana"/>
          <w:color w:val="000000" w:themeColor="text1"/>
          <w:sz w:val="24"/>
          <w:szCs w:val="24"/>
          <w:lang w:val="en-US"/>
        </w:rPr>
        <w:t>After harvest, u</w:t>
      </w:r>
      <w:r w:rsidR="142DFFB7" w:rsidRPr="642809A8">
        <w:rPr>
          <w:rFonts w:eastAsia="Verdana" w:cs="Verdana"/>
          <w:color w:val="000000" w:themeColor="text1"/>
          <w:sz w:val="24"/>
          <w:szCs w:val="24"/>
          <w:lang w:val="en-US"/>
        </w:rPr>
        <w:t>nder</w:t>
      </w:r>
      <w:r w:rsidR="004D5FF1" w:rsidRPr="642809A8">
        <w:rPr>
          <w:rFonts w:eastAsia="Verdana" w:cs="Verdana"/>
          <w:color w:val="000000" w:themeColor="text1"/>
          <w:sz w:val="24"/>
          <w:szCs w:val="24"/>
          <w:lang w:val="en-US"/>
        </w:rPr>
        <w:t xml:space="preserve"> </w:t>
      </w:r>
      <w:r w:rsidR="142DFFB7" w:rsidRPr="642809A8">
        <w:rPr>
          <w:rFonts w:eastAsia="Verdana" w:cs="Verdana"/>
          <w:color w:val="000000" w:themeColor="text1"/>
          <w:sz w:val="24"/>
          <w:szCs w:val="24"/>
          <w:lang w:val="en-US"/>
        </w:rPr>
        <w:t xml:space="preserve"> humid and poorly ventilated storage and transport conditions, these spores may </w:t>
      </w:r>
      <w:r w:rsidR="00E42444" w:rsidRPr="642809A8">
        <w:rPr>
          <w:rFonts w:eastAsia="Verdana" w:cs="Verdana"/>
          <w:color w:val="000000" w:themeColor="text1"/>
          <w:sz w:val="24"/>
          <w:szCs w:val="24"/>
          <w:lang w:val="en-US"/>
        </w:rPr>
        <w:t xml:space="preserve">germinate and </w:t>
      </w:r>
      <w:r w:rsidR="142DFFB7" w:rsidRPr="642809A8">
        <w:rPr>
          <w:rFonts w:eastAsia="Verdana" w:cs="Verdana"/>
          <w:color w:val="000000" w:themeColor="text1"/>
          <w:sz w:val="24"/>
          <w:szCs w:val="24"/>
          <w:lang w:val="en-US"/>
        </w:rPr>
        <w:t xml:space="preserve">grow further into visible </w:t>
      </w:r>
      <w:proofErr w:type="spellStart"/>
      <w:r w:rsidR="142DFFB7" w:rsidRPr="642809A8">
        <w:rPr>
          <w:rFonts w:eastAsia="Verdana" w:cs="Verdana"/>
          <w:color w:val="000000" w:themeColor="text1"/>
          <w:sz w:val="24"/>
          <w:szCs w:val="24"/>
          <w:lang w:val="en-US"/>
        </w:rPr>
        <w:t>mould</w:t>
      </w:r>
      <w:proofErr w:type="spellEnd"/>
      <w:r w:rsidR="142DFFB7" w:rsidRPr="642809A8">
        <w:rPr>
          <w:rFonts w:eastAsia="Verdana" w:cs="Verdana"/>
          <w:color w:val="000000" w:themeColor="text1"/>
          <w:sz w:val="24"/>
          <w:szCs w:val="24"/>
          <w:lang w:val="en-US"/>
        </w:rPr>
        <w:t xml:space="preserve"> on the caly</w:t>
      </w:r>
      <w:r w:rsidR="00672CC4">
        <w:rPr>
          <w:rFonts w:eastAsia="Verdana" w:cs="Verdana"/>
          <w:color w:val="000000" w:themeColor="text1"/>
          <w:sz w:val="24"/>
          <w:szCs w:val="24"/>
          <w:lang w:val="en-US"/>
        </w:rPr>
        <w:t>x</w:t>
      </w:r>
      <w:r w:rsidR="142DFFB7"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w:t>
      </w:r>
      <w:r w:rsidR="00D84C3B">
        <w:rPr>
          <w:rFonts w:eastAsia="Verdana" w:cs="Verdana"/>
          <w:color w:val="000000" w:themeColor="text1"/>
          <w:sz w:val="24"/>
          <w:szCs w:val="24"/>
          <w:vertAlign w:val="superscript"/>
          <w:lang w:val="en-US"/>
        </w:rPr>
        <w:fldChar w:fldCharType="end"/>
      </w:r>
      <w:r w:rsidR="142DFFB7" w:rsidRPr="642809A8">
        <w:rPr>
          <w:rFonts w:eastAsia="Verdana" w:cs="Verdana"/>
          <w:color w:val="000000" w:themeColor="text1"/>
          <w:sz w:val="24"/>
          <w:szCs w:val="24"/>
          <w:lang w:val="en-US"/>
        </w:rPr>
        <w:t xml:space="preserve"> This negatively affects the value of the fruit and may lead to extra food loss and waste</w:t>
      </w:r>
      <w:r w:rsidR="00B16520" w:rsidRPr="642809A8">
        <w:rPr>
          <w:rFonts w:eastAsia="Verdana" w:cs="Verdana"/>
          <w:color w:val="000000" w:themeColor="text1"/>
          <w:sz w:val="24"/>
          <w:szCs w:val="24"/>
          <w:lang w:val="en-US"/>
        </w:rPr>
        <w:t>.</w:t>
      </w:r>
      <w:r w:rsidR="00D84C3B">
        <w:rPr>
          <w:rFonts w:eastAsia="Verdana" w:cs="Verdana"/>
          <w:color w:val="000000" w:themeColor="text1"/>
          <w:sz w:val="24"/>
          <w:szCs w:val="24"/>
          <w:vertAlign w:val="superscript"/>
          <w:lang w:val="en-US"/>
        </w:rPr>
        <w:fldChar w:fldCharType="begin"/>
      </w:r>
      <w:r w:rsidR="00D84C3B">
        <w:rPr>
          <w:rFonts w:eastAsia="Verdana" w:cs="Verdana"/>
          <w:color w:val="000000" w:themeColor="text1"/>
          <w:sz w:val="24"/>
          <w:szCs w:val="24"/>
          <w:vertAlign w:val="superscript"/>
          <w:lang w:val="en-US"/>
        </w:rPr>
        <w:instrText xml:space="preserve"> ADDIN EN.CITE &lt;EndNote&gt;&lt;Cite&gt;&lt;Author&gt;Manon Mensink&lt;/Author&gt;&lt;Year&gt;2019&lt;/Year&gt;&lt;RecNum&gt;21&lt;/RecNum&gt;&lt;DisplayText&gt;(9, 10)&lt;/DisplayText&gt;&lt;record&gt;&lt;rec-number&gt;21&lt;/rec-number&gt;&lt;foreign-keys&gt;&lt;key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6234126800&lt;/secondary-title&gt;&lt;/titles&gt;&lt;dates&gt;&lt;year&gt;2019&lt;/year&gt;&lt;/dates&gt;&lt;urls&gt;&lt;/urls&gt;&lt;/record&gt;&lt;/Cite&gt;&lt;Cite&gt;&lt;Author&gt;Jan Janse&lt;/Author&gt;&lt;Year&gt;2007&lt;/Year&gt;&lt;RecNum&gt;20&lt;/RecNum&gt;&lt;record&gt;&lt;rec-number&gt;20&lt;/rec-number&gt;&lt;foreign-keys&gt;&lt;key app="EN" db-id="ws9rdx2wn0xd03eresrvdse5d5dp5rap0a09" timestamp="1701352071"&gt;20&lt;/key&gt;&lt;/foreign-keys&gt;&lt;ref-type name="Manuscript"&gt;36&lt;/ref-type&gt;&lt;contributors&gt;&lt;authors&gt;&lt;author&gt;Jan Janse, Henry Boerrigter &lt;/author&gt;&lt;/authors&gt;&lt;secondary-authors&gt;&lt;author&gt;Wageningen UR Glastuinbouw, Wageningen UR Agrotechnology and Food Sciences Group  &lt;/author&gt;&lt;/secondary-authors&gt;&lt;/contributors&gt;&lt;titles&gt;&lt;title&gt;Kroonschimmel bij tomaat : consultancyonderzoek&lt;/title&gt;&lt;/titles&gt;&lt;dates&gt;&lt;year&gt;2007&lt;/year&gt;&lt;/dates&gt;&lt;urls&gt;&lt;related-urls&gt;&lt;url&gt;https://edepot.wur.nl/272870&lt;/url&gt;&lt;/related-urls&gt;&lt;/urls&gt;&lt;/record&gt;&lt;/Cite&gt;&lt;/EndNote&gt;</w:instrText>
      </w:r>
      <w:r w:rsidR="00D84C3B">
        <w:rPr>
          <w:rFonts w:eastAsia="Verdana" w:cs="Verdana"/>
          <w:color w:val="000000" w:themeColor="text1"/>
          <w:sz w:val="24"/>
          <w:szCs w:val="24"/>
          <w:vertAlign w:val="superscript"/>
          <w:lang w:val="en-US"/>
        </w:rPr>
        <w:fldChar w:fldCharType="separate"/>
      </w:r>
      <w:r w:rsidR="00D84C3B">
        <w:rPr>
          <w:rFonts w:eastAsia="Verdana" w:cs="Verdana"/>
          <w:noProof/>
          <w:color w:val="000000" w:themeColor="text1"/>
          <w:sz w:val="24"/>
          <w:szCs w:val="24"/>
          <w:vertAlign w:val="superscript"/>
          <w:lang w:val="en-US"/>
        </w:rPr>
        <w:t>(9, 10)</w:t>
      </w:r>
      <w:r w:rsidR="00D84C3B">
        <w:rPr>
          <w:rFonts w:eastAsia="Verdana" w:cs="Verdana"/>
          <w:color w:val="000000" w:themeColor="text1"/>
          <w:sz w:val="24"/>
          <w:szCs w:val="24"/>
          <w:vertAlign w:val="superscript"/>
          <w:lang w:val="en-US"/>
        </w:rPr>
        <w:fldChar w:fldCharType="end"/>
      </w:r>
    </w:p>
    <w:p w14:paraId="61D073EF" w14:textId="77777777" w:rsidR="00F902ED" w:rsidRPr="00081313" w:rsidRDefault="00F902ED" w:rsidP="00022EBE">
      <w:pPr>
        <w:spacing w:after="0" w:line="240" w:lineRule="auto"/>
        <w:jc w:val="both"/>
        <w:rPr>
          <w:lang w:val="en-US"/>
        </w:rPr>
      </w:pPr>
    </w:p>
    <w:p w14:paraId="0178B10F" w14:textId="1ADDC685" w:rsidR="73083DBA" w:rsidRDefault="142DFFB7" w:rsidP="13A251B7">
      <w:pPr>
        <w:spacing w:after="0" w:line="240" w:lineRule="auto"/>
        <w:jc w:val="both"/>
        <w:rPr>
          <w:sz w:val="24"/>
          <w:szCs w:val="24"/>
          <w:lang w:val="en-US"/>
        </w:rPr>
      </w:pPr>
      <w:r w:rsidRPr="73083DBA">
        <w:rPr>
          <w:sz w:val="24"/>
          <w:szCs w:val="24"/>
          <w:lang w:val="en-US"/>
        </w:rPr>
        <w:t xml:space="preserve">The timely identification of disease has the potential to avert losses since prompt </w:t>
      </w:r>
      <w:r w:rsidR="002506F7">
        <w:rPr>
          <w:sz w:val="24"/>
          <w:szCs w:val="24"/>
          <w:lang w:val="en-US"/>
        </w:rPr>
        <w:t>actions</w:t>
      </w:r>
      <w:r w:rsidRPr="73083DBA">
        <w:rPr>
          <w:sz w:val="24"/>
          <w:szCs w:val="24"/>
          <w:lang w:val="en-US"/>
        </w:rPr>
        <w:t xml:space="preserve"> can be implemented to mitigate </w:t>
      </w:r>
      <w:r w:rsidR="00F855A4">
        <w:rPr>
          <w:sz w:val="24"/>
          <w:szCs w:val="24"/>
          <w:lang w:val="en-US"/>
        </w:rPr>
        <w:t xml:space="preserve">further </w:t>
      </w:r>
      <w:r w:rsidRPr="73083DBA">
        <w:rPr>
          <w:sz w:val="24"/>
          <w:szCs w:val="24"/>
          <w:lang w:val="en-US"/>
        </w:rPr>
        <w:t>damages (e.g. adapt packing strategies</w:t>
      </w:r>
      <w:r w:rsidR="007017C0">
        <w:rPr>
          <w:sz w:val="24"/>
          <w:szCs w:val="24"/>
          <w:lang w:val="en-US"/>
        </w:rPr>
        <w:t>)</w:t>
      </w:r>
      <w:r w:rsidRPr="73083DBA">
        <w:rPr>
          <w:sz w:val="24"/>
          <w:szCs w:val="24"/>
          <w:lang w:val="en-US"/>
        </w:rPr>
        <w:t>.</w:t>
      </w:r>
      <w:r w:rsidR="00D84C3B">
        <w:rPr>
          <w:sz w:val="24"/>
          <w:szCs w:val="24"/>
          <w:vertAlign w:val="superscript"/>
          <w:lang w:val="en-US"/>
        </w:rPr>
        <w:fldChar w:fldCharType="begin"/>
      </w:r>
      <w:r w:rsidR="00D84C3B">
        <w:rPr>
          <w:sz w:val="24"/>
          <w:szCs w:val="24"/>
          <w:vertAlign w:val="superscript"/>
          <w:lang w:val="en-US"/>
        </w:rPr>
        <w:instrText xml:space="preserve"> ADDIN EN.CITE &lt;EndNote&gt;&lt;Cite&gt;&lt;Author&gt;Manon Mensink&lt;/Author&gt;&lt;Year&gt;2019&lt;/Year&gt;&lt;RecNum&gt;21&lt;/RecNum&gt;&lt;DisplayText&gt;(9)&lt;/DisplayText&gt;&lt;record&gt;&lt;rec-number&gt;21&lt;/rec-number&gt;&lt;foreign-keys&gt;&lt;key app="EN" db-id="ws9rdx2wn0xd03eresrvdse5d5dp5rap0a09" timestamp="1701352729"&gt;21&lt;/key&gt;&lt;/foreign-keys&gt;&lt;ref-type name="Manuscript"&gt;36&lt;/ref-type&gt;&lt;contributors&gt;&lt;authors&gt;&lt;author&gt;Manon Mensink, Aneesh Chauhan, Najim El Harchioui, Esther Hogeveen&lt;/author&gt;&lt;/authors&gt;&lt;secondary-authors&gt;&lt;author&gt;Wageningen Food &amp;amp; Biobased Research&lt;/author&gt;&lt;/secondary-authors&gt;&lt;/contributors&gt;&lt;titles&gt;&lt;title&gt;Kwaliteit van tomatenkronen na oogst&lt;/title&gt;&lt;secondary-title&gt;projectnummer 6234126800&lt;/secondary-title&gt;&lt;/titles&gt;&lt;dates&gt;&lt;year&gt;2019&lt;/year&gt;&lt;/dates&gt;&lt;urls&gt;&lt;/urls&gt;&lt;/record&gt;&lt;/Cite&gt;&lt;/EndNote&gt;</w:instrText>
      </w:r>
      <w:r w:rsidR="00D84C3B">
        <w:rPr>
          <w:sz w:val="24"/>
          <w:szCs w:val="24"/>
          <w:vertAlign w:val="superscript"/>
          <w:lang w:val="en-US"/>
        </w:rPr>
        <w:fldChar w:fldCharType="separate"/>
      </w:r>
      <w:r w:rsidR="00D84C3B">
        <w:rPr>
          <w:noProof/>
          <w:sz w:val="24"/>
          <w:szCs w:val="24"/>
          <w:vertAlign w:val="superscript"/>
          <w:lang w:val="en-US"/>
        </w:rPr>
        <w:t>(9)</w:t>
      </w:r>
      <w:r w:rsidR="00D84C3B">
        <w:rPr>
          <w:sz w:val="24"/>
          <w:szCs w:val="24"/>
          <w:vertAlign w:val="superscript"/>
          <w:lang w:val="en-US"/>
        </w:rPr>
        <w:fldChar w:fldCharType="end"/>
      </w:r>
      <w:r w:rsidRPr="73083DBA">
        <w:rPr>
          <w:sz w:val="24"/>
          <w:szCs w:val="24"/>
          <w:lang w:val="en-US"/>
        </w:rPr>
        <w:t xml:space="preserve"> Generally, the strategy employed in the industry to reduce pathogen attacks is the use of pesticides. However, these products </w:t>
      </w:r>
      <w:r w:rsidRPr="73083DBA">
        <w:rPr>
          <w:sz w:val="24"/>
          <w:szCs w:val="24"/>
          <w:lang w:val="en-US"/>
        </w:rPr>
        <w:lastRenderedPageBreak/>
        <w:t>can damage the food and diminish its nutritional value.</w:t>
      </w:r>
      <w:r w:rsidR="00672CC4" w:rsidRPr="00022EBE">
        <w:rPr>
          <w:sz w:val="24"/>
          <w:szCs w:val="24"/>
          <w:vertAlign w:val="superscript"/>
          <w:lang w:val="en-US"/>
        </w:rPr>
        <w:t>2</w:t>
      </w:r>
      <w:r w:rsidRPr="73083DBA">
        <w:rPr>
          <w:sz w:val="24"/>
          <w:szCs w:val="24"/>
          <w:lang w:val="en-US"/>
        </w:rPr>
        <w:t xml:space="preserve"> Whenever possible, it is preferable to protect the harvested fruits by using methods that do not introduce any additional chemicals or contaminants and do not harm the food in any way.  </w:t>
      </w:r>
    </w:p>
    <w:p w14:paraId="6CAD97B6" w14:textId="77777777" w:rsidR="00D75314" w:rsidRDefault="00D75314" w:rsidP="13A251B7">
      <w:pPr>
        <w:spacing w:after="0" w:line="240" w:lineRule="auto"/>
        <w:jc w:val="both"/>
        <w:rPr>
          <w:sz w:val="24"/>
          <w:szCs w:val="24"/>
          <w:lang w:val="en-US"/>
        </w:rPr>
      </w:pPr>
    </w:p>
    <w:p w14:paraId="17188B65" w14:textId="1455E5EA" w:rsidR="7DABCB83" w:rsidRPr="00334074" w:rsidRDefault="00F855A4" w:rsidP="13A251B7">
      <w:pPr>
        <w:spacing w:line="240" w:lineRule="auto"/>
        <w:jc w:val="both"/>
        <w:rPr>
          <w:lang w:val="en-US"/>
        </w:rPr>
      </w:pPr>
      <w:r w:rsidRPr="642809A8">
        <w:rPr>
          <w:rFonts w:eastAsia="Verdana" w:cs="Verdana"/>
          <w:color w:val="000000" w:themeColor="text1"/>
          <w:sz w:val="24"/>
          <w:szCs w:val="24"/>
          <w:lang w:val="en-US"/>
        </w:rPr>
        <w:t>A possible</w:t>
      </w:r>
      <w:r w:rsidR="00CB28BB" w:rsidRPr="642809A8">
        <w:rPr>
          <w:rFonts w:eastAsia="Verdana" w:cs="Verdana"/>
          <w:color w:val="000000" w:themeColor="text1"/>
          <w:sz w:val="24"/>
          <w:szCs w:val="24"/>
          <w:lang w:val="en-US"/>
        </w:rPr>
        <w:t xml:space="preserve"> </w:t>
      </w:r>
      <w:r w:rsidR="7DABCB83" w:rsidRPr="642809A8">
        <w:rPr>
          <w:rFonts w:eastAsia="Verdana" w:cs="Verdana"/>
          <w:color w:val="000000" w:themeColor="text1"/>
          <w:sz w:val="24"/>
          <w:szCs w:val="24"/>
          <w:lang w:val="en-US"/>
        </w:rPr>
        <w:t xml:space="preserve">means to assess the predisposition to microscopic fungal </w:t>
      </w:r>
      <w:r w:rsidR="7DABCB83" w:rsidRPr="00022EBE">
        <w:rPr>
          <w:rFonts w:eastAsia="Verdana" w:cs="Verdana"/>
          <w:sz w:val="24"/>
          <w:szCs w:val="24"/>
          <w:lang w:val="en-US"/>
        </w:rPr>
        <w:t xml:space="preserve">contamination </w:t>
      </w:r>
      <w:r w:rsidR="7DABCB83" w:rsidRPr="642809A8">
        <w:rPr>
          <w:rFonts w:eastAsia="Verdana" w:cs="Verdana"/>
          <w:color w:val="000000" w:themeColor="text1"/>
          <w:sz w:val="24"/>
          <w:szCs w:val="24"/>
          <w:lang w:val="en-US"/>
        </w:rPr>
        <w:t xml:space="preserve">is by tracking the growing and handling conditions of tomato produce within the supply chain. This correlation may be beneficial in the detection of probable origins of fungal contamination based on historical data. </w:t>
      </w:r>
      <w:r w:rsidR="00CB28BB" w:rsidRPr="642809A8">
        <w:rPr>
          <w:rFonts w:eastAsia="Verdana" w:cs="Verdana"/>
          <w:color w:val="000000" w:themeColor="text1"/>
          <w:sz w:val="24"/>
          <w:szCs w:val="24"/>
          <w:lang w:val="en-US"/>
        </w:rPr>
        <w:t xml:space="preserve">However, </w:t>
      </w:r>
      <w:r w:rsidR="00F62F9A" w:rsidRPr="642809A8">
        <w:rPr>
          <w:rFonts w:eastAsia="Verdana" w:cs="Verdana"/>
          <w:color w:val="000000" w:themeColor="text1"/>
          <w:sz w:val="24"/>
          <w:szCs w:val="24"/>
          <w:lang w:val="en-US"/>
        </w:rPr>
        <w:t xml:space="preserve">tracking individual tomatoes or even batches from growth to </w:t>
      </w:r>
      <w:r w:rsidR="00BA4D6E" w:rsidRPr="642809A8">
        <w:rPr>
          <w:rFonts w:eastAsia="Verdana" w:cs="Verdana"/>
          <w:color w:val="000000" w:themeColor="text1"/>
          <w:sz w:val="24"/>
          <w:szCs w:val="24"/>
          <w:lang w:val="en-US"/>
        </w:rPr>
        <w:t xml:space="preserve">harvest and </w:t>
      </w:r>
      <w:r w:rsidR="009F43CD" w:rsidRPr="642809A8">
        <w:rPr>
          <w:rFonts w:eastAsia="Verdana" w:cs="Verdana"/>
          <w:color w:val="000000" w:themeColor="text1"/>
          <w:sz w:val="24"/>
          <w:szCs w:val="24"/>
          <w:lang w:val="en-US"/>
        </w:rPr>
        <w:t xml:space="preserve">later </w:t>
      </w:r>
      <w:r w:rsidR="00BA4D6E" w:rsidRPr="642809A8">
        <w:rPr>
          <w:rFonts w:eastAsia="Verdana" w:cs="Verdana"/>
          <w:color w:val="000000" w:themeColor="text1"/>
          <w:sz w:val="24"/>
          <w:szCs w:val="24"/>
          <w:lang w:val="en-US"/>
        </w:rPr>
        <w:t xml:space="preserve">post-harvest </w:t>
      </w:r>
      <w:r w:rsidR="009F43CD" w:rsidRPr="642809A8">
        <w:rPr>
          <w:rFonts w:eastAsia="Verdana" w:cs="Verdana"/>
          <w:color w:val="000000" w:themeColor="text1"/>
          <w:sz w:val="24"/>
          <w:szCs w:val="24"/>
          <w:lang w:val="en-US"/>
        </w:rPr>
        <w:t xml:space="preserve">handling </w:t>
      </w:r>
      <w:r w:rsidR="00BA4D6E" w:rsidRPr="642809A8">
        <w:rPr>
          <w:rFonts w:eastAsia="Verdana" w:cs="Verdana"/>
          <w:color w:val="000000" w:themeColor="text1"/>
          <w:sz w:val="24"/>
          <w:szCs w:val="24"/>
          <w:lang w:val="en-US"/>
        </w:rPr>
        <w:t xml:space="preserve">and logistics </w:t>
      </w:r>
      <w:r w:rsidR="004D4C4E" w:rsidRPr="642809A8">
        <w:rPr>
          <w:rFonts w:eastAsia="Verdana" w:cs="Verdana"/>
          <w:color w:val="000000" w:themeColor="text1"/>
          <w:sz w:val="24"/>
          <w:szCs w:val="24"/>
          <w:lang w:val="en-US"/>
        </w:rPr>
        <w:t xml:space="preserve">is </w:t>
      </w:r>
      <w:r w:rsidR="00036220" w:rsidRPr="642809A8">
        <w:rPr>
          <w:rFonts w:eastAsia="Verdana" w:cs="Verdana"/>
          <w:color w:val="000000" w:themeColor="text1"/>
          <w:sz w:val="24"/>
          <w:szCs w:val="24"/>
          <w:lang w:val="en-US"/>
        </w:rPr>
        <w:t>highl</w:t>
      </w:r>
      <w:r w:rsidR="00CC1689" w:rsidRPr="642809A8">
        <w:rPr>
          <w:rFonts w:eastAsia="Verdana" w:cs="Verdana"/>
          <w:color w:val="000000" w:themeColor="text1"/>
          <w:sz w:val="24"/>
          <w:szCs w:val="24"/>
          <w:lang w:val="en-US"/>
        </w:rPr>
        <w:t>y difficult</w:t>
      </w:r>
      <w:r w:rsidR="7DABCB83" w:rsidRPr="642809A8">
        <w:rPr>
          <w:rFonts w:eastAsia="Verdana" w:cs="Verdana"/>
          <w:color w:val="000000" w:themeColor="text1"/>
          <w:sz w:val="24"/>
          <w:szCs w:val="24"/>
          <w:lang w:val="en-US"/>
        </w:rPr>
        <w:t xml:space="preserve">. </w:t>
      </w:r>
    </w:p>
    <w:p w14:paraId="033667C9" w14:textId="596878E9" w:rsidR="7DABCB83" w:rsidRPr="00334074" w:rsidRDefault="7DABCB83" w:rsidP="13A251B7">
      <w:pPr>
        <w:spacing w:line="240" w:lineRule="auto"/>
        <w:jc w:val="both"/>
        <w:rPr>
          <w:lang w:val="en-US"/>
        </w:rPr>
      </w:pPr>
      <w:r w:rsidRPr="642809A8">
        <w:rPr>
          <w:rFonts w:eastAsia="Verdana" w:cs="Verdana"/>
          <w:color w:val="000000" w:themeColor="text1"/>
          <w:sz w:val="24"/>
          <w:szCs w:val="24"/>
          <w:lang w:val="en-US"/>
        </w:rPr>
        <w:t>S</w:t>
      </w:r>
      <w:r w:rsidR="000F4F4B" w:rsidRPr="642809A8">
        <w:rPr>
          <w:rFonts w:eastAsia="Verdana" w:cs="Verdana"/>
          <w:color w:val="000000" w:themeColor="text1"/>
          <w:sz w:val="24"/>
          <w:szCs w:val="24"/>
          <w:lang w:val="en-US"/>
        </w:rPr>
        <w:t xml:space="preserve">ome </w:t>
      </w:r>
      <w:r w:rsidRPr="642809A8">
        <w:rPr>
          <w:rFonts w:eastAsia="Verdana" w:cs="Verdana"/>
          <w:color w:val="000000" w:themeColor="text1"/>
          <w:sz w:val="24"/>
          <w:szCs w:val="24"/>
          <w:lang w:val="en-US"/>
        </w:rPr>
        <w:t xml:space="preserve">tomatoes are </w:t>
      </w:r>
      <w:r w:rsidR="00717C32" w:rsidRPr="642809A8">
        <w:rPr>
          <w:rFonts w:eastAsia="Verdana" w:cs="Verdana"/>
          <w:color w:val="000000" w:themeColor="text1"/>
          <w:sz w:val="24"/>
          <w:szCs w:val="24"/>
          <w:lang w:val="en-US"/>
        </w:rPr>
        <w:t xml:space="preserve">more </w:t>
      </w:r>
      <w:r w:rsidRPr="642809A8">
        <w:rPr>
          <w:rFonts w:eastAsia="Verdana" w:cs="Verdana"/>
          <w:color w:val="000000" w:themeColor="text1"/>
          <w:sz w:val="24"/>
          <w:szCs w:val="24"/>
          <w:lang w:val="en-US"/>
        </w:rPr>
        <w:t xml:space="preserve">susceptible </w:t>
      </w:r>
      <w:r w:rsidR="00F855A4">
        <w:rPr>
          <w:rFonts w:eastAsia="Verdana" w:cs="Verdana"/>
          <w:color w:val="000000" w:themeColor="text1"/>
          <w:sz w:val="24"/>
          <w:szCs w:val="24"/>
          <w:lang w:val="en-US"/>
        </w:rPr>
        <w:t xml:space="preserve">to </w:t>
      </w:r>
      <w:r w:rsidRPr="642809A8">
        <w:rPr>
          <w:rFonts w:eastAsia="Verdana" w:cs="Verdana"/>
          <w:color w:val="000000" w:themeColor="text1"/>
          <w:sz w:val="24"/>
          <w:szCs w:val="24"/>
          <w:lang w:val="en-US"/>
        </w:rPr>
        <w:t>infection and growth of spores while others are not.</w:t>
      </w:r>
      <w:r w:rsidR="00D84C3B">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 </w:instrText>
      </w:r>
      <w:r w:rsidR="00586EC3">
        <w:rPr>
          <w:rFonts w:eastAsia="Verdana" w:cs="Verdana"/>
          <w:color w:val="000000" w:themeColor="text1"/>
          <w:sz w:val="24"/>
          <w:szCs w:val="24"/>
          <w:vertAlign w:val="superscript"/>
          <w:lang w:val="en-US"/>
        </w:rPr>
        <w:fldChar w:fldCharType="begin">
          <w:fldData xml:space="preserve">PEVuZE5vdGU+PENpdGU+PEF1dGhvcj5NYW5vbiBNZW5zaW5rPC9BdXRob3I+PFllYXI+MjAxOTwv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==
</w:fldData>
        </w:fldChar>
      </w:r>
      <w:r w:rsidR="00586EC3">
        <w:rPr>
          <w:rFonts w:eastAsia="Verdana" w:cs="Verdana"/>
          <w:color w:val="000000" w:themeColor="text1"/>
          <w:sz w:val="24"/>
          <w:szCs w:val="24"/>
          <w:vertAlign w:val="superscript"/>
          <w:lang w:val="en-US"/>
        </w:rPr>
        <w:instrText xml:space="preserve"> ADDIN EN.CITE.DATA </w:instrText>
      </w:r>
      <w:r w:rsidR="00586EC3">
        <w:rPr>
          <w:rFonts w:eastAsia="Verdana" w:cs="Verdana"/>
          <w:color w:val="000000" w:themeColor="text1"/>
          <w:sz w:val="24"/>
          <w:szCs w:val="24"/>
          <w:vertAlign w:val="superscript"/>
          <w:lang w:val="en-US"/>
        </w:rPr>
      </w:r>
      <w:r w:rsidR="00586EC3">
        <w:rPr>
          <w:rFonts w:eastAsia="Verdana" w:cs="Verdana"/>
          <w:color w:val="000000" w:themeColor="text1"/>
          <w:sz w:val="24"/>
          <w:szCs w:val="24"/>
          <w:vertAlign w:val="superscript"/>
          <w:lang w:val="en-US"/>
        </w:rPr>
        <w:fldChar w:fldCharType="end"/>
      </w:r>
      <w:r w:rsidR="00D84C3B">
        <w:rPr>
          <w:rFonts w:eastAsia="Verdana" w:cs="Verdana"/>
          <w:color w:val="000000" w:themeColor="text1"/>
          <w:sz w:val="24"/>
          <w:szCs w:val="24"/>
          <w:vertAlign w:val="superscript"/>
          <w:lang w:val="en-US"/>
        </w:rPr>
      </w:r>
      <w:r w:rsidR="00D84C3B">
        <w:rPr>
          <w:rFonts w:eastAsia="Verdana" w:cs="Verdana"/>
          <w:color w:val="000000" w:themeColor="text1"/>
          <w:sz w:val="24"/>
          <w:szCs w:val="24"/>
          <w:vertAlign w:val="superscript"/>
          <w:lang w:val="en-US"/>
        </w:rPr>
        <w:fldChar w:fldCharType="separate"/>
      </w:r>
      <w:r w:rsidR="00586EC3">
        <w:rPr>
          <w:rFonts w:eastAsia="Verdana" w:cs="Verdana"/>
          <w:noProof/>
          <w:color w:val="000000" w:themeColor="text1"/>
          <w:sz w:val="24"/>
          <w:szCs w:val="24"/>
          <w:vertAlign w:val="superscript"/>
          <w:lang w:val="en-US"/>
        </w:rPr>
        <w:t>(9, 11)</w:t>
      </w:r>
      <w:r w:rsidR="00D84C3B">
        <w:rPr>
          <w:rFonts w:eastAsia="Verdana" w:cs="Verdana"/>
          <w:color w:val="000000" w:themeColor="text1"/>
          <w:sz w:val="24"/>
          <w:szCs w:val="24"/>
          <w:vertAlign w:val="superscript"/>
          <w:lang w:val="en-US"/>
        </w:rPr>
        <w:fldChar w:fldCharType="end"/>
      </w:r>
      <w:r w:rsidRPr="642809A8">
        <w:rPr>
          <w:rFonts w:eastAsia="Verdana" w:cs="Verdana"/>
          <w:color w:val="000000" w:themeColor="text1"/>
          <w:sz w:val="24"/>
          <w:szCs w:val="24"/>
          <w:lang w:val="en-US"/>
        </w:rPr>
        <w:t xml:space="preserve"> </w:t>
      </w:r>
      <w:r w:rsidR="004E62D8" w:rsidRPr="642809A8">
        <w:rPr>
          <w:rFonts w:eastAsia="Verdana" w:cs="Verdana"/>
          <w:color w:val="000000" w:themeColor="text1"/>
          <w:sz w:val="24"/>
          <w:szCs w:val="24"/>
          <w:lang w:val="en-US"/>
        </w:rPr>
        <w:t xml:space="preserve">Moreover, </w:t>
      </w:r>
      <w:r w:rsidR="0073519A" w:rsidRPr="642809A8">
        <w:rPr>
          <w:rFonts w:eastAsia="Verdana" w:cs="Verdana"/>
          <w:color w:val="000000" w:themeColor="text1"/>
          <w:sz w:val="24"/>
          <w:szCs w:val="24"/>
          <w:lang w:val="en-US"/>
        </w:rPr>
        <w:t xml:space="preserve">susceptibility of individual sepals </w:t>
      </w:r>
      <w:r w:rsidR="00FB1414" w:rsidRPr="642809A8">
        <w:rPr>
          <w:rFonts w:eastAsia="Verdana" w:cs="Verdana"/>
          <w:color w:val="000000" w:themeColor="text1"/>
          <w:sz w:val="24"/>
          <w:szCs w:val="24"/>
          <w:lang w:val="en-US"/>
        </w:rPr>
        <w:t xml:space="preserve">also </w:t>
      </w:r>
      <w:r w:rsidRPr="642809A8">
        <w:rPr>
          <w:rFonts w:eastAsia="Verdana" w:cs="Verdana"/>
          <w:color w:val="000000" w:themeColor="text1"/>
          <w:sz w:val="24"/>
          <w:szCs w:val="24"/>
          <w:lang w:val="en-US"/>
        </w:rPr>
        <w:t>differs. It is not known</w:t>
      </w:r>
      <w:ins w:id="5" w:author="Bertotto, Mercedes" w:date="2024-01-30T13:20:00Z">
        <w:r w:rsidR="00F855A4">
          <w:rPr>
            <w:rFonts w:eastAsia="Verdana" w:cs="Verdana"/>
            <w:color w:val="000000" w:themeColor="text1"/>
            <w:sz w:val="24"/>
            <w:szCs w:val="24"/>
            <w:lang w:val="en-US"/>
          </w:rPr>
          <w:t>,</w:t>
        </w:r>
      </w:ins>
      <w:r w:rsidRPr="642809A8">
        <w:rPr>
          <w:rFonts w:eastAsia="Verdana" w:cs="Verdana"/>
          <w:color w:val="000000" w:themeColor="text1"/>
          <w:sz w:val="24"/>
          <w:szCs w:val="24"/>
          <w:lang w:val="en-US"/>
        </w:rPr>
        <w:t xml:space="preserve"> yet, what is causing this difference. </w:t>
      </w:r>
      <w:r w:rsidR="007D5B16" w:rsidRPr="642809A8">
        <w:rPr>
          <w:rFonts w:eastAsia="Verdana" w:cs="Verdana"/>
          <w:color w:val="000000" w:themeColor="text1"/>
          <w:sz w:val="24"/>
          <w:szCs w:val="24"/>
          <w:lang w:val="en-US"/>
        </w:rPr>
        <w:t xml:space="preserve">This </w:t>
      </w:r>
      <w:r w:rsidR="00C05A20" w:rsidRPr="642809A8">
        <w:rPr>
          <w:rFonts w:eastAsia="Verdana" w:cs="Verdana"/>
          <w:color w:val="000000" w:themeColor="text1"/>
          <w:sz w:val="24"/>
          <w:szCs w:val="24"/>
          <w:lang w:val="en-US"/>
        </w:rPr>
        <w:t xml:space="preserve">knowledge </w:t>
      </w:r>
      <w:r w:rsidRPr="642809A8">
        <w:rPr>
          <w:rFonts w:eastAsia="Verdana" w:cs="Verdana"/>
          <w:color w:val="000000" w:themeColor="text1"/>
          <w:sz w:val="24"/>
          <w:szCs w:val="24"/>
          <w:lang w:val="en-US"/>
        </w:rPr>
        <w:t>would be useful to predict the susceptibility to this infection and growth. A more specific method is necessary which allows each calyx and sepal to be evaluated individually.</w:t>
      </w:r>
    </w:p>
    <w:p w14:paraId="59F565FF" w14:textId="709EF3DB" w:rsidR="00C001A8" w:rsidRDefault="14C4FFF3" w:rsidP="642809A8">
      <w:pPr>
        <w:spacing w:after="0" w:line="240" w:lineRule="auto"/>
        <w:jc w:val="both"/>
        <w:rPr>
          <w:sz w:val="24"/>
          <w:szCs w:val="24"/>
          <w:lang w:val="en-US"/>
        </w:rPr>
      </w:pPr>
      <w:r w:rsidRPr="642809A8">
        <w:rPr>
          <w:sz w:val="24"/>
          <w:szCs w:val="24"/>
          <w:lang w:val="en-US"/>
        </w:rPr>
        <w:t>Some of the analytical methods</w:t>
      </w:r>
      <w:r w:rsidR="00016B56" w:rsidRPr="642809A8">
        <w:rPr>
          <w:sz w:val="24"/>
          <w:szCs w:val="24"/>
          <w:lang w:val="en-US"/>
        </w:rPr>
        <w:t xml:space="preserve"> traditionally used</w:t>
      </w:r>
      <w:r w:rsidR="004A3DDF" w:rsidRPr="642809A8">
        <w:rPr>
          <w:sz w:val="24"/>
          <w:szCs w:val="24"/>
          <w:lang w:val="en-US"/>
        </w:rPr>
        <w:t xml:space="preserve"> to evaluate </w:t>
      </w:r>
      <w:r w:rsidR="26EF9DB1" w:rsidRPr="642809A8">
        <w:rPr>
          <w:sz w:val="24"/>
          <w:szCs w:val="24"/>
          <w:lang w:val="en-US"/>
        </w:rPr>
        <w:t xml:space="preserve">the presence of fungus in </w:t>
      </w:r>
      <w:r w:rsidR="41E747BB" w:rsidRPr="642809A8">
        <w:rPr>
          <w:sz w:val="24"/>
          <w:szCs w:val="24"/>
          <w:lang w:val="en-US"/>
        </w:rPr>
        <w:t xml:space="preserve">plants </w:t>
      </w:r>
      <w:r w:rsidR="26EF9DB1" w:rsidRPr="642809A8">
        <w:rPr>
          <w:sz w:val="24"/>
          <w:szCs w:val="24"/>
          <w:lang w:val="en-US"/>
        </w:rPr>
        <w:t xml:space="preserve"> </w:t>
      </w:r>
      <w:r w:rsidR="00F4245C" w:rsidRPr="642809A8">
        <w:rPr>
          <w:sz w:val="24"/>
          <w:szCs w:val="24"/>
          <w:lang w:val="en-US"/>
        </w:rPr>
        <w:t>are summarized here</w:t>
      </w:r>
      <w:r w:rsidRPr="642809A8">
        <w:rPr>
          <w:sz w:val="24"/>
          <w:szCs w:val="24"/>
          <w:lang w:val="en-US"/>
        </w:rPr>
        <w:t>. First</w:t>
      </w:r>
      <w:r w:rsidR="00F4245C" w:rsidRPr="642809A8">
        <w:rPr>
          <w:sz w:val="24"/>
          <w:szCs w:val="24"/>
          <w:lang w:val="en-US"/>
        </w:rPr>
        <w:t>ly,</w:t>
      </w:r>
      <w:r w:rsidR="48564CDD" w:rsidRPr="642809A8">
        <w:rPr>
          <w:sz w:val="24"/>
          <w:szCs w:val="24"/>
          <w:lang w:val="en-US"/>
        </w:rPr>
        <w:t xml:space="preserve"> </w:t>
      </w:r>
      <w:r w:rsidRPr="642809A8">
        <w:rPr>
          <w:sz w:val="24"/>
          <w:szCs w:val="24"/>
          <w:lang w:val="en-US"/>
        </w:rPr>
        <w:t xml:space="preserve">new DNA-based technology has been developed to support and replace morphology-based detections of phytopathogenic fungi. Daniel Jiménez, in 2009, developed a real-time qPCR assay for the calculation of F. </w:t>
      </w:r>
      <w:proofErr w:type="spellStart"/>
      <w:r w:rsidRPr="642809A8">
        <w:rPr>
          <w:sz w:val="24"/>
          <w:szCs w:val="24"/>
          <w:lang w:val="en-US"/>
        </w:rPr>
        <w:t>oxysporum</w:t>
      </w:r>
      <w:proofErr w:type="spellEnd"/>
      <w:r w:rsidRPr="642809A8">
        <w:rPr>
          <w:sz w:val="24"/>
          <w:szCs w:val="24"/>
          <w:lang w:val="en-US"/>
        </w:rPr>
        <w:t xml:space="preserve"> DNA in plant tissues and soil.</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&lt;EndNote&gt;&lt;Cite&gt;&lt;Author&gt;Daniel Jiménez-Fernández&lt;/Author&gt;&lt;Year&gt;2009&lt;/Year&gt;&lt;RecNum&gt;4&lt;/RecNum&gt;&lt;DisplayText&gt;(12)&lt;/DisplayText&gt;&lt;record&gt;&lt;rec-number&gt;4&lt;/rec-number&gt;&lt;foreign-keys&gt;&lt;key app="EN" db-id="ws9rdx2wn0xd03eresrvdse5d5dp5rap0a09" timestamp="1695652218"&gt;4&lt;/key&gt;&lt;/foreign-keys&gt;&lt;ref-type name="Journal Article"&gt;17&lt;/ref-type&gt;&lt;contributors&gt;&lt;authors&gt;&lt;author&gt;Daniel Jiménez-Fernández, Miguel Montes-Borrego, Juan A. Navas-Cortés&lt;/author&gt;&lt;author&gt;Rafael M. Jiménez-Díaz, Blanca B. Landa&lt;/author&gt;&lt;/authors&gt;&lt;/contributors&gt;&lt;titles&gt;&lt;title&gt;Identification and quantification of Fusarium oxysporum in planta and soil by&amp;#xD;means of an improved specific and quantitative PCR assay&lt;/title&gt;&lt;secondary-title&gt;Applied Soil Ecology&lt;/secondary-title&gt;&lt;/titles&gt;&lt;periodical&gt;&lt;full-title&gt;Applied Soil Ecology&lt;/full-title&gt;&lt;/periodical&gt;&lt;pages&gt;372-382&lt;/pages&gt;&lt;volume&gt;46&lt;/volume&gt;&lt;number&gt;3&lt;/number&gt;&lt;dates&gt;&lt;year&gt;2009&lt;/year&gt;&lt;/dates&gt;&lt;urls&gt;&lt;/urls&gt;&lt;electronic-resource-num&gt;https://doi.org/10.1016/j.apsoil.2010.10.001&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(12)</w:t>
      </w:r>
      <w:r w:rsidR="00586EC3">
        <w:rPr>
          <w:sz w:val="24"/>
          <w:szCs w:val="24"/>
          <w:vertAlign w:val="superscript"/>
          <w:lang w:val="en-US"/>
        </w:rPr>
        <w:fldChar w:fldCharType="end"/>
      </w:r>
      <w:r w:rsidRPr="642809A8">
        <w:rPr>
          <w:sz w:val="24"/>
          <w:szCs w:val="24"/>
          <w:lang w:val="en-US"/>
        </w:rPr>
        <w:t xml:space="preserve">  </w:t>
      </w:r>
      <w:r w:rsidR="00F901FA" w:rsidRPr="642809A8">
        <w:rPr>
          <w:sz w:val="24"/>
          <w:szCs w:val="24"/>
          <w:lang w:val="en-US"/>
        </w:rPr>
        <w:t>Moreover</w:t>
      </w:r>
      <w:r w:rsidRPr="642809A8">
        <w:rPr>
          <w:sz w:val="24"/>
          <w:szCs w:val="24"/>
          <w:lang w:val="en-US"/>
        </w:rPr>
        <w:t>, tomato samples can be tested for mycotoxins, as a high level of these compounds is caused by fungal infection.</w:t>
      </w:r>
      <w:r w:rsidR="00672CC4" w:rsidRPr="00022EBE">
        <w:rPr>
          <w:sz w:val="24"/>
          <w:szCs w:val="24"/>
          <w:vertAlign w:val="superscript"/>
          <w:lang w:val="en-US"/>
        </w:rPr>
        <w:t>1</w:t>
      </w:r>
      <w:r w:rsidR="00586EC3">
        <w:rPr>
          <w:sz w:val="24"/>
          <w:szCs w:val="24"/>
          <w:vertAlign w:val="superscript"/>
          <w:lang w:val="en-US"/>
        </w:rPr>
        <w:fldChar w:fldCharType="begin"/>
      </w:r>
      <w:r w:rsidR="00586EC3">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586EC3">
        <w:rPr>
          <w:sz w:val="24"/>
          <w:szCs w:val="24"/>
          <w:vertAlign w:val="superscript"/>
          <w:lang w:val="en-US"/>
        </w:rPr>
        <w:fldChar w:fldCharType="separate"/>
      </w:r>
      <w:r w:rsidR="00586EC3">
        <w:rPr>
          <w:noProof/>
          <w:sz w:val="24"/>
          <w:szCs w:val="24"/>
          <w:vertAlign w:val="superscript"/>
          <w:lang w:val="en-US"/>
        </w:rPr>
        <w:t>(13)</w:t>
      </w:r>
      <w:r w:rsidR="00586EC3">
        <w:rPr>
          <w:sz w:val="24"/>
          <w:szCs w:val="24"/>
          <w:vertAlign w:val="superscript"/>
          <w:lang w:val="en-US"/>
        </w:rPr>
        <w:fldChar w:fldCharType="end"/>
      </w:r>
      <w:r w:rsidR="00672CC4" w:rsidRPr="00022EBE">
        <w:rPr>
          <w:sz w:val="24"/>
          <w:szCs w:val="24"/>
          <w:vertAlign w:val="superscript"/>
          <w:lang w:val="en-US"/>
        </w:rPr>
        <w:t>3</w:t>
      </w:r>
      <w:r w:rsidRPr="642809A8">
        <w:rPr>
          <w:sz w:val="24"/>
          <w:szCs w:val="24"/>
          <w:lang w:val="en-US"/>
        </w:rPr>
        <w:t xml:space="preserve"> Some detection solutions are, for instance, chromatography coupled </w:t>
      </w:r>
      <w:r w:rsidRPr="00964A5A">
        <w:rPr>
          <w:rFonts w:eastAsia="Verdana" w:cs="Verdana"/>
          <w:sz w:val="24"/>
          <w:szCs w:val="24"/>
          <w:lang w:val="en-US"/>
        </w:rPr>
        <w:t xml:space="preserve">with detector </w:t>
      </w:r>
      <w:r w:rsidR="7A564AA5" w:rsidRPr="00964A5A">
        <w:rPr>
          <w:rFonts w:eastAsia="Verdana" w:cs="Verdana"/>
          <w:sz w:val="24"/>
          <w:szCs w:val="24"/>
          <w:lang w:val="en-US"/>
        </w:rPr>
        <w:t>methods</w:t>
      </w:r>
      <w:r w:rsidRPr="00964A5A">
        <w:rPr>
          <w:rFonts w:eastAsia="Verdana" w:cs="Verdana"/>
          <w:sz w:val="24"/>
          <w:szCs w:val="24"/>
          <w:lang w:val="en-US"/>
        </w:rPr>
        <w:t>, electrochemical biosensors techno</w:t>
      </w:r>
      <w:r w:rsidR="00964A5A">
        <w:rPr>
          <w:rFonts w:eastAsia="Verdana" w:cs="Verdana"/>
          <w:sz w:val="24"/>
          <w:szCs w:val="24"/>
          <w:lang w:val="en-US"/>
        </w:rPr>
        <w:t>logy</w:t>
      </w:r>
      <w:r w:rsidR="00707282" w:rsidRPr="642809A8">
        <w:rPr>
          <w:sz w:val="24"/>
          <w:szCs w:val="24"/>
          <w:lang w:val="en-US"/>
        </w:rPr>
        <w:t xml:space="preserve"> </w:t>
      </w:r>
      <w:r w:rsidRPr="642809A8">
        <w:rPr>
          <w:sz w:val="24"/>
          <w:szCs w:val="24"/>
          <w:lang w:val="en-US"/>
        </w:rPr>
        <w:t>and immunological techniques such as such enzyme-linked immunosorbent assay,</w:t>
      </w:r>
      <w:r w:rsidR="00964A5A">
        <w:rPr>
          <w:sz w:val="24"/>
          <w:szCs w:val="24"/>
          <w:lang w:val="en-US"/>
        </w:rPr>
        <w:t xml:space="preserve"> </w:t>
      </w:r>
      <w:r w:rsidRPr="642809A8">
        <w:rPr>
          <w:sz w:val="24"/>
          <w:szCs w:val="24"/>
          <w:lang w:val="en-US"/>
        </w:rPr>
        <w:t>dipsticks</w:t>
      </w:r>
      <w:r w:rsidR="23F8B858" w:rsidRPr="642809A8">
        <w:rPr>
          <w:sz w:val="24"/>
          <w:szCs w:val="24"/>
          <w:lang w:val="en-US"/>
        </w:rPr>
        <w:t xml:space="preserve"> and</w:t>
      </w:r>
      <w:r w:rsidRPr="642809A8">
        <w:rPr>
          <w:sz w:val="24"/>
          <w:szCs w:val="24"/>
          <w:lang w:val="en-US"/>
        </w:rPr>
        <w:t xml:space="preserve"> flow-through membranes.</w:t>
      </w:r>
      <w:r w:rsidR="00964A5A" w:rsidRPr="00022EBE">
        <w:rPr>
          <w:sz w:val="24"/>
          <w:szCs w:val="24"/>
          <w:vertAlign w:val="superscript"/>
          <w:lang w:val="en-US"/>
        </w:rPr>
        <w:t>14-17</w:t>
      </w:r>
      <w:r w:rsidR="00586EC3">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 </w:instrText>
      </w:r>
      <w:r w:rsidR="00377D60">
        <w:rPr>
          <w:sz w:val="24"/>
          <w:szCs w:val="24"/>
          <w:vertAlign w:val="superscript"/>
          <w:lang w:val="en-US"/>
        </w:rPr>
        <w:fldChar w:fldCharType="begin">
          <w:fldData xml:space="preserve">PEVuZE5vdGU+PENpdGU+PEF1dGhvcj5NYXJnb3QgRGVsYXZ5PC9BdXRob3I+PFllYXI+MjAxOTwv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</w:fldData>
        </w:fldChar>
      </w:r>
      <w:r w:rsidR="00377D60">
        <w:rPr>
          <w:sz w:val="24"/>
          <w:szCs w:val="24"/>
          <w:vertAlign w:val="superscript"/>
          <w:lang w:val="en-US"/>
        </w:rPr>
        <w:instrText xml:space="preserve"> ADDIN EN.CITE.DATA </w:instrText>
      </w:r>
      <w:r w:rsidR="00377D60">
        <w:rPr>
          <w:sz w:val="24"/>
          <w:szCs w:val="24"/>
          <w:vertAlign w:val="superscript"/>
          <w:lang w:val="en-US"/>
        </w:rPr>
      </w:r>
      <w:r w:rsidR="00377D60">
        <w:rPr>
          <w:sz w:val="24"/>
          <w:szCs w:val="24"/>
          <w:vertAlign w:val="superscript"/>
          <w:lang w:val="en-US"/>
        </w:rPr>
        <w:fldChar w:fldCharType="end"/>
      </w:r>
      <w:r w:rsidR="00586EC3">
        <w:rPr>
          <w:sz w:val="24"/>
          <w:szCs w:val="24"/>
          <w:vertAlign w:val="superscript"/>
          <w:lang w:val="en-US"/>
        </w:rPr>
      </w:r>
      <w:r w:rsidR="00586EC3">
        <w:rPr>
          <w:sz w:val="24"/>
          <w:szCs w:val="24"/>
          <w:vertAlign w:val="superscript"/>
          <w:lang w:val="en-US"/>
        </w:rPr>
        <w:fldChar w:fldCharType="separate"/>
      </w:r>
      <w:r w:rsidR="00377D60">
        <w:rPr>
          <w:noProof/>
          <w:sz w:val="24"/>
          <w:szCs w:val="24"/>
          <w:vertAlign w:val="superscript"/>
          <w:lang w:val="en-US"/>
        </w:rPr>
        <w:t>(14-17)</w:t>
      </w:r>
      <w:r w:rsidR="00586EC3">
        <w:rPr>
          <w:sz w:val="24"/>
          <w:szCs w:val="24"/>
          <w:vertAlign w:val="superscript"/>
          <w:lang w:val="en-US"/>
        </w:rPr>
        <w:fldChar w:fldCharType="end"/>
      </w:r>
      <w:r w:rsidRPr="642809A8">
        <w:rPr>
          <w:sz w:val="24"/>
          <w:szCs w:val="24"/>
          <w:lang w:val="en-US"/>
        </w:rPr>
        <w:t xml:space="preserve"> Furthermore, chromatography-mass spectrometry (GC-MS) or electronic nose (e-nose) can be used to measure the shift of the composition and concentration of volatile organic compounds (VOCs) emitted by diseased tomatoes</w:t>
      </w:r>
      <w:r w:rsidR="00ED5243" w:rsidRPr="642809A8">
        <w:rPr>
          <w:sz w:val="24"/>
          <w:szCs w:val="24"/>
          <w:lang w:val="en-US"/>
        </w:rPr>
        <w:t>.</w:t>
      </w:r>
      <w:r w:rsidR="00964A5A" w:rsidRPr="00022EBE">
        <w:rPr>
          <w:sz w:val="24"/>
          <w:szCs w:val="24"/>
          <w:vertAlign w:val="superscript"/>
          <w:lang w:val="en-US"/>
        </w:rPr>
        <w:t>13</w:t>
      </w:r>
      <w:r w:rsidR="00377D60">
        <w:rPr>
          <w:sz w:val="24"/>
          <w:szCs w:val="24"/>
          <w:vertAlign w:val="superscript"/>
          <w:lang w:val="en-US"/>
        </w:rPr>
        <w:fldChar w:fldCharType="begin"/>
      </w:r>
      <w:r w:rsidR="00377D60">
        <w:rPr>
          <w:sz w:val="24"/>
          <w:szCs w:val="24"/>
          <w:vertAlign w:val="superscript"/>
          <w:lang w:val="en-US"/>
        </w:rPr>
        <w:instrText xml:space="preserve"> ADDIN EN.CITE &lt;EndNote&gt;&lt;Cite&gt;&lt;Author&gt;Mina Nan&lt;/Author&gt;&lt;Year&gt;2022&lt;/Year&gt;&lt;RecNum&gt;5&lt;/RecNum&gt;&lt;DisplayText&gt;(13)&lt;/DisplayText&gt;&lt;record&gt;&lt;rec-number&gt;5&lt;/rec-number&gt;&lt;foreign-keys&gt;&lt;key app="EN" db-id="ws9rdx2wn0xd03eresrvdse5d5dp5rap0a09" timestamp="1695653919"&gt;5&lt;/key&gt;&lt;/foreign-keys&gt;&lt;ref-type name="Journal Article"&gt;17&lt;/ref-type&gt;&lt;contributors&gt;&lt;authors&gt;&lt;author&gt;Mina Nan,1,2 Huali Xue,1,* and Yang Bi3,*&lt;/author&gt;&lt;/authors&gt;&lt;/contributors&gt;&lt;titles&gt;&lt;title&gt;Contamination, Detection and Control of Mycotoxins in Fruits and Vegetables&lt;/title&gt;&lt;secondary-title&gt;Toxins&lt;/secondary-title&gt;&lt;/titles&gt;&lt;periodical&gt;&lt;full-title&gt;Toxins&lt;/full-title&gt;&lt;/periodical&gt;&lt;pages&gt;309&lt;/pages&gt;&lt;volume&gt;14&lt;/volume&gt;&lt;number&gt;5&lt;/number&gt;&lt;dates&gt;&lt;year&gt;2022&lt;/year&gt;&lt;/dates&gt;&lt;urls&gt;&lt;/urls&gt;&lt;electronic-resource-num&gt;10.3390/toxins14050309&lt;/electronic-resource-num&gt;&lt;/record&gt;&lt;/Cite&gt;&lt;/EndNote&gt;</w:instrText>
      </w:r>
      <w:r w:rsidR="00377D60">
        <w:rPr>
          <w:sz w:val="24"/>
          <w:szCs w:val="24"/>
          <w:vertAlign w:val="superscript"/>
          <w:lang w:val="en-US"/>
        </w:rPr>
        <w:fldChar w:fldCharType="separate"/>
      </w:r>
      <w:r w:rsidR="00377D60">
        <w:rPr>
          <w:noProof/>
          <w:sz w:val="24"/>
          <w:szCs w:val="24"/>
          <w:vertAlign w:val="superscript"/>
          <w:lang w:val="en-US"/>
        </w:rPr>
        <w:t>(13)</w:t>
      </w:r>
      <w:r w:rsidR="00377D60">
        <w:rPr>
          <w:sz w:val="24"/>
          <w:szCs w:val="24"/>
          <w:vertAlign w:val="superscript"/>
          <w:lang w:val="en-US"/>
        </w:rPr>
        <w:fldChar w:fldCharType="end"/>
      </w:r>
      <w:r w:rsidR="00ED5243" w:rsidRPr="642809A8">
        <w:rPr>
          <w:sz w:val="24"/>
          <w:szCs w:val="24"/>
          <w:lang w:val="en-US"/>
        </w:rPr>
        <w:t xml:space="preserve"> </w:t>
      </w:r>
    </w:p>
    <w:p w14:paraId="44C2EFFA" w14:textId="6908BA44" w:rsidR="14C4FFF3" w:rsidRDefault="14C4FFF3" w:rsidP="13A251B7">
      <w:pPr>
        <w:spacing w:after="0" w:line="240" w:lineRule="auto"/>
        <w:jc w:val="both"/>
        <w:rPr>
          <w:sz w:val="24"/>
          <w:szCs w:val="24"/>
          <w:lang w:val="en-US"/>
        </w:rPr>
      </w:pPr>
    </w:p>
    <w:p w14:paraId="3CB2F9A8" w14:textId="12E1B891" w:rsidR="14C4FFF3" w:rsidRDefault="14C4FFF3" w:rsidP="13A251B7">
      <w:pPr>
        <w:spacing w:after="0" w:line="240" w:lineRule="auto"/>
        <w:jc w:val="both"/>
        <w:rPr>
          <w:sz w:val="24"/>
          <w:szCs w:val="24"/>
          <w:lang w:val="en-US"/>
        </w:rPr>
      </w:pPr>
      <w:r w:rsidRPr="76EF4090">
        <w:rPr>
          <w:sz w:val="24"/>
          <w:szCs w:val="24"/>
          <w:lang w:val="en-US"/>
        </w:rPr>
        <w:t>Although these analytical methods are specific and accurate, they have several disadvantages. First</w:t>
      </w:r>
      <w:r w:rsidR="00BCE531" w:rsidRPr="76EF4090">
        <w:rPr>
          <w:sz w:val="24"/>
          <w:szCs w:val="24"/>
          <w:lang w:val="en-US"/>
        </w:rPr>
        <w:t>, most of them destroy</w:t>
      </w:r>
      <w:r w:rsidR="6B02556C" w:rsidRPr="76EF4090">
        <w:rPr>
          <w:sz w:val="24"/>
          <w:szCs w:val="24"/>
          <w:lang w:val="en-US"/>
        </w:rPr>
        <w:t xml:space="preserve"> </w:t>
      </w:r>
      <w:r w:rsidR="31827BBC" w:rsidRPr="76EF4090">
        <w:rPr>
          <w:sz w:val="24"/>
          <w:szCs w:val="24"/>
          <w:lang w:val="en-US"/>
        </w:rPr>
        <w:t>the sample</w:t>
      </w:r>
      <w:r w:rsidR="1A2E882A" w:rsidRPr="76EF4090">
        <w:rPr>
          <w:sz w:val="24"/>
          <w:szCs w:val="24"/>
          <w:lang w:val="en-US"/>
        </w:rPr>
        <w:t xml:space="preserve"> during measurements. Furthermore,</w:t>
      </w:r>
      <w:r w:rsidR="2537AD90" w:rsidRPr="76EF4090">
        <w:rPr>
          <w:sz w:val="24"/>
          <w:szCs w:val="24"/>
          <w:lang w:val="en-US"/>
        </w:rPr>
        <w:t xml:space="preserve"> </w:t>
      </w:r>
      <w:r w:rsidRPr="76EF4090">
        <w:rPr>
          <w:sz w:val="24"/>
          <w:szCs w:val="24"/>
          <w:lang w:val="en-US"/>
        </w:rPr>
        <w:t>they are methods for detecting disease symptoms and not the susceptibility to fungal infection and growth. That i</w:t>
      </w:r>
      <w:r w:rsidR="0089600F">
        <w:rPr>
          <w:sz w:val="24"/>
          <w:szCs w:val="24"/>
          <w:lang w:val="en-US"/>
        </w:rPr>
        <w:t>s,</w:t>
      </w:r>
      <w:r w:rsidRPr="76EF4090">
        <w:rPr>
          <w:sz w:val="24"/>
          <w:szCs w:val="24"/>
          <w:lang w:val="en-US"/>
        </w:rPr>
        <w:t xml:space="preserve"> they evaluate what is happening to the fruit exactly at the moment of the analysis. In the case of visible symptoms of the fungus, the future is already known (this state will continue </w:t>
      </w:r>
      <w:r w:rsidR="00542360" w:rsidRPr="76EF4090">
        <w:rPr>
          <w:sz w:val="24"/>
          <w:szCs w:val="24"/>
          <w:lang w:val="en-US"/>
        </w:rPr>
        <w:t xml:space="preserve">and worsen </w:t>
      </w:r>
      <w:r w:rsidRPr="76EF4090">
        <w:rPr>
          <w:sz w:val="24"/>
          <w:szCs w:val="24"/>
          <w:lang w:val="en-US"/>
        </w:rPr>
        <w:t xml:space="preserve">in the future); however, if the fruits are not yet infected or </w:t>
      </w:r>
      <w:r w:rsidR="00972685" w:rsidRPr="76EF4090">
        <w:rPr>
          <w:sz w:val="24"/>
          <w:szCs w:val="24"/>
          <w:lang w:val="en-US"/>
        </w:rPr>
        <w:t xml:space="preserve">the </w:t>
      </w:r>
      <w:r w:rsidR="00C80A20" w:rsidRPr="76EF4090">
        <w:rPr>
          <w:sz w:val="24"/>
          <w:szCs w:val="24"/>
          <w:lang w:val="en-US"/>
        </w:rPr>
        <w:t>fungi has not germinated</w:t>
      </w:r>
      <w:r w:rsidRPr="76EF4090">
        <w:rPr>
          <w:sz w:val="24"/>
          <w:szCs w:val="24"/>
          <w:lang w:val="en-US"/>
        </w:rPr>
        <w:t xml:space="preserve">, these methods cannot predict what will happen to them in the </w:t>
      </w:r>
      <w:r w:rsidR="00972685" w:rsidRPr="76EF4090">
        <w:rPr>
          <w:sz w:val="24"/>
          <w:szCs w:val="24"/>
          <w:lang w:val="en-US"/>
        </w:rPr>
        <w:t>future</w:t>
      </w:r>
      <w:r w:rsidRPr="76EF4090">
        <w:rPr>
          <w:sz w:val="24"/>
          <w:szCs w:val="24"/>
          <w:lang w:val="en-US"/>
        </w:rPr>
        <w:t xml:space="preserve">.  </w:t>
      </w:r>
    </w:p>
    <w:p w14:paraId="7655F674" w14:textId="77777777" w:rsidR="00121EB7" w:rsidRDefault="00121EB7" w:rsidP="13A251B7">
      <w:pPr>
        <w:spacing w:after="0" w:line="240" w:lineRule="auto"/>
        <w:jc w:val="both"/>
        <w:rPr>
          <w:sz w:val="24"/>
          <w:szCs w:val="24"/>
          <w:lang w:val="en-US"/>
        </w:rPr>
      </w:pPr>
    </w:p>
    <w:p w14:paraId="5F6D51B1" w14:textId="139F6494" w:rsidR="14C4FFF3" w:rsidRDefault="00EB7FB0" w:rsidP="13A251B7">
      <w:pPr>
        <w:spacing w:after="0" w:line="240" w:lineRule="auto"/>
        <w:jc w:val="both"/>
        <w:rPr>
          <w:sz w:val="24"/>
          <w:szCs w:val="24"/>
          <w:lang w:val="en-US"/>
        </w:rPr>
      </w:pPr>
      <w:r w:rsidRPr="76EF4090">
        <w:rPr>
          <w:sz w:val="24"/>
          <w:szCs w:val="24"/>
          <w:lang w:val="en-US"/>
        </w:rPr>
        <w:t>There is a need for</w:t>
      </w:r>
      <w:r w:rsidR="14C4FFF3" w:rsidRPr="76EF4090">
        <w:rPr>
          <w:sz w:val="24"/>
          <w:szCs w:val="24"/>
          <w:lang w:val="en-US"/>
        </w:rPr>
        <w:t xml:space="preserve"> </w:t>
      </w:r>
      <w:r w:rsidR="007C2438">
        <w:rPr>
          <w:sz w:val="24"/>
          <w:szCs w:val="24"/>
          <w:lang w:val="en-US"/>
        </w:rPr>
        <w:t xml:space="preserve">a </w:t>
      </w:r>
      <w:r w:rsidR="14C4FFF3" w:rsidRPr="76EF4090">
        <w:rPr>
          <w:sz w:val="24"/>
          <w:szCs w:val="24"/>
          <w:lang w:val="en-US"/>
        </w:rPr>
        <w:t>reliable, non-destructive</w:t>
      </w:r>
      <w:r w:rsidR="007C2438">
        <w:rPr>
          <w:sz w:val="24"/>
          <w:szCs w:val="24"/>
          <w:lang w:val="en-US"/>
        </w:rPr>
        <w:t xml:space="preserve"> and </w:t>
      </w:r>
      <w:r w:rsidR="14C4FFF3" w:rsidRPr="76EF4090">
        <w:rPr>
          <w:sz w:val="24"/>
          <w:szCs w:val="24"/>
          <w:lang w:val="en-US"/>
        </w:rPr>
        <w:t xml:space="preserve">specific method to </w:t>
      </w:r>
      <w:r w:rsidR="00C2185E" w:rsidRPr="76EF4090">
        <w:rPr>
          <w:sz w:val="24"/>
          <w:szCs w:val="24"/>
          <w:lang w:val="en-US"/>
        </w:rPr>
        <w:t xml:space="preserve">predict </w:t>
      </w:r>
      <w:r w:rsidR="14C4FFF3" w:rsidRPr="76EF4090">
        <w:rPr>
          <w:sz w:val="24"/>
          <w:szCs w:val="24"/>
          <w:lang w:val="en-US"/>
        </w:rPr>
        <w:t xml:space="preserve">susceptibility to fungal infection in a </w:t>
      </w:r>
      <w:r w:rsidR="00C2185E" w:rsidRPr="76EF4090">
        <w:rPr>
          <w:sz w:val="24"/>
          <w:szCs w:val="24"/>
          <w:lang w:val="en-US"/>
        </w:rPr>
        <w:t>rapid manner</w:t>
      </w:r>
      <w:r w:rsidR="14C4FFF3" w:rsidRPr="76EF4090">
        <w:rPr>
          <w:sz w:val="24"/>
          <w:szCs w:val="24"/>
          <w:lang w:val="en-US"/>
        </w:rPr>
        <w:t>. This would provide additional support for quality inspectors</w:t>
      </w:r>
      <w:r w:rsidR="00F855A4">
        <w:rPr>
          <w:sz w:val="24"/>
          <w:szCs w:val="24"/>
          <w:lang w:val="en-US"/>
        </w:rPr>
        <w:t xml:space="preserve"> and post-harvest management</w:t>
      </w:r>
      <w:r w:rsidR="14C4FFF3" w:rsidRPr="76EF4090">
        <w:rPr>
          <w:sz w:val="24"/>
          <w:szCs w:val="24"/>
          <w:lang w:val="en-US"/>
        </w:rPr>
        <w:t xml:space="preserve">. </w:t>
      </w:r>
    </w:p>
    <w:p w14:paraId="0238E7BA" w14:textId="77777777" w:rsidR="00C2185E" w:rsidRPr="00334074" w:rsidRDefault="00C2185E" w:rsidP="13A251B7">
      <w:pPr>
        <w:spacing w:after="0" w:line="240" w:lineRule="auto"/>
        <w:jc w:val="both"/>
        <w:rPr>
          <w:lang w:val="en-US"/>
        </w:rPr>
      </w:pPr>
    </w:p>
    <w:p w14:paraId="4740A493" w14:textId="42EF4D43" w:rsidR="14C4FFF3" w:rsidRDefault="14C4FFF3" w:rsidP="13A251B7">
      <w:pPr>
        <w:spacing w:after="0" w:line="240" w:lineRule="auto"/>
        <w:jc w:val="both"/>
        <w:rPr>
          <w:ins w:id="6" w:author="Bertotto, Mercedes" w:date="2024-01-30T13:05:00Z"/>
          <w:color w:val="FF0000"/>
          <w:sz w:val="24"/>
          <w:szCs w:val="24"/>
          <w:lang w:val="en-US"/>
        </w:rPr>
      </w:pPr>
      <w:r w:rsidRPr="76EF4090">
        <w:rPr>
          <w:sz w:val="24"/>
          <w:szCs w:val="24"/>
          <w:lang w:val="en-US"/>
        </w:rPr>
        <w:lastRenderedPageBreak/>
        <w:t xml:space="preserve">Infrared spectroscopy can provide a </w:t>
      </w:r>
      <w:r w:rsidR="00C2185E" w:rsidRPr="76EF4090">
        <w:rPr>
          <w:sz w:val="24"/>
          <w:szCs w:val="24"/>
          <w:lang w:val="en-US"/>
        </w:rPr>
        <w:t xml:space="preserve">possible </w:t>
      </w:r>
      <w:r w:rsidRPr="76EF4090">
        <w:rPr>
          <w:sz w:val="24"/>
          <w:szCs w:val="24"/>
          <w:lang w:val="en-US"/>
        </w:rPr>
        <w:t xml:space="preserve">solution to this problem. Paul </w:t>
      </w:r>
      <w:proofErr w:type="spellStart"/>
      <w:r w:rsidRPr="76EF4090">
        <w:rPr>
          <w:sz w:val="24"/>
          <w:szCs w:val="24"/>
          <w:lang w:val="en-US"/>
        </w:rPr>
        <w:t>Skolik</w:t>
      </w:r>
      <w:proofErr w:type="spellEnd"/>
      <w:r w:rsidRPr="76EF4090">
        <w:rPr>
          <w:sz w:val="24"/>
          <w:szCs w:val="24"/>
          <w:lang w:val="en-US"/>
        </w:rPr>
        <w:t xml:space="preserve"> et al, in 20</w:t>
      </w:r>
      <w:r w:rsidR="00C67FF0" w:rsidRPr="76EF4090">
        <w:rPr>
          <w:sz w:val="24"/>
          <w:szCs w:val="24"/>
          <w:lang w:val="en-US"/>
        </w:rPr>
        <w:t>19</w:t>
      </w:r>
      <w:r w:rsidRPr="76EF4090">
        <w:rPr>
          <w:sz w:val="24"/>
          <w:szCs w:val="24"/>
          <w:lang w:val="en-US"/>
        </w:rPr>
        <w:t xml:space="preserve">, have studied diseased progression in whole tomatoes </w:t>
      </w:r>
      <w:r w:rsidR="00C2185E" w:rsidRPr="76EF4090">
        <w:rPr>
          <w:sz w:val="24"/>
          <w:szCs w:val="24"/>
          <w:lang w:val="en-US"/>
        </w:rPr>
        <w:t xml:space="preserve">using </w:t>
      </w:r>
      <w:r w:rsidRPr="76EF4090">
        <w:rPr>
          <w:sz w:val="24"/>
          <w:szCs w:val="24"/>
          <w:lang w:val="en-US"/>
        </w:rPr>
        <w:t>AFT-FTIR and have highlighted that plant-pathogen interaction can be identified through alteration in the spectra fingerprint</w:t>
      </w:r>
      <w:r w:rsidR="00F53236">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&lt;EndNote&gt;&lt;Cite&gt;&lt;Author&gt;Paul Skolik&lt;/Author&gt;&lt;Year&gt;2019&lt;/Year&gt;&lt;RecNum&gt;6&lt;/RecNum&gt;&lt;DisplayText&gt;(18)&lt;/DisplayText&gt;&lt;record&gt;&lt;rec-number&gt;6&lt;/rec-number&gt;&lt;foreign-keys&gt;&lt;key app="EN" db-id="ws9rdx2wn0xd03eresrvdse5d5dp5rap0a09" timestamp="1695654737"&gt;6&lt;/key&gt;&lt;/foreign-keys&gt;&lt;ref-type name="Journal Article"&gt;17&lt;/ref-type&gt;&lt;contributors&gt;&lt;authors&gt;&lt;author&gt;Paul Skolik, Martin R. McAinsh, Francis L. Martin&lt;/author&gt;&lt;/authors&gt;&lt;/contributors&gt;&lt;titles&gt;&lt;title&gt;ATR-FTIR spectroscopy non-destructively detects damage-induced sour rot infection in whole tomato fruit&lt;/title&gt;&lt;secondary-title&gt;Planta&lt;/secondary-title&gt;&lt;/titles&gt;&lt;periodical&gt;&lt;full-title&gt;Planta&lt;/full-title&gt;&lt;/periodical&gt;&lt;pages&gt;925-939&lt;/pages&gt;&lt;volume&gt;249&lt;/volume&gt;&lt;number&gt;3&lt;/number&gt;&lt;dates&gt;&lt;year&gt;2019&lt;/year&gt;&lt;/dates&gt;&lt;urls&gt;&lt;/urls&gt;&lt;electronic-resource-num&gt;https://www.jstor.org/stable/48701885&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(18)</w:t>
      </w:r>
      <w:r w:rsidR="00377D60">
        <w:rPr>
          <w:color w:val="FF0000"/>
          <w:sz w:val="24"/>
          <w:szCs w:val="24"/>
          <w:vertAlign w:val="superscript"/>
          <w:lang w:val="en-US"/>
        </w:rPr>
        <w:fldChar w:fldCharType="end"/>
      </w:r>
      <w:r w:rsidRPr="00022EBE">
        <w:rPr>
          <w:color w:val="FF0000"/>
          <w:sz w:val="24"/>
          <w:szCs w:val="24"/>
          <w:lang w:val="en-US"/>
        </w:rPr>
        <w:t xml:space="preserve"> </w:t>
      </w:r>
    </w:p>
    <w:p w14:paraId="7137F86C" w14:textId="77777777" w:rsidR="00C30CDD" w:rsidRPr="00334074" w:rsidRDefault="00C30CDD" w:rsidP="13A251B7">
      <w:pPr>
        <w:spacing w:after="0" w:line="240" w:lineRule="auto"/>
        <w:jc w:val="both"/>
        <w:rPr>
          <w:lang w:val="en-US"/>
        </w:rPr>
      </w:pPr>
    </w:p>
    <w:p w14:paraId="30088D03" w14:textId="31C7A82B" w:rsidR="14C4FFF3" w:rsidRDefault="14C4FFF3" w:rsidP="00E12B53">
      <w:pPr>
        <w:spacing w:after="0" w:line="240" w:lineRule="auto"/>
        <w:jc w:val="both"/>
        <w:rPr>
          <w:ins w:id="7" w:author="Bertotto, Mercedes" w:date="2024-01-30T09:21:00Z"/>
          <w:color w:val="FF0000"/>
          <w:sz w:val="24"/>
          <w:szCs w:val="24"/>
          <w:lang w:val="en-US"/>
        </w:rPr>
      </w:pPr>
      <w:r w:rsidRPr="76EF4090">
        <w:rPr>
          <w:sz w:val="24"/>
          <w:szCs w:val="24"/>
          <w:lang w:val="en-US"/>
        </w:rPr>
        <w:t xml:space="preserve">Imaging Spectroscopy (or “hyperspectral imaging”, “HSI”) can be even more </w:t>
      </w:r>
      <w:r w:rsidR="00F855A4" w:rsidRPr="76EF4090">
        <w:rPr>
          <w:sz w:val="24"/>
          <w:szCs w:val="24"/>
          <w:lang w:val="en-US"/>
        </w:rPr>
        <w:t>useful because</w:t>
      </w:r>
      <w:r w:rsidRPr="76EF4090">
        <w:rPr>
          <w:sz w:val="24"/>
          <w:szCs w:val="24"/>
          <w:lang w:val="en-US"/>
        </w:rPr>
        <w:t xml:space="preserve"> spectral information</w:t>
      </w:r>
      <w:r w:rsidR="00462F60" w:rsidRPr="76EF4090">
        <w:rPr>
          <w:sz w:val="24"/>
          <w:szCs w:val="24"/>
          <w:lang w:val="en-US"/>
        </w:rPr>
        <w:t xml:space="preserve"> </w:t>
      </w:r>
      <w:r w:rsidR="005B381B" w:rsidRPr="76EF4090">
        <w:rPr>
          <w:sz w:val="24"/>
          <w:szCs w:val="24"/>
          <w:lang w:val="en-US"/>
        </w:rPr>
        <w:t>can be captured</w:t>
      </w:r>
      <w:r w:rsidR="00462F60" w:rsidRPr="76EF4090">
        <w:rPr>
          <w:sz w:val="24"/>
          <w:szCs w:val="24"/>
          <w:lang w:val="en-US"/>
        </w:rPr>
        <w:t xml:space="preserve"> across the complete product</w:t>
      </w:r>
      <w:r w:rsidR="005B381B" w:rsidRPr="76EF4090">
        <w:rPr>
          <w:sz w:val="24"/>
          <w:szCs w:val="24"/>
          <w:lang w:val="en-US"/>
        </w:rPr>
        <w:t xml:space="preserve"> at pixel level</w:t>
      </w:r>
      <w:r w:rsidRPr="76EF4090">
        <w:rPr>
          <w:sz w:val="24"/>
          <w:szCs w:val="24"/>
          <w:lang w:val="en-US"/>
        </w:rPr>
        <w:t xml:space="preserve">. </w:t>
      </w:r>
      <w:proofErr w:type="spellStart"/>
      <w:r w:rsidRPr="76EF4090">
        <w:rPr>
          <w:sz w:val="24"/>
          <w:szCs w:val="24"/>
          <w:lang w:val="en-US"/>
        </w:rPr>
        <w:t>Huting</w:t>
      </w:r>
      <w:proofErr w:type="spellEnd"/>
      <w:r w:rsidRPr="76EF4090">
        <w:rPr>
          <w:sz w:val="24"/>
          <w:szCs w:val="24"/>
          <w:lang w:val="en-US"/>
        </w:rPr>
        <w:t xml:space="preserve"> Wang et al</w:t>
      </w:r>
      <w:r w:rsidR="00A72370" w:rsidRPr="76EF4090">
        <w:rPr>
          <w:sz w:val="24"/>
          <w:szCs w:val="24"/>
          <w:lang w:val="en-US"/>
        </w:rPr>
        <w:t>.</w:t>
      </w:r>
      <w:r w:rsidR="00B9003E" w:rsidRPr="76EF4090">
        <w:rPr>
          <w:sz w:val="24"/>
          <w:szCs w:val="24"/>
          <w:lang w:val="en-US"/>
        </w:rPr>
        <w:t xml:space="preserve"> </w:t>
      </w:r>
      <w:r w:rsidR="00EC12D9">
        <w:rPr>
          <w:sz w:val="24"/>
          <w:szCs w:val="24"/>
          <w:lang w:val="en-US"/>
        </w:rPr>
        <w:t xml:space="preserve">in </w:t>
      </w:r>
      <w:r w:rsidRPr="76EF4090">
        <w:rPr>
          <w:sz w:val="24"/>
          <w:szCs w:val="24"/>
          <w:lang w:val="en-US"/>
        </w:rPr>
        <w:t>2021</w:t>
      </w:r>
      <w:r w:rsidR="00014202" w:rsidRPr="76EF4090">
        <w:rPr>
          <w:sz w:val="24"/>
          <w:szCs w:val="24"/>
          <w:lang w:val="en-US"/>
        </w:rPr>
        <w:t xml:space="preserve"> </w:t>
      </w:r>
      <w:r w:rsidR="00CE3D0C">
        <w:rPr>
          <w:sz w:val="24"/>
          <w:szCs w:val="24"/>
          <w:lang w:val="en-US"/>
        </w:rPr>
        <w:t xml:space="preserve">accurately </w:t>
      </w:r>
      <w:r w:rsidR="00E12B53" w:rsidRPr="00E12B53">
        <w:rPr>
          <w:sz w:val="24"/>
          <w:szCs w:val="24"/>
          <w:lang w:val="en-US"/>
        </w:rPr>
        <w:t>classif</w:t>
      </w:r>
      <w:r w:rsidR="006B14D7">
        <w:rPr>
          <w:sz w:val="24"/>
          <w:szCs w:val="24"/>
          <w:lang w:val="en-US"/>
        </w:rPr>
        <w:t>ied</w:t>
      </w:r>
      <w:r w:rsidR="00E12B53" w:rsidRPr="00E12B53">
        <w:rPr>
          <w:sz w:val="24"/>
          <w:szCs w:val="24"/>
          <w:lang w:val="en-US"/>
        </w:rPr>
        <w:t xml:space="preserve"> 97.5% of healthy fruit and 100% of </w:t>
      </w:r>
      <w:r w:rsidR="002F3BC6">
        <w:rPr>
          <w:sz w:val="24"/>
          <w:szCs w:val="24"/>
          <w:lang w:val="en-US"/>
        </w:rPr>
        <w:t>decay</w:t>
      </w:r>
      <w:r w:rsidR="00702DF8">
        <w:rPr>
          <w:sz w:val="24"/>
          <w:szCs w:val="24"/>
          <w:lang w:val="en-US"/>
        </w:rPr>
        <w:t>ed</w:t>
      </w:r>
      <w:r w:rsidR="00E12B53" w:rsidRPr="00E12B53">
        <w:rPr>
          <w:sz w:val="24"/>
          <w:szCs w:val="24"/>
          <w:lang w:val="en-US"/>
        </w:rPr>
        <w:t xml:space="preserve"> fruit</w:t>
      </w:r>
      <w:r w:rsidR="00511FF5">
        <w:rPr>
          <w:sz w:val="24"/>
          <w:szCs w:val="24"/>
          <w:lang w:val="en-US"/>
        </w:rPr>
        <w:t xml:space="preserve"> using </w:t>
      </w:r>
      <w:r w:rsidR="006B14D7">
        <w:rPr>
          <w:sz w:val="24"/>
          <w:szCs w:val="24"/>
          <w:lang w:val="en-US"/>
        </w:rPr>
        <w:t>spectral imaging</w:t>
      </w:r>
      <w:r w:rsidR="00EC12D9">
        <w:rPr>
          <w:sz w:val="24"/>
          <w:szCs w:val="24"/>
          <w:lang w:val="en-US"/>
        </w:rPr>
        <w:t>.</w:t>
      </w:r>
      <w:r w:rsidR="00377D60">
        <w:rPr>
          <w:color w:val="FF0000"/>
          <w:sz w:val="24"/>
          <w:szCs w:val="24"/>
          <w:vertAlign w:val="superscript"/>
          <w:lang w:val="en-US"/>
        </w:rPr>
        <w:fldChar w:fldCharType="begin"/>
      </w:r>
      <w:r w:rsidR="00377D60">
        <w:rPr>
          <w:color w:val="FF0000"/>
          <w:sz w:val="24"/>
          <w:szCs w:val="24"/>
          <w:vertAlign w:val="superscript"/>
          <w:lang w:val="en-US"/>
        </w:rPr>
        <w:instrText xml:space="preserve"> ADDIN EN.CITE &lt;EndNote&gt;&lt;Cite&gt;&lt;Author&gt;Huting Wang&lt;/Author&gt;&lt;Year&gt;2021&lt;/Year&gt;&lt;RecNum&gt;7&lt;/RecNum&gt;&lt;DisplayText&gt;(19)&lt;/DisplayText&gt;&lt;record&gt;&lt;rec-number&gt;7&lt;/rec-number&gt;&lt;foreign-keys&gt;&lt;key app="EN" db-id="ws9rdx2wn0xd03eresrvdse5d5dp5rap0a09" timestamp="1695712276"&gt;7&lt;/key&gt;&lt;/foreign-keys&gt;&lt;ref-type name="Journal Article"&gt;17&lt;/ref-type&gt;&lt;contributors&gt;&lt;authors&gt;&lt;author&gt;Huting Wang, Rong Hu, Mengyun Zhang, Zhiqiang Zhai, Ruoyu Zhang&lt;/author&gt;&lt;/authors&gt;&lt;/contributors&gt;&lt;titles&gt;&lt;title&gt;Identification of tomatoes with early decay using visible and near infrared hyperspectral imaging and image-spectrum merging technique&lt;/title&gt;&lt;secondary-title&gt; Journal of Food Process Engineering &lt;/secondary-title&gt;&lt;/titles&gt;&lt;volume&gt;44&lt;/volume&gt;&lt;number&gt;4&lt;/number&gt;&lt;dates&gt;&lt;year&gt;2021&lt;/year&gt;&lt;/dates&gt;&lt;urls&gt;&lt;/urls&gt;&lt;electronic-resource-num&gt;https://doi.org/10.1111/jfpe.13654&lt;/electronic-resource-num&gt;&lt;/record&gt;&lt;/Cite&gt;&lt;/EndNote&gt;</w:instrText>
      </w:r>
      <w:r w:rsidR="00377D60">
        <w:rPr>
          <w:color w:val="FF0000"/>
          <w:sz w:val="24"/>
          <w:szCs w:val="24"/>
          <w:vertAlign w:val="superscript"/>
          <w:lang w:val="en-US"/>
        </w:rPr>
        <w:fldChar w:fldCharType="separate"/>
      </w:r>
      <w:r w:rsidR="00377D60">
        <w:rPr>
          <w:noProof/>
          <w:color w:val="FF0000"/>
          <w:sz w:val="24"/>
          <w:szCs w:val="24"/>
          <w:vertAlign w:val="superscript"/>
          <w:lang w:val="en-US"/>
        </w:rPr>
        <w:t>(19)</w:t>
      </w:r>
      <w:r w:rsidR="00377D60">
        <w:rPr>
          <w:color w:val="FF0000"/>
          <w:sz w:val="24"/>
          <w:szCs w:val="24"/>
          <w:vertAlign w:val="superscript"/>
          <w:lang w:val="en-US"/>
        </w:rPr>
        <w:fldChar w:fldCharType="end"/>
      </w:r>
      <w:r w:rsidRPr="00022EBE">
        <w:rPr>
          <w:color w:val="FF0000"/>
          <w:sz w:val="24"/>
          <w:szCs w:val="24"/>
          <w:lang w:val="en-US"/>
        </w:rPr>
        <w:t xml:space="preserve"> </w:t>
      </w:r>
    </w:p>
    <w:p w14:paraId="27698CF8" w14:textId="77777777" w:rsidR="00741EE5" w:rsidRDefault="00741EE5" w:rsidP="00E12B53">
      <w:pPr>
        <w:spacing w:after="0" w:line="240" w:lineRule="auto"/>
        <w:jc w:val="both"/>
        <w:rPr>
          <w:sz w:val="24"/>
          <w:szCs w:val="24"/>
          <w:lang w:val="en-US"/>
        </w:rPr>
      </w:pPr>
    </w:p>
    <w:p w14:paraId="524A4CCD" w14:textId="11869520" w:rsidR="00DF45B5" w:rsidRDefault="00D745E6" w:rsidP="13A251B7">
      <w:pPr>
        <w:spacing w:after="0" w:line="240" w:lineRule="auto"/>
        <w:jc w:val="both"/>
        <w:rPr>
          <w:sz w:val="24"/>
          <w:szCs w:val="24"/>
          <w:lang w:val="en-US"/>
        </w:rPr>
      </w:pPr>
      <w:r w:rsidRPr="76EF4090">
        <w:rPr>
          <w:sz w:val="24"/>
          <w:szCs w:val="24"/>
          <w:lang w:val="en-US"/>
        </w:rPr>
        <w:t xml:space="preserve">With similar motivation as the current article, in </w:t>
      </w:r>
      <w:r w:rsidR="14C4FFF3" w:rsidRPr="76EF4090">
        <w:rPr>
          <w:sz w:val="24"/>
          <w:szCs w:val="24"/>
          <w:lang w:val="en-US"/>
        </w:rPr>
        <w:t>a previous study</w:t>
      </w:r>
      <w:r w:rsidR="31F6A13E" w:rsidRPr="76EF4090">
        <w:rPr>
          <w:sz w:val="24"/>
          <w:szCs w:val="24"/>
          <w:lang w:val="en-US"/>
        </w:rPr>
        <w:t>,</w:t>
      </w:r>
      <w:r w:rsidR="14C4FFF3" w:rsidRPr="76EF4090">
        <w:rPr>
          <w:sz w:val="24"/>
          <w:szCs w:val="24"/>
          <w:lang w:val="en-US"/>
        </w:rPr>
        <w:t xml:space="preserve"> Brdar et al.</w:t>
      </w:r>
      <w:r w:rsidR="00CB3694" w:rsidRPr="76EF4090">
        <w:rPr>
          <w:sz w:val="24"/>
          <w:szCs w:val="24"/>
          <w:lang w:val="en-US"/>
        </w:rPr>
        <w:t xml:space="preserve"> </w:t>
      </w:r>
      <w:r w:rsidR="00DD4130">
        <w:rPr>
          <w:sz w:val="24"/>
          <w:szCs w:val="24"/>
          <w:lang w:val="en-US"/>
        </w:rPr>
        <w:t>i</w:t>
      </w:r>
      <w:r w:rsidR="00CB3694" w:rsidRPr="76EF4090">
        <w:rPr>
          <w:sz w:val="24"/>
          <w:szCs w:val="24"/>
          <w:lang w:val="en-US"/>
        </w:rPr>
        <w:t>nvestigated</w:t>
      </w:r>
      <w:r w:rsidR="6A34F00B" w:rsidRPr="76EF4090">
        <w:rPr>
          <w:sz w:val="24"/>
          <w:szCs w:val="24"/>
          <w:lang w:val="en-US"/>
        </w:rPr>
        <w:t xml:space="preserve"> </w:t>
      </w:r>
      <w:r w:rsidR="00FE2012" w:rsidRPr="76EF4090">
        <w:rPr>
          <w:sz w:val="24"/>
          <w:szCs w:val="24"/>
          <w:lang w:val="en-US"/>
        </w:rPr>
        <w:t>ensembl</w:t>
      </w:r>
      <w:r w:rsidR="00F855A4">
        <w:rPr>
          <w:sz w:val="24"/>
          <w:szCs w:val="24"/>
          <w:lang w:val="en-US"/>
        </w:rPr>
        <w:t xml:space="preserve">e </w:t>
      </w:r>
      <w:r w:rsidR="00FE2012" w:rsidRPr="76EF4090">
        <w:rPr>
          <w:sz w:val="24"/>
          <w:szCs w:val="24"/>
          <w:lang w:val="en-US"/>
        </w:rPr>
        <w:t>machine learning methods</w:t>
      </w:r>
      <w:r w:rsidR="002C7EF2" w:rsidRPr="76EF4090">
        <w:rPr>
          <w:sz w:val="24"/>
          <w:szCs w:val="24"/>
          <w:lang w:val="en-US"/>
        </w:rPr>
        <w:t>,</w:t>
      </w:r>
      <w:r w:rsidR="14C4FFF3" w:rsidRPr="76EF4090">
        <w:rPr>
          <w:sz w:val="24"/>
          <w:szCs w:val="24"/>
          <w:lang w:val="en-US"/>
        </w:rPr>
        <w:t xml:space="preserve"> for early detection of sepals</w:t>
      </w:r>
      <w:r w:rsidR="00146B92" w:rsidRPr="76EF4090">
        <w:rPr>
          <w:sz w:val="24"/>
          <w:szCs w:val="24"/>
          <w:lang w:val="en-US"/>
        </w:rPr>
        <w:t>’ sensitivity</w:t>
      </w:r>
      <w:r w:rsidR="00BA275E" w:rsidRPr="76EF4090">
        <w:rPr>
          <w:sz w:val="24"/>
          <w:szCs w:val="24"/>
          <w:lang w:val="en-US"/>
        </w:rPr>
        <w:t xml:space="preserve"> to fungal infection</w:t>
      </w:r>
      <w:r w:rsidR="002C7EF2" w:rsidRPr="76EF4090">
        <w:rPr>
          <w:sz w:val="24"/>
          <w:szCs w:val="24"/>
          <w:lang w:val="en-US"/>
        </w:rPr>
        <w:t>s</w:t>
      </w:r>
      <w:r w:rsidR="14C4FFF3" w:rsidRPr="76EF4090">
        <w:rPr>
          <w:sz w:val="24"/>
          <w:szCs w:val="24"/>
          <w:lang w:val="en-US"/>
        </w:rPr>
        <w:t xml:space="preserve"> </w:t>
      </w:r>
      <w:r w:rsidR="00BA275E" w:rsidRPr="76EF4090">
        <w:rPr>
          <w:sz w:val="24"/>
          <w:szCs w:val="24"/>
          <w:lang w:val="en-US"/>
        </w:rPr>
        <w:t>on</w:t>
      </w:r>
      <w:r w:rsidR="14C4FFF3" w:rsidRPr="76EF4090">
        <w:rPr>
          <w:sz w:val="24"/>
          <w:szCs w:val="24"/>
          <w:lang w:val="en-US"/>
        </w:rPr>
        <w:t xml:space="preserve"> one tomato cultivar</w:t>
      </w:r>
      <w:r w:rsidR="00D83E51" w:rsidRPr="76EF4090">
        <w:rPr>
          <w:sz w:val="24"/>
          <w:szCs w:val="24"/>
          <w:lang w:val="en-US"/>
        </w:rPr>
        <w:t xml:space="preserve"> (</w:t>
      </w:r>
      <w:proofErr w:type="spellStart"/>
      <w:r w:rsidR="00D83E51" w:rsidRPr="76EF4090">
        <w:rPr>
          <w:sz w:val="24"/>
          <w:szCs w:val="24"/>
          <w:lang w:val="en-US"/>
        </w:rPr>
        <w:t>Brioso</w:t>
      </w:r>
      <w:proofErr w:type="spellEnd"/>
      <w:r w:rsidR="00D83E51" w:rsidRPr="76EF4090">
        <w:rPr>
          <w:sz w:val="24"/>
          <w:szCs w:val="24"/>
          <w:lang w:val="en-US"/>
        </w:rPr>
        <w:t>)</w:t>
      </w:r>
      <w:r w:rsidR="14C4FFF3" w:rsidRPr="76EF4090">
        <w:rPr>
          <w:sz w:val="24"/>
          <w:szCs w:val="24"/>
          <w:lang w:val="en-US"/>
        </w:rPr>
        <w:t>.</w:t>
      </w:r>
      <w:r w:rsidR="00B629A4">
        <w:rPr>
          <w:sz w:val="24"/>
          <w:szCs w:val="24"/>
          <w:vertAlign w:val="superscript"/>
          <w:lang w:val="en-US"/>
        </w:rPr>
        <w:fldChar w:fldCharType="begin"/>
      </w:r>
      <w:r w:rsidR="00B629A4">
        <w:rPr>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sz w:val="24"/>
          <w:szCs w:val="24"/>
          <w:vertAlign w:val="superscript"/>
          <w:lang w:val="en-US"/>
        </w:rPr>
        <w:instrText>‑</w:instrText>
      </w:r>
      <w:r w:rsidR="00B629A4">
        <w:rPr>
          <w:sz w:val="24"/>
          <w:szCs w:val="24"/>
          <w:vertAlign w:val="superscript"/>
          <w:lang w:val="en-US"/>
        </w:rPr>
        <w:instrText>van Echtelt, Manon Mensink, &lt;/style&gt;&lt;style face="normal" font="default" charset="238" size="100%"&gt;</w:instrText>
      </w:r>
      <w:r w:rsidR="00B629A4">
        <w:rPr>
          <w:rFonts w:cs="Verdana"/>
          <w:sz w:val="24"/>
          <w:szCs w:val="24"/>
          <w:vertAlign w:val="superscript"/>
          <w:lang w:val="en-US"/>
        </w:rPr>
        <w:instrText>Ž</w:instrText>
      </w:r>
      <w:r w:rsidR="00B629A4">
        <w:rPr>
          <w:sz w:val="24"/>
          <w:szCs w:val="24"/>
          <w:vertAlign w:val="superscript"/>
          <w:lang w:val="en-US"/>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sz w:val="24"/>
          <w:szCs w:val="24"/>
          <w:vertAlign w:val="superscript"/>
          <w:lang w:val="en-US"/>
        </w:rPr>
        <w:fldChar w:fldCharType="separate"/>
      </w:r>
      <w:r w:rsidR="00B629A4">
        <w:rPr>
          <w:noProof/>
          <w:sz w:val="24"/>
          <w:szCs w:val="24"/>
          <w:vertAlign w:val="superscript"/>
          <w:lang w:val="en-US"/>
        </w:rPr>
        <w:t>(11)</w:t>
      </w:r>
      <w:r w:rsidR="00B629A4">
        <w:rPr>
          <w:sz w:val="24"/>
          <w:szCs w:val="24"/>
          <w:vertAlign w:val="superscript"/>
          <w:lang w:val="en-US"/>
        </w:rPr>
        <w:fldChar w:fldCharType="end"/>
      </w:r>
      <w:r w:rsidR="00754685" w:rsidRPr="76EF4090">
        <w:rPr>
          <w:sz w:val="24"/>
          <w:szCs w:val="24"/>
          <w:lang w:val="en-US"/>
        </w:rPr>
        <w:t xml:space="preserve"> </w:t>
      </w:r>
      <w:r w:rsidR="00151F80" w:rsidRPr="76EF4090">
        <w:rPr>
          <w:sz w:val="24"/>
          <w:szCs w:val="24"/>
          <w:lang w:val="en-US"/>
        </w:rPr>
        <w:t>On the one hand, t</w:t>
      </w:r>
      <w:r w:rsidR="00861892" w:rsidRPr="76EF4090">
        <w:rPr>
          <w:sz w:val="24"/>
          <w:szCs w:val="24"/>
          <w:lang w:val="en-US"/>
        </w:rPr>
        <w:t xml:space="preserve">heir </w:t>
      </w:r>
      <w:r w:rsidR="008C632E" w:rsidRPr="76EF4090">
        <w:rPr>
          <w:sz w:val="24"/>
          <w:szCs w:val="24"/>
          <w:lang w:val="en-US"/>
        </w:rPr>
        <w:t xml:space="preserve">research </w:t>
      </w:r>
      <w:r w:rsidR="00151F80" w:rsidRPr="76EF4090">
        <w:rPr>
          <w:sz w:val="24"/>
          <w:szCs w:val="24"/>
          <w:lang w:val="en-US"/>
        </w:rPr>
        <w:t>results need to be ex</w:t>
      </w:r>
      <w:r w:rsidR="00B53896" w:rsidRPr="76EF4090">
        <w:rPr>
          <w:sz w:val="24"/>
          <w:szCs w:val="24"/>
          <w:lang w:val="en-US"/>
        </w:rPr>
        <w:t xml:space="preserve">tended to </w:t>
      </w:r>
      <w:r w:rsidR="00151F80" w:rsidRPr="76EF4090">
        <w:rPr>
          <w:sz w:val="24"/>
          <w:szCs w:val="24"/>
          <w:lang w:val="en-US"/>
        </w:rPr>
        <w:t>multiple cultivars</w:t>
      </w:r>
      <w:r w:rsidR="007429FE" w:rsidRPr="76EF4090">
        <w:rPr>
          <w:sz w:val="24"/>
          <w:szCs w:val="24"/>
          <w:lang w:val="en-US"/>
        </w:rPr>
        <w:t xml:space="preserve">. On the other hand, there is a need to investigate </w:t>
      </w:r>
      <w:r w:rsidR="00D26CB5" w:rsidRPr="76EF4090">
        <w:rPr>
          <w:sz w:val="24"/>
          <w:szCs w:val="24"/>
          <w:lang w:val="en-US"/>
        </w:rPr>
        <w:t xml:space="preserve">traditional chemometric </w:t>
      </w:r>
      <w:r w:rsidR="006901A5" w:rsidRPr="76EF4090">
        <w:rPr>
          <w:sz w:val="24"/>
          <w:szCs w:val="24"/>
          <w:lang w:val="en-US"/>
        </w:rPr>
        <w:t>approaches to</w:t>
      </w:r>
      <w:r w:rsidR="00945533" w:rsidRPr="76EF4090">
        <w:rPr>
          <w:sz w:val="24"/>
          <w:szCs w:val="24"/>
          <w:lang w:val="en-US"/>
        </w:rPr>
        <w:t xml:space="preserve">, for instance </w:t>
      </w:r>
      <w:r w:rsidR="003E1B72" w:rsidRPr="76EF4090">
        <w:rPr>
          <w:sz w:val="24"/>
          <w:szCs w:val="24"/>
          <w:lang w:val="en-US"/>
        </w:rPr>
        <w:t xml:space="preserve">feature selection, </w:t>
      </w:r>
      <w:r w:rsidR="00165745" w:rsidRPr="76EF4090">
        <w:rPr>
          <w:sz w:val="24"/>
          <w:szCs w:val="24"/>
          <w:lang w:val="en-US"/>
        </w:rPr>
        <w:t>before</w:t>
      </w:r>
      <w:r w:rsidR="002D45A4" w:rsidRPr="76EF4090">
        <w:rPr>
          <w:sz w:val="24"/>
          <w:szCs w:val="24"/>
          <w:lang w:val="en-US"/>
        </w:rPr>
        <w:t xml:space="preserve"> training the models.</w:t>
      </w:r>
      <w:r w:rsidR="00410DE4" w:rsidRPr="76EF4090">
        <w:rPr>
          <w:sz w:val="24"/>
          <w:szCs w:val="24"/>
          <w:lang w:val="en-US"/>
        </w:rPr>
        <w:t xml:space="preserve"> </w:t>
      </w:r>
      <w:r w:rsidR="00FE7676" w:rsidRPr="76EF4090">
        <w:rPr>
          <w:sz w:val="24"/>
          <w:szCs w:val="24"/>
          <w:lang w:val="en-US"/>
        </w:rPr>
        <w:t xml:space="preserve">To the best of </w:t>
      </w:r>
      <w:r w:rsidR="00E05329" w:rsidRPr="76EF4090">
        <w:rPr>
          <w:sz w:val="24"/>
          <w:szCs w:val="24"/>
          <w:lang w:val="en-US"/>
        </w:rPr>
        <w:t>our</w:t>
      </w:r>
      <w:r w:rsidR="00FE7676" w:rsidRPr="76EF4090">
        <w:rPr>
          <w:sz w:val="24"/>
          <w:szCs w:val="24"/>
          <w:lang w:val="en-US"/>
        </w:rPr>
        <w:t xml:space="preserve"> knowledge, </w:t>
      </w:r>
      <w:r w:rsidR="00E05329" w:rsidRPr="76EF4090">
        <w:rPr>
          <w:sz w:val="24"/>
          <w:szCs w:val="24"/>
          <w:lang w:val="en-US"/>
        </w:rPr>
        <w:t xml:space="preserve">no prior </w:t>
      </w:r>
      <w:r w:rsidR="00FE2012" w:rsidRPr="76EF4090">
        <w:rPr>
          <w:sz w:val="24"/>
          <w:szCs w:val="24"/>
          <w:lang w:val="en-US"/>
        </w:rPr>
        <w:t>research</w:t>
      </w:r>
      <w:r w:rsidR="00E37FF9" w:rsidRPr="76EF4090">
        <w:rPr>
          <w:sz w:val="24"/>
          <w:szCs w:val="24"/>
          <w:lang w:val="en-US"/>
        </w:rPr>
        <w:t xml:space="preserve"> applies HSI together with chemometric analysi</w:t>
      </w:r>
      <w:r w:rsidR="1C90DA97" w:rsidRPr="76EF4090">
        <w:rPr>
          <w:sz w:val="24"/>
          <w:szCs w:val="24"/>
          <w:lang w:val="en-US"/>
        </w:rPr>
        <w:t>s</w:t>
      </w:r>
      <w:r w:rsidR="00E37FF9" w:rsidRPr="76EF4090">
        <w:rPr>
          <w:sz w:val="24"/>
          <w:szCs w:val="24"/>
          <w:lang w:val="en-US"/>
        </w:rPr>
        <w:t xml:space="preserve"> to predict susceptibility to fungal infection of </w:t>
      </w:r>
      <w:r w:rsidR="006E0E72">
        <w:rPr>
          <w:sz w:val="24"/>
          <w:szCs w:val="24"/>
          <w:lang w:val="en-US"/>
        </w:rPr>
        <w:t xml:space="preserve">recently </w:t>
      </w:r>
      <w:r w:rsidR="00E37FF9" w:rsidRPr="76EF4090">
        <w:rPr>
          <w:sz w:val="24"/>
          <w:szCs w:val="24"/>
          <w:lang w:val="en-US"/>
        </w:rPr>
        <w:t>harvested tomatoes.</w:t>
      </w:r>
      <w:r w:rsidR="0009689D">
        <w:rPr>
          <w:sz w:val="24"/>
          <w:szCs w:val="24"/>
          <w:lang w:val="en-US"/>
        </w:rPr>
        <w:t xml:space="preserve"> </w:t>
      </w:r>
      <w:r w:rsidR="00AF7E94">
        <w:rPr>
          <w:sz w:val="24"/>
          <w:szCs w:val="24"/>
          <w:lang w:val="en-US"/>
        </w:rPr>
        <w:t>Therefore, t</w:t>
      </w:r>
      <w:r w:rsidR="0009689D">
        <w:rPr>
          <w:sz w:val="24"/>
          <w:szCs w:val="24"/>
          <w:lang w:val="en-US"/>
        </w:rPr>
        <w:t xml:space="preserve">his is </w:t>
      </w:r>
      <w:r w:rsidR="00D236D1">
        <w:rPr>
          <w:sz w:val="24"/>
          <w:szCs w:val="24"/>
          <w:lang w:val="en-US"/>
        </w:rPr>
        <w:t xml:space="preserve">the objective of our research. </w:t>
      </w:r>
    </w:p>
    <w:p w14:paraId="6EC8EBD5" w14:textId="3FB3E61B" w:rsidR="76EF4090" w:rsidRDefault="76EF4090" w:rsidP="76EF4090">
      <w:pPr>
        <w:spacing w:after="0" w:line="240" w:lineRule="auto"/>
        <w:jc w:val="both"/>
        <w:rPr>
          <w:sz w:val="24"/>
          <w:szCs w:val="24"/>
          <w:lang w:val="en-US"/>
        </w:rPr>
      </w:pPr>
    </w:p>
    <w:p w14:paraId="1775A294" w14:textId="77777777" w:rsidR="005E1E09" w:rsidRDefault="7F4471CC" w:rsidP="002B657D">
      <w:pPr>
        <w:pStyle w:val="ListParagraph"/>
        <w:spacing w:after="0" w:line="240" w:lineRule="auto"/>
        <w:ind w:left="0"/>
        <w:jc w:val="both"/>
        <w:rPr>
          <w:sz w:val="24"/>
          <w:szCs w:val="24"/>
          <w:lang w:val="en-US"/>
        </w:rPr>
      </w:pPr>
      <w:r w:rsidRPr="46194BDE">
        <w:rPr>
          <w:sz w:val="24"/>
          <w:szCs w:val="24"/>
          <w:lang w:val="en-US"/>
        </w:rPr>
        <w:t xml:space="preserve">The methodology used for </w:t>
      </w:r>
      <w:r w:rsidR="00C0107E">
        <w:rPr>
          <w:sz w:val="24"/>
          <w:szCs w:val="24"/>
          <w:lang w:val="en-US"/>
        </w:rPr>
        <w:t>our</w:t>
      </w:r>
      <w:r w:rsidRPr="46194BDE">
        <w:rPr>
          <w:sz w:val="24"/>
          <w:szCs w:val="24"/>
          <w:lang w:val="en-US"/>
        </w:rPr>
        <w:t xml:space="preserve"> </w:t>
      </w:r>
      <w:r w:rsidR="5C207BB9" w:rsidRPr="46194BDE">
        <w:rPr>
          <w:sz w:val="24"/>
          <w:szCs w:val="24"/>
          <w:lang w:val="en-US"/>
        </w:rPr>
        <w:t xml:space="preserve">aim </w:t>
      </w:r>
      <w:r w:rsidRPr="46194BDE">
        <w:rPr>
          <w:sz w:val="24"/>
          <w:szCs w:val="24"/>
          <w:lang w:val="en-US"/>
        </w:rPr>
        <w:t xml:space="preserve">included </w:t>
      </w:r>
      <w:r w:rsidR="64E81151" w:rsidRPr="46194BDE">
        <w:rPr>
          <w:sz w:val="24"/>
          <w:szCs w:val="24"/>
          <w:lang w:val="en-US"/>
        </w:rPr>
        <w:t xml:space="preserve">spectra extraction </w:t>
      </w:r>
      <w:r w:rsidR="4AC24305" w:rsidRPr="46194BDE">
        <w:rPr>
          <w:sz w:val="24"/>
          <w:szCs w:val="24"/>
          <w:lang w:val="en-US"/>
        </w:rPr>
        <w:t xml:space="preserve">from HSI images, </w:t>
      </w:r>
      <w:r w:rsidRPr="46194BDE">
        <w:rPr>
          <w:sz w:val="24"/>
          <w:szCs w:val="24"/>
          <w:lang w:val="en-US"/>
        </w:rPr>
        <w:t>and</w:t>
      </w:r>
      <w:r w:rsidR="61E43BC1" w:rsidRPr="46194BDE">
        <w:rPr>
          <w:sz w:val="24"/>
          <w:szCs w:val="24"/>
          <w:lang w:val="en-US"/>
        </w:rPr>
        <w:t xml:space="preserve"> </w:t>
      </w:r>
      <w:r w:rsidRPr="46194BDE">
        <w:rPr>
          <w:sz w:val="24"/>
          <w:szCs w:val="24"/>
          <w:lang w:val="en-US"/>
        </w:rPr>
        <w:t>mode</w:t>
      </w:r>
      <w:r w:rsidR="66119E4C" w:rsidRPr="46194BDE">
        <w:rPr>
          <w:sz w:val="24"/>
          <w:szCs w:val="24"/>
          <w:lang w:val="en-US"/>
        </w:rPr>
        <w:t>l calibration and validation</w:t>
      </w:r>
      <w:r w:rsidRPr="46194BDE">
        <w:rPr>
          <w:sz w:val="24"/>
          <w:szCs w:val="24"/>
          <w:lang w:val="en-US"/>
        </w:rPr>
        <w:t xml:space="preserve"> using Partial Least Squares Discriminant Analysis (PLSDA), focusing on the optimization of the model parameters.</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&lt;EndNote&gt;&lt;Cite&gt;&lt;Author&gt;Ståhle L&lt;/Author&gt;&lt;Year&gt;1987&lt;/Year&gt;&lt;RecNum&gt;48&lt;/RecNum&gt;&lt;DisplayText&gt;(20, 21)&lt;/DisplayText&gt;&lt;record&gt;&lt;rec-number&gt;48&lt;/rec-number&gt;&lt;foreign-keys&gt;&lt;key app="EN" db-id="ws9rdx2wn0xd03eresrvdse5d5dp5rap0a09" timestamp="1705400227"&gt;48&lt;/key&gt;&lt;/foreign-keys&gt;&lt;ref-type name="Journal Article"&gt;17&lt;/ref-type&gt;&lt;contributors&gt;&lt;authors&gt;&lt;author&gt;Ståhle L, Wold S. &lt;/author&gt;&lt;/authors&gt;&lt;/contributors&gt;&lt;titles&gt;&lt;title&gt;Partial least squares analysis with cross-validation for the two-class problem: A monte carlo study.&lt;/title&gt;&lt;secondary-title&gt;Journal of chemometrics&lt;/secondary-title&gt;&lt;/titles&gt;&lt;periodical&gt;&lt;full-title&gt;Journal of Chemometrics&lt;/full-title&gt;&lt;/periodical&gt;&lt;pages&gt;185-196&lt;/pages&gt;&lt;volume&gt;1&lt;/volume&gt;&lt;number&gt;3&lt;/number&gt;&lt;dates&gt;&lt;year&gt;1987&lt;/year&gt;&lt;/dates&gt;&lt;urls&gt;&lt;related-urls&gt;&lt;url&gt;https://analyticalsciencejournals.onlinelibrary.wiley.com/doi/10.1002/cem.1180010306&lt;/url&gt;&lt;/related-urls&gt;&lt;/urls&gt;&lt;electronic-resource-num&gt; 10.1002/cem.1180010306&lt;/electronic-resource-num&gt;&lt;/record&gt;&lt;/Cite&gt;&lt;Cite&gt;&lt;Author&gt;Barker M&lt;/Author&gt;&lt;Year&gt;2003&lt;/Year&gt;&lt;RecNum&gt;49&lt;/RecNum&gt;&lt;record&gt;&lt;rec-number&gt;49&lt;/rec-number&gt;&lt;foreign-keys&gt;&lt;key app="EN" db-id="ws9rdx2wn0xd03eresrvdse5d5dp5rap0a09" timestamp="1705400374"&gt;49&lt;/key&gt;&lt;/foreign-keys&gt;&lt;ref-type name="Journal Article"&gt;17&lt;/ref-type&gt;&lt;contributors&gt;&lt;authors&gt;&lt;author&gt;Barker M, Rayens W.&lt;/author&gt;&lt;/authors&gt;&lt;/contributors&gt;&lt;titles&gt;&lt;title&gt;Partial least squares for discrimination.&lt;/title&gt;&lt;secondary-title&gt;Journal of Chemometrics&lt;/secondary-title&gt;&lt;/titles&gt;&lt;periodical&gt;&lt;full-title&gt;Journal of Chemometrics&lt;/full-title&gt;&lt;/periodical&gt;&lt;pages&gt;166-173&lt;/pages&gt;&lt;volume&gt;17&lt;/volume&gt;&lt;number&gt;3&lt;/number&gt;&lt;dates&gt;&lt;year&gt;2003&lt;/year&gt;&lt;/dates&gt;&lt;urls&gt;&lt;related-urls&gt;&lt;url&gt;https://analyticalsciencejournals.onlinelibrary.wiley.com/doi/10.1002/cem.785&lt;/url&gt;&lt;/related-urls&gt;&lt;/urls&gt;&lt;electronic-resource-num&gt;10.1002/cem.785&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(20, 21)</w:t>
      </w:r>
      <w:r w:rsidR="00B629A4">
        <w:rPr>
          <w:color w:val="FF0000"/>
          <w:sz w:val="24"/>
          <w:szCs w:val="24"/>
          <w:vertAlign w:val="superscript"/>
          <w:lang w:val="en-US"/>
        </w:rPr>
        <w:fldChar w:fldCharType="end"/>
      </w:r>
    </w:p>
    <w:p w14:paraId="3D2DCCF6" w14:textId="77777777" w:rsidR="005E1E09" w:rsidRDefault="005E1E09" w:rsidP="002B657D">
      <w:pPr>
        <w:pStyle w:val="ListParagraph"/>
        <w:spacing w:after="0" w:line="240" w:lineRule="auto"/>
        <w:ind w:left="0"/>
        <w:jc w:val="both"/>
        <w:rPr>
          <w:sz w:val="24"/>
          <w:szCs w:val="24"/>
          <w:lang w:val="en-US"/>
        </w:rPr>
      </w:pPr>
    </w:p>
    <w:p w14:paraId="620CB344" w14:textId="283AC7C0" w:rsidR="002B657D" w:rsidRDefault="002B657D" w:rsidP="002B657D">
      <w:pPr>
        <w:pStyle w:val="ListParagraph"/>
        <w:spacing w:after="0" w:line="240" w:lineRule="auto"/>
        <w:ind w:left="0"/>
        <w:jc w:val="both"/>
        <w:rPr>
          <w:sz w:val="24"/>
          <w:szCs w:val="24"/>
          <w:lang w:val="en-US"/>
        </w:rPr>
      </w:pPr>
      <w:r>
        <w:rPr>
          <w:sz w:val="24"/>
          <w:szCs w:val="24"/>
          <w:lang w:val="en-US"/>
        </w:rPr>
        <w:t>2. Backgroun</w:t>
      </w:r>
      <w:r w:rsidR="005E1E09">
        <w:rPr>
          <w:sz w:val="24"/>
          <w:szCs w:val="24"/>
          <w:lang w:val="en-US"/>
        </w:rPr>
        <w:t>d</w:t>
      </w:r>
    </w:p>
    <w:p w14:paraId="0EA9C192" w14:textId="3A080DF8" w:rsidR="00EA30D9" w:rsidRDefault="00EA30D9" w:rsidP="002B657D">
      <w:pPr>
        <w:pStyle w:val="ListParagraph"/>
        <w:spacing w:after="0" w:line="240" w:lineRule="auto"/>
        <w:ind w:left="0"/>
        <w:jc w:val="both"/>
        <w:rPr>
          <w:ins w:id="8" w:author="Bertotto, Mercedes" w:date="2024-02-05T13:03:00Z"/>
          <w:sz w:val="24"/>
          <w:szCs w:val="24"/>
          <w:lang w:val="en-US"/>
        </w:rPr>
      </w:pPr>
      <w:r w:rsidRPr="00EA30D9">
        <w:rPr>
          <w:sz w:val="24"/>
          <w:szCs w:val="24"/>
          <w:lang w:val="en-US"/>
        </w:rPr>
        <w:t>2.1. Feature selection</w:t>
      </w:r>
    </w:p>
    <w:p w14:paraId="5EE7F8CB" w14:textId="77777777" w:rsidR="002B657D" w:rsidRPr="00EA30D9" w:rsidRDefault="002B657D" w:rsidP="002B657D">
      <w:pPr>
        <w:pStyle w:val="ListParagraph"/>
        <w:spacing w:after="0" w:line="240" w:lineRule="auto"/>
        <w:ind w:left="0"/>
        <w:jc w:val="both"/>
        <w:rPr>
          <w:sz w:val="24"/>
          <w:szCs w:val="24"/>
          <w:lang w:val="en-US"/>
        </w:rPr>
      </w:pPr>
    </w:p>
    <w:p w14:paraId="2173C1ED" w14:textId="36A67F9B" w:rsidR="00EA30D9" w:rsidRPr="00EA30D9" w:rsidRDefault="00EA30D9" w:rsidP="002B657D">
      <w:pPr>
        <w:pStyle w:val="ListParagraph"/>
        <w:spacing w:after="0" w:line="240" w:lineRule="auto"/>
        <w:ind w:left="0"/>
        <w:jc w:val="both"/>
        <w:rPr>
          <w:sz w:val="24"/>
          <w:szCs w:val="24"/>
          <w:lang w:val="en-US"/>
        </w:rPr>
      </w:pPr>
      <w:r w:rsidRPr="00EA30D9">
        <w:rPr>
          <w:sz w:val="24"/>
          <w:szCs w:val="24"/>
          <w:lang w:val="en-US"/>
        </w:rPr>
        <w:t>In constructing chemometric models, it is recommended  to carefully select variables</w:t>
      </w:r>
      <w:r>
        <w:rPr>
          <w:sz w:val="24"/>
          <w:szCs w:val="24"/>
          <w:lang w:val="en-US"/>
        </w:rPr>
        <w:t xml:space="preserve"> </w:t>
      </w:r>
      <w:r w:rsidRPr="00EA30D9">
        <w:rPr>
          <w:sz w:val="24"/>
          <w:szCs w:val="24"/>
          <w:lang w:val="en-US"/>
        </w:rPr>
        <w:t>which refers to wavelengths or wavenumbers in spectroscopy)</w:t>
      </w:r>
      <w:r>
        <w:rPr>
          <w:sz w:val="24"/>
          <w:szCs w:val="24"/>
          <w:lang w:val="en-US"/>
        </w:rPr>
        <w:t>.</w:t>
      </w:r>
      <w:r>
        <w:rPr>
          <w:sz w:val="24"/>
          <w:szCs w:val="24"/>
          <w:lang w:val="en-US"/>
        </w:rPr>
        <w:fldChar w:fldCharType="begin"/>
      </w:r>
      <w:r>
        <w:rPr>
          <w:sz w:val="24"/>
          <w:szCs w:val="24"/>
          <w:lang w:val="en-US"/>
        </w:rPr>
        <w:instrText xml:space="preserve"> ADDIN EN.CITE &lt;EndNote&gt;&lt;Cite&gt;&lt;Author&gt;Michael D. Sorochan Armstrong&lt;/Author&gt;&lt;Year&gt;2022&lt;/Year&gt;&lt;RecNum&gt;10&lt;/RecNum&gt;&lt;DisplayText&gt;(22)&lt;/DisplayText&gt;&lt;record&gt;&lt;rec-number&gt;10&lt;/rec-number&gt;&lt;foreign-keys&gt;&lt;key app="EN" db-id="dx0p9ptt65vts7exx01xxxtuwxzt90v2rtxe" timestamp="1695729002"&gt;10&lt;/key&gt;&lt;/foreign-keys&gt;&lt;ref-type name="Journal Article"&gt;17&lt;/ref-type&gt;&lt;contributors&gt;&lt;authors&gt;&lt;author&gt;Michael D. Sorochan Armstrong, Paulina de la Mata, J. Harynuk*&lt;/author&gt;&lt;/authors&gt;&lt;/contributors&gt;&lt;titles&gt;&lt;title&gt;Review of Variable Selection Methods for Discriminant-Type Problems in Chemometrics&lt;/title&gt;&lt;secondary-title&gt;Frontiers&lt;/secondary-title&gt;&lt;/titles&gt;&lt;dates&gt;&lt;year&gt;2022&lt;/year&gt;&lt;/dates&gt;&lt;urls&gt;&lt;/urls&gt;&lt;electronic-resource-num&gt; https://doi.org/10.3389/frans.2022.867938&lt;/electronic-resource-num&gt;&lt;/record&gt;&lt;/Cite&gt;&lt;/EndNote&gt;</w:instrText>
      </w:r>
      <w:r>
        <w:rPr>
          <w:sz w:val="24"/>
          <w:szCs w:val="24"/>
          <w:lang w:val="en-US"/>
        </w:rPr>
        <w:fldChar w:fldCharType="separate"/>
      </w:r>
      <w:r w:rsidRPr="004E300C">
        <w:rPr>
          <w:noProof/>
          <w:sz w:val="24"/>
          <w:szCs w:val="24"/>
          <w:vertAlign w:val="superscript"/>
          <w:lang w:val="en-US"/>
        </w:rPr>
        <w:t>(22)</w:t>
      </w:r>
      <w:r>
        <w:rPr>
          <w:sz w:val="24"/>
          <w:szCs w:val="24"/>
          <w:lang w:val="en-US"/>
        </w:rPr>
        <w:fldChar w:fldCharType="end"/>
      </w:r>
      <w:r w:rsidRPr="00EA30D9">
        <w:rPr>
          <w:sz w:val="24"/>
          <w:szCs w:val="24"/>
          <w:lang w:val="en-US"/>
        </w:rPr>
        <w:t xml:space="preserve"> It is preferable to identify and incorporate variables that significantly contribute to the studied phenomenon rather than include hundreds or thousands of variables blindly. While certain methods, like Partial Least Squares (PLS), can tolerate variable redundancy, understanding the importance of individual variables improves overall model effectiveness as well as model interpretability.</w:t>
      </w:r>
      <w:r w:rsidR="00F62DE5" w:rsidRPr="004E300C">
        <w:rPr>
          <w:sz w:val="24"/>
          <w:szCs w:val="24"/>
          <w:vertAlign w:val="superscript"/>
          <w:lang w:val="en-US"/>
        </w:rPr>
        <w:fldChar w:fldCharType="begin"/>
      </w:r>
      <w:r w:rsidR="00F62DE5" w:rsidRPr="00492722">
        <w:rPr>
          <w:sz w:val="24"/>
          <w:szCs w:val="24"/>
          <w:vertAlign w:val="superscript"/>
          <w:lang w:val="en-US"/>
          <w:rPrChange w:id="9" w:author="Bertotto, Mercedes" w:date="2024-02-05T13:10:00Z">
            <w:rPr>
              <w:sz w:val="24"/>
              <w:szCs w:val="24"/>
              <w:lang w:val="en-US"/>
            </w:rPr>
          </w:rPrChange>
        </w:rPr>
        <w:instrText xml:space="preserve"> ADDIN EN.CITE &lt;EndNote&gt;&lt;Cite&gt;&lt;RecNum&gt;1&lt;/RecNum&gt;&lt;DisplayText&gt;(23)&lt;/DisplayText&gt;&lt;record&gt;&lt;rec-number&gt;1&lt;/rec-number&gt;&lt;foreign-keys&gt;&lt;key app="EN" db-id="dx0p9ptt65vts7exx01xxxtuwxzt90v2rtxe" timestamp="1694683691"&gt;1&lt;/key&gt;&lt;/foreign-keys&gt;&lt;ref-type name="Journal Article"&gt;17&lt;/ref-type&gt;&lt;contributors&gt;&lt;/contributors&gt;&lt;titles&gt;&lt;title&gt;Chapter 2. Tomato.&lt;/title&gt;&lt;/titles&gt;&lt;dates&gt;&lt;/dates&gt;&lt;urls&gt;&lt;/urls&gt;&lt;electronic-resource-num&gt;https://www.oecd-ilibrary.org/docserver/9789264279728-6-en.pdf?expires=1694684540&amp;amp;id=id&amp;amp;accname=oid006406&amp;amp;checksum=62D03306F89450B59CFEE6DA4F9811F5&lt;/electronic-resource-num&gt;&lt;/record&gt;&lt;/Cite&gt;&lt;/EndNote&gt;</w:instrText>
      </w:r>
      <w:r w:rsidR="00F62DE5" w:rsidRPr="004E300C">
        <w:rPr>
          <w:sz w:val="24"/>
          <w:szCs w:val="24"/>
          <w:vertAlign w:val="superscript"/>
          <w:lang w:val="en-US"/>
        </w:rPr>
        <w:fldChar w:fldCharType="separate"/>
      </w:r>
      <w:r w:rsidR="00F62DE5" w:rsidRPr="004E300C">
        <w:rPr>
          <w:noProof/>
          <w:sz w:val="24"/>
          <w:szCs w:val="24"/>
          <w:vertAlign w:val="superscript"/>
          <w:lang w:val="en-US"/>
        </w:rPr>
        <w:t>(23)</w:t>
      </w:r>
      <w:r w:rsidR="00F62DE5" w:rsidRPr="004E300C">
        <w:rPr>
          <w:sz w:val="24"/>
          <w:szCs w:val="24"/>
          <w:vertAlign w:val="superscript"/>
          <w:lang w:val="en-US"/>
        </w:rPr>
        <w:fldChar w:fldCharType="end"/>
      </w:r>
    </w:p>
    <w:p w14:paraId="4C2FA36A" w14:textId="70E36A4D" w:rsidR="007B527F" w:rsidRDefault="00EA30D9" w:rsidP="00EA30D9">
      <w:pPr>
        <w:pStyle w:val="ListParagraph"/>
        <w:spacing w:after="0" w:line="240" w:lineRule="auto"/>
        <w:ind w:left="0"/>
        <w:jc w:val="both"/>
        <w:rPr>
          <w:sz w:val="24"/>
          <w:szCs w:val="24"/>
          <w:lang w:val="en-US"/>
        </w:rPr>
      </w:pPr>
      <w:r w:rsidRPr="00EA30D9">
        <w:rPr>
          <w:sz w:val="24"/>
          <w:szCs w:val="24"/>
          <w:lang w:val="en-US"/>
        </w:rPr>
        <w:t>Furthermore, if a model is built for routine use, it is generally optimal to measure only some variables in the unknown, new samples.</w:t>
      </w:r>
    </w:p>
    <w:p w14:paraId="51A39557" w14:textId="77777777" w:rsidR="007B527F" w:rsidRDefault="007B527F" w:rsidP="13A251B7">
      <w:pPr>
        <w:pStyle w:val="ListParagraph"/>
        <w:spacing w:after="0" w:line="240" w:lineRule="auto"/>
        <w:ind w:left="0"/>
        <w:jc w:val="both"/>
        <w:rPr>
          <w:sz w:val="24"/>
          <w:szCs w:val="24"/>
          <w:lang w:val="en-US"/>
        </w:rPr>
      </w:pPr>
    </w:p>
    <w:p w14:paraId="4DD42782" w14:textId="31F81A35" w:rsidR="000C7E8A" w:rsidRDefault="00EA30D9" w:rsidP="000A70C2">
      <w:pPr>
        <w:pStyle w:val="ListParagraph"/>
        <w:spacing w:after="0" w:line="240" w:lineRule="auto"/>
        <w:ind w:left="0"/>
        <w:jc w:val="both"/>
        <w:rPr>
          <w:ins w:id="10" w:author="Bertotto, Mercedes" w:date="2024-02-05T10:39:00Z"/>
          <w:sz w:val="24"/>
          <w:szCs w:val="24"/>
          <w:lang w:val="en-US"/>
        </w:rPr>
      </w:pPr>
      <w:r w:rsidRPr="00EA30D9">
        <w:rPr>
          <w:sz w:val="24"/>
          <w:szCs w:val="24"/>
          <w:lang w:val="en-US"/>
        </w:rPr>
        <w:t xml:space="preserve">When it comes to NIR spectroscopy, there are two main challenges: 1) It is important to limit the outcome space, since this is directly proportional to the number of variables in a dataset </w:t>
      </w:r>
      <w:r w:rsidRPr="004E300C">
        <w:rPr>
          <w:sz w:val="24"/>
          <w:szCs w:val="24"/>
          <w:vertAlign w:val="superscript"/>
          <w:lang w:val="en-US"/>
        </w:rPr>
        <w:fldChar w:fldCharType="begin"/>
      </w:r>
      <w:r w:rsidR="003831CF" w:rsidRPr="00492722">
        <w:rPr>
          <w:sz w:val="24"/>
          <w:szCs w:val="24"/>
          <w:vertAlign w:val="superscript"/>
          <w:lang w:val="en-US"/>
          <w:rPrChange w:id="11" w:author="Bertotto, Mercedes" w:date="2024-02-05T13:10:00Z">
            <w:rPr>
              <w:sz w:val="24"/>
              <w:szCs w:val="24"/>
              <w:lang w:val="en-US"/>
            </w:rPr>
          </w:rPrChange>
        </w:rPr>
        <w:instrText xml:space="preserve"> ADDIN EN.CITE &lt;EndNote&gt;&lt;Cite&gt;&lt;Author&gt;J.M. Roger&lt;/Author&gt;&lt;Year&gt;2011&lt;/Year&gt;&lt;RecNum&gt;12&lt;/RecNum&gt;&lt;DisplayText&gt;(24)&lt;/DisplayText&gt;&lt;record&gt;&lt;rec-number&gt;12&lt;/rec-number&gt;&lt;foreign-keys&gt;&lt;key app="EN" db-id="ws9rdx2wn0xd03eresrvdse5d5dp5rap0a09" timestamp="1695729704"&gt;12&lt;/key&gt;&lt;/foreign-keys&gt;&lt;ref-type name="Journal Article"&gt;17&lt;/ref-type&gt;&lt;contributors&gt;&lt;authors&gt;&lt;author&gt;J.M. Roger, B. Palagos, D. Bertrand, E. Fernandez-Ahumada&lt;/author&gt;&lt;/authors&gt;&lt;/contributors&gt;&lt;titles&gt;&lt;title&gt;CovSel: Variable selection for highly multivariate and multi-response calibration. Application to IR spectroscopy.&lt;/title&gt;&lt;secondary-title&gt;Chemometrics and Intelligent Laboratory Systems&lt;/secondary-title&gt;&lt;/titles&gt;&lt;periodical&gt;&lt;full-title&gt;Chemometrics and Intelligent Laboratory Systems&lt;/full-title&gt;&lt;/periodical&gt;&lt;volume&gt;106&lt;/volume&gt;&lt;number&gt;2&lt;/number&gt;&lt;dates&gt;&lt;year&gt;2011&lt;/year&gt;&lt;/dates&gt;&lt;urls&gt;&lt;/urls&gt;&lt;electronic-resource-num&gt;ff10.1016/j.chemolab.2010.10.003f&lt;/electronic-resource-num&gt;&lt;/record&gt;&lt;/Cite&gt;&lt;/EndNote&gt;</w:instrText>
      </w:r>
      <w:r w:rsidRPr="004E300C">
        <w:rPr>
          <w:sz w:val="24"/>
          <w:szCs w:val="24"/>
          <w:vertAlign w:val="superscript"/>
          <w:lang w:val="en-US"/>
        </w:rPr>
        <w:fldChar w:fldCharType="separate"/>
      </w:r>
      <w:r w:rsidR="00F62DE5" w:rsidRPr="004E300C">
        <w:rPr>
          <w:noProof/>
          <w:sz w:val="24"/>
          <w:szCs w:val="24"/>
          <w:vertAlign w:val="superscript"/>
          <w:lang w:val="en-US"/>
        </w:rPr>
        <w:t>(24)</w:t>
      </w:r>
      <w:r w:rsidRPr="004E300C">
        <w:rPr>
          <w:sz w:val="24"/>
          <w:szCs w:val="24"/>
          <w:vertAlign w:val="superscript"/>
          <w:lang w:val="en-US"/>
        </w:rPr>
        <w:fldChar w:fldCharType="end"/>
      </w:r>
      <w:r w:rsidRPr="00EA30D9">
        <w:rPr>
          <w:sz w:val="24"/>
          <w:szCs w:val="24"/>
          <w:lang w:val="en-US"/>
        </w:rPr>
        <w:t xml:space="preserve"> and 2) If variables are strongly correlated, the model carries a risk of overfitting. The use of a simple model, which has fewer</w:t>
      </w:r>
      <w:r w:rsidR="00DA0E89">
        <w:rPr>
          <w:sz w:val="24"/>
          <w:szCs w:val="24"/>
          <w:lang w:val="en-US"/>
        </w:rPr>
        <w:t xml:space="preserve"> </w:t>
      </w:r>
      <w:r w:rsidR="00B45C6F">
        <w:rPr>
          <w:sz w:val="24"/>
          <w:szCs w:val="24"/>
          <w:lang w:val="en-US"/>
        </w:rPr>
        <w:t>but complementary variables</w:t>
      </w:r>
      <w:ins w:id="12" w:author="Bertotto, Mercedes" w:date="2024-02-05T13:02:00Z">
        <w:r w:rsidR="002B657D">
          <w:rPr>
            <w:sz w:val="24"/>
            <w:szCs w:val="24"/>
            <w:lang w:val="en-US"/>
          </w:rPr>
          <w:t>,</w:t>
        </w:r>
      </w:ins>
      <w:r w:rsidR="00B45C6F">
        <w:rPr>
          <w:sz w:val="24"/>
          <w:szCs w:val="24"/>
          <w:lang w:val="en-US"/>
        </w:rPr>
        <w:t xml:space="preserve">  </w:t>
      </w:r>
      <w:r w:rsidRPr="00EA30D9">
        <w:rPr>
          <w:sz w:val="24"/>
          <w:szCs w:val="24"/>
          <w:lang w:val="en-US"/>
        </w:rPr>
        <w:t>has a better chance of being generalized to a new sample than a model that has hundreds of highly correlated variables.</w:t>
      </w:r>
    </w:p>
    <w:p w14:paraId="0468EDB9" w14:textId="77777777" w:rsidR="000A70C2" w:rsidRDefault="000A70C2" w:rsidP="000A70C2">
      <w:pPr>
        <w:pStyle w:val="ListParagraph"/>
        <w:spacing w:after="0" w:line="240" w:lineRule="auto"/>
        <w:ind w:left="0"/>
        <w:jc w:val="both"/>
        <w:rPr>
          <w:sz w:val="24"/>
          <w:szCs w:val="24"/>
          <w:lang w:val="en-US"/>
        </w:rPr>
      </w:pPr>
    </w:p>
    <w:p w14:paraId="1639FE39" w14:textId="4FBFF68E" w:rsidR="00EA30D9" w:rsidRDefault="00EA30D9" w:rsidP="00DA0E89">
      <w:pPr>
        <w:pStyle w:val="ListParagraph"/>
        <w:spacing w:after="0" w:line="240" w:lineRule="auto"/>
        <w:ind w:left="0"/>
        <w:jc w:val="both"/>
        <w:rPr>
          <w:ins w:id="13" w:author="Bertotto, Mercedes" w:date="2024-02-05T13:09:00Z"/>
          <w:sz w:val="24"/>
          <w:szCs w:val="24"/>
          <w:lang w:val="en-US"/>
        </w:rPr>
      </w:pPr>
      <w:r w:rsidRPr="00EA30D9">
        <w:rPr>
          <w:sz w:val="24"/>
          <w:szCs w:val="24"/>
          <w:lang w:val="en-US"/>
        </w:rPr>
        <w:t>It is also important to note that some variables   are important in combination with others. A variable could have average individual interest but, together with other variables, can gather important information related to a given problem.</w:t>
      </w:r>
    </w:p>
    <w:p w14:paraId="383CB42E" w14:textId="77777777" w:rsidR="00492722" w:rsidRPr="00EA30D9" w:rsidRDefault="00492722" w:rsidP="00DA0E89">
      <w:pPr>
        <w:pStyle w:val="ListParagraph"/>
        <w:spacing w:after="0" w:line="240" w:lineRule="auto"/>
        <w:ind w:left="0"/>
        <w:jc w:val="both"/>
        <w:rPr>
          <w:sz w:val="24"/>
          <w:szCs w:val="24"/>
          <w:lang w:val="en-US"/>
        </w:rPr>
      </w:pPr>
    </w:p>
    <w:p w14:paraId="5413093F" w14:textId="77777777" w:rsidR="00E818FC" w:rsidRDefault="00EA30D9" w:rsidP="000A70C2">
      <w:pPr>
        <w:pStyle w:val="ListParagraph"/>
        <w:spacing w:after="0" w:line="240" w:lineRule="auto"/>
        <w:ind w:left="0"/>
        <w:jc w:val="both"/>
        <w:rPr>
          <w:ins w:id="14" w:author="Bertotto, Mercedes" w:date="2024-02-05T10:38:00Z"/>
          <w:sz w:val="24"/>
          <w:szCs w:val="24"/>
          <w:lang w:val="en-US"/>
        </w:rPr>
      </w:pPr>
      <w:r w:rsidRPr="00EA30D9">
        <w:rPr>
          <w:sz w:val="24"/>
          <w:szCs w:val="24"/>
          <w:lang w:val="en-US"/>
        </w:rPr>
        <w:t>The feature selection methods   can be classified as Filters , Embedded and Wrapper, according to the interconnection with the problem to be solved</w:t>
      </w:r>
      <w:r>
        <w:rPr>
          <w:sz w:val="24"/>
          <w:szCs w:val="24"/>
          <w:lang w:val="en-US"/>
        </w:rPr>
        <w:t>.</w:t>
      </w:r>
      <w:r w:rsidRPr="00EA30D9">
        <w:rPr>
          <w:sz w:val="24"/>
          <w:szCs w:val="24"/>
          <w:lang w:val="en-US"/>
        </w:rPr>
        <w:t xml:space="preserve"> </w:t>
      </w:r>
    </w:p>
    <w:p w14:paraId="2F5EBE25" w14:textId="6D9A509A" w:rsidR="000C7E8A" w:rsidRPr="00492722" w:rsidRDefault="00EA30D9" w:rsidP="000A70C2">
      <w:pPr>
        <w:pStyle w:val="ListParagraph"/>
        <w:spacing w:after="0" w:line="240" w:lineRule="auto"/>
        <w:ind w:left="0"/>
        <w:jc w:val="both"/>
        <w:rPr>
          <w:ins w:id="15" w:author="Bertotto, Mercedes" w:date="2024-02-05T10:39:00Z"/>
          <w:sz w:val="24"/>
          <w:szCs w:val="24"/>
          <w:vertAlign w:val="superscript"/>
          <w:lang w:val="en-US"/>
          <w:rPrChange w:id="16" w:author="Bertotto, Mercedes" w:date="2024-02-05T13:10:00Z">
            <w:rPr>
              <w:ins w:id="17" w:author="Bertotto, Mercedes" w:date="2024-02-05T10:39:00Z"/>
              <w:sz w:val="24"/>
              <w:szCs w:val="24"/>
              <w:lang w:val="en-US"/>
            </w:rPr>
          </w:rPrChange>
        </w:rPr>
      </w:pPr>
      <w:r w:rsidRPr="00492722">
        <w:rPr>
          <w:sz w:val="24"/>
          <w:szCs w:val="24"/>
          <w:vertAlign w:val="superscript"/>
          <w:lang w:val="en-US"/>
          <w:rPrChange w:id="18" w:author="Bertotto, Mercedes" w:date="2024-02-05T13:10:00Z">
            <w:rPr>
              <w:sz w:val="24"/>
              <w:szCs w:val="24"/>
              <w:lang w:val="en-US"/>
            </w:rPr>
          </w:rPrChange>
        </w:rPr>
        <w:fldChar w:fldCharType="begin"/>
      </w:r>
      <w:r w:rsidRPr="00492722">
        <w:rPr>
          <w:sz w:val="24"/>
          <w:szCs w:val="24"/>
          <w:vertAlign w:val="superscript"/>
          <w:lang w:val="en-US"/>
          <w:rPrChange w:id="19" w:author="Bertotto, Mercedes" w:date="2024-02-05T13:10:00Z">
            <w:rPr>
              <w:sz w:val="24"/>
              <w:szCs w:val="24"/>
              <w:lang w:val="en-US"/>
            </w:rPr>
          </w:rPrChange>
        </w:rPr>
        <w:instrText xml:space="preserve"> ADDIN EN.CITE &lt;EndNote&gt;&lt;Cite&gt;&lt;Author&gt;Michael D. Sorochan Armstrong&lt;/Author&gt;&lt;Year&gt;2022&lt;/Year&gt;&lt;RecNum&gt;10&lt;/RecNum&gt;&lt;DisplayText&gt;(22)&lt;/DisplayText&gt;&lt;record&gt;&lt;rec-number&gt;10&lt;/rec-number&gt;&lt;foreign-keys&gt;&lt;key app="EN" db-id="dx0p9ptt65vts7exx01xxxtuwxzt90v2rtxe" timestamp="1695729002"&gt;10&lt;/key&gt;&lt;/foreign-keys&gt;&lt;ref-type name="Journal Article"&gt;17&lt;/ref-type&gt;&lt;contributors&gt;&lt;authors&gt;&lt;author&gt;Michael D. Sorochan Armstrong, Paulina de la Mata, J. Harynuk*&lt;/author&gt;&lt;/authors&gt;&lt;/contributors&gt;&lt;titles&gt;&lt;title&gt;Review of Variable Selection Methods for Discriminant-Type Problems in Chemometrics&lt;/title&gt;&lt;secondary-title&gt;Frontiers&lt;/secondary-title&gt;&lt;/titles&gt;&lt;dates&gt;&lt;year&gt;2022&lt;/year&gt;&lt;/dates&gt;&lt;urls&gt;&lt;/urls&gt;&lt;electronic-resource-num&gt; https://doi.org/10.3389/frans.2022.867938&lt;/electronic-resource-num&gt;&lt;/record&gt;&lt;/Cite&gt;&lt;/EndNote&gt;</w:instrText>
      </w:r>
      <w:r w:rsidRPr="00492722">
        <w:rPr>
          <w:sz w:val="24"/>
          <w:szCs w:val="24"/>
          <w:vertAlign w:val="superscript"/>
          <w:lang w:val="en-US"/>
          <w:rPrChange w:id="20" w:author="Bertotto, Mercedes" w:date="2024-02-05T13:10:00Z">
            <w:rPr>
              <w:sz w:val="24"/>
              <w:szCs w:val="24"/>
              <w:lang w:val="en-US"/>
            </w:rPr>
          </w:rPrChange>
        </w:rPr>
        <w:fldChar w:fldCharType="separate"/>
      </w:r>
      <w:r w:rsidRPr="00492722">
        <w:rPr>
          <w:noProof/>
          <w:sz w:val="24"/>
          <w:szCs w:val="24"/>
          <w:vertAlign w:val="superscript"/>
          <w:lang w:val="en-US"/>
          <w:rPrChange w:id="21" w:author="Bertotto, Mercedes" w:date="2024-02-05T13:10:00Z">
            <w:rPr>
              <w:noProof/>
              <w:sz w:val="24"/>
              <w:szCs w:val="24"/>
              <w:lang w:val="en-US"/>
            </w:rPr>
          </w:rPrChange>
        </w:rPr>
        <w:t>(22)</w:t>
      </w:r>
      <w:r w:rsidRPr="00492722">
        <w:rPr>
          <w:sz w:val="24"/>
          <w:szCs w:val="24"/>
          <w:vertAlign w:val="superscript"/>
          <w:lang w:val="en-US"/>
          <w:rPrChange w:id="22" w:author="Bertotto, Mercedes" w:date="2024-02-05T13:10:00Z">
            <w:rPr>
              <w:sz w:val="24"/>
              <w:szCs w:val="24"/>
              <w:lang w:val="en-US"/>
            </w:rPr>
          </w:rPrChange>
        </w:rPr>
        <w:fldChar w:fldCharType="end"/>
      </w:r>
    </w:p>
    <w:p w14:paraId="7BCB605A" w14:textId="77777777" w:rsidR="000A70C2" w:rsidRDefault="000A70C2" w:rsidP="000A70C2">
      <w:pPr>
        <w:pStyle w:val="ListParagraph"/>
        <w:spacing w:after="0" w:line="240" w:lineRule="auto"/>
        <w:ind w:left="0"/>
        <w:jc w:val="both"/>
        <w:rPr>
          <w:sz w:val="24"/>
          <w:szCs w:val="24"/>
          <w:lang w:val="en-US"/>
        </w:rPr>
      </w:pPr>
    </w:p>
    <w:p w14:paraId="1BEE8F9E" w14:textId="2B5FD1BC" w:rsidR="00E818FC" w:rsidRDefault="00E818FC" w:rsidP="000A70C2">
      <w:pPr>
        <w:pStyle w:val="ListParagraph"/>
        <w:spacing w:after="0" w:line="240" w:lineRule="auto"/>
        <w:ind w:left="0"/>
        <w:jc w:val="both"/>
        <w:rPr>
          <w:sz w:val="24"/>
          <w:szCs w:val="24"/>
          <w:lang w:val="en-US"/>
        </w:rPr>
      </w:pPr>
      <w:r w:rsidRPr="4DBC728B">
        <w:rPr>
          <w:sz w:val="24"/>
          <w:szCs w:val="24"/>
          <w:lang w:val="en-US"/>
        </w:rPr>
        <w:t>Filter methods are used optionally, before wrapper and embedded methods. The user provides a threshold of feature importance, above which variables are retained in the model. These methods are univariate, and do not directly depend on the performance of the final models.</w:t>
      </w:r>
      <w:r w:rsidRPr="00254E00">
        <w:rPr>
          <w:sz w:val="24"/>
          <w:szCs w:val="24"/>
          <w:lang w:val="en-US"/>
        </w:rPr>
        <w:t xml:space="preserve"> </w:t>
      </w:r>
      <w:r w:rsidRPr="00492722">
        <w:rPr>
          <w:sz w:val="24"/>
          <w:szCs w:val="24"/>
          <w:vertAlign w:val="superscript"/>
          <w:lang w:val="en-US"/>
          <w:rPrChange w:id="23" w:author="Bertotto, Mercedes" w:date="2024-02-05T13:10:00Z">
            <w:rPr>
              <w:sz w:val="24"/>
              <w:szCs w:val="24"/>
              <w:lang w:val="en-US"/>
            </w:rPr>
          </w:rPrChange>
        </w:rPr>
        <w:fldChar w:fldCharType="begin"/>
      </w:r>
      <w:r w:rsidRPr="00492722">
        <w:rPr>
          <w:sz w:val="24"/>
          <w:szCs w:val="24"/>
          <w:vertAlign w:val="superscript"/>
          <w:lang w:val="en-US"/>
          <w:rPrChange w:id="24" w:author="Bertotto, Mercedes" w:date="2024-02-05T13:10:00Z">
            <w:rPr>
              <w:sz w:val="24"/>
              <w:szCs w:val="24"/>
              <w:lang w:val="en-US"/>
            </w:rPr>
          </w:rPrChange>
        </w:rPr>
        <w:instrText xml:space="preserve"> ADDIN EN.CITE &lt;EndNote&gt;&lt;Cite&gt;&lt;Author&gt;Michael D. Sorochan Armstrong&lt;/Author&gt;&lt;Year&gt;2022&lt;/Year&gt;&lt;RecNum&gt;10&lt;/RecNum&gt;&lt;DisplayText&gt;(22)&lt;/DisplayText&gt;&lt;record&gt;&lt;rec-number&gt;10&lt;/rec-number&gt;&lt;foreign-keys&gt;&lt;key app="EN" db-id="dx0p9ptt65vts7exx01xxxtuwxzt90v2rtxe" timestamp="1695729002"&gt;10&lt;/key&gt;&lt;/foreign-keys&gt;&lt;ref-type name="Journal Article"&gt;17&lt;/ref-type&gt;&lt;contributors&gt;&lt;authors&gt;&lt;author&gt;Michael D. Sorochan Armstrong, Paulina de la Mata, J. Harynuk*&lt;/author&gt;&lt;/authors&gt;&lt;/contributors&gt;&lt;titles&gt;&lt;title&gt;Review of Variable Selection Methods for Discriminant-Type Problems in Chemometrics&lt;/title&gt;&lt;secondary-title&gt;Frontiers&lt;/secondary-title&gt;&lt;/titles&gt;&lt;dates&gt;&lt;year&gt;2022&lt;/year&gt;&lt;/dates&gt;&lt;urls&gt;&lt;/urls&gt;&lt;electronic-resource-num&gt; https://doi.org/10.3389/frans.2022.867938&lt;/electronic-resource-num&gt;&lt;/record&gt;&lt;/Cite&gt;&lt;/EndNote&gt;</w:instrText>
      </w:r>
      <w:r w:rsidRPr="00492722">
        <w:rPr>
          <w:sz w:val="24"/>
          <w:szCs w:val="24"/>
          <w:vertAlign w:val="superscript"/>
          <w:lang w:val="en-US"/>
          <w:rPrChange w:id="25" w:author="Bertotto, Mercedes" w:date="2024-02-05T13:10:00Z">
            <w:rPr>
              <w:sz w:val="24"/>
              <w:szCs w:val="24"/>
              <w:lang w:val="en-US"/>
            </w:rPr>
          </w:rPrChange>
        </w:rPr>
        <w:fldChar w:fldCharType="separate"/>
      </w:r>
      <w:r w:rsidRPr="00492722">
        <w:rPr>
          <w:noProof/>
          <w:sz w:val="24"/>
          <w:szCs w:val="24"/>
          <w:vertAlign w:val="superscript"/>
          <w:lang w:val="en-US"/>
          <w:rPrChange w:id="26" w:author="Bertotto, Mercedes" w:date="2024-02-05T13:10:00Z">
            <w:rPr>
              <w:noProof/>
              <w:sz w:val="24"/>
              <w:szCs w:val="24"/>
              <w:lang w:val="en-US"/>
            </w:rPr>
          </w:rPrChange>
        </w:rPr>
        <w:t>(22)</w:t>
      </w:r>
      <w:r w:rsidRPr="00492722">
        <w:rPr>
          <w:sz w:val="24"/>
          <w:szCs w:val="24"/>
          <w:vertAlign w:val="superscript"/>
          <w:lang w:val="en-US"/>
          <w:rPrChange w:id="27" w:author="Bertotto, Mercedes" w:date="2024-02-05T13:10:00Z">
            <w:rPr>
              <w:sz w:val="24"/>
              <w:szCs w:val="24"/>
              <w:lang w:val="en-US"/>
            </w:rPr>
          </w:rPrChange>
        </w:rPr>
        <w:fldChar w:fldCharType="end"/>
      </w:r>
      <w:r w:rsidRPr="4DBC728B">
        <w:rPr>
          <w:sz w:val="24"/>
          <w:szCs w:val="24"/>
          <w:lang w:val="en-US"/>
        </w:rPr>
        <w:t xml:space="preserve"> </w:t>
      </w:r>
    </w:p>
    <w:p w14:paraId="268A7120" w14:textId="77777777" w:rsidR="00D76692" w:rsidRDefault="00D76692" w:rsidP="000A70C2">
      <w:pPr>
        <w:pStyle w:val="ListParagraph"/>
        <w:spacing w:after="0" w:line="240" w:lineRule="auto"/>
        <w:ind w:left="0"/>
        <w:jc w:val="both"/>
        <w:rPr>
          <w:sz w:val="24"/>
          <w:szCs w:val="24"/>
          <w:lang w:val="en-US"/>
        </w:rPr>
      </w:pPr>
    </w:p>
    <w:p w14:paraId="70D2058E" w14:textId="77777777" w:rsidR="00D76692" w:rsidRDefault="00D76692" w:rsidP="00701093">
      <w:pPr>
        <w:pStyle w:val="ListParagraph"/>
        <w:spacing w:after="0" w:line="240" w:lineRule="auto"/>
        <w:ind w:left="0"/>
        <w:jc w:val="both"/>
        <w:rPr>
          <w:sz w:val="24"/>
          <w:szCs w:val="24"/>
          <w:lang w:val="en-US"/>
        </w:rPr>
      </w:pPr>
    </w:p>
    <w:p w14:paraId="21A724C2" w14:textId="6DF465C8" w:rsidR="00D76692" w:rsidRDefault="00D76692" w:rsidP="00701093">
      <w:pPr>
        <w:pStyle w:val="ListParagraph"/>
        <w:spacing w:after="0" w:line="240" w:lineRule="auto"/>
        <w:ind w:left="0"/>
        <w:jc w:val="both"/>
        <w:rPr>
          <w:ins w:id="28" w:author="Bertotto, Mercedes" w:date="2024-02-05T10:41:00Z"/>
          <w:sz w:val="24"/>
          <w:szCs w:val="24"/>
          <w:lang w:val="en-US"/>
        </w:rPr>
      </w:pPr>
      <w:r w:rsidRPr="00D76692">
        <w:rPr>
          <w:sz w:val="24"/>
          <w:szCs w:val="24"/>
          <w:lang w:val="en-US"/>
        </w:rPr>
        <w:t>When Embedded methods are used, variable selection is carried out at the same time as learning</w:t>
      </w:r>
      <w:r>
        <w:rPr>
          <w:sz w:val="24"/>
          <w:szCs w:val="24"/>
          <w:lang w:val="en-US"/>
        </w:rPr>
        <w:t xml:space="preserve"> </w:t>
      </w:r>
      <w:r w:rsidRPr="00D76692">
        <w:rPr>
          <w:sz w:val="24"/>
          <w:szCs w:val="24"/>
          <w:lang w:val="en-US"/>
        </w:rPr>
        <w:t>by cross-validation performance</w:t>
      </w:r>
      <w:r>
        <w:rPr>
          <w:sz w:val="24"/>
          <w:szCs w:val="24"/>
          <w:lang w:val="en-US"/>
        </w:rPr>
        <w:t>.</w:t>
      </w:r>
      <w:r w:rsidRPr="00D76692">
        <w:rPr>
          <w:sz w:val="24"/>
          <w:szCs w:val="24"/>
          <w:lang w:val="en-US"/>
        </w:rPr>
        <w:t xml:space="preserve"> </w:t>
      </w:r>
      <w:r w:rsidRPr="00492722">
        <w:rPr>
          <w:sz w:val="24"/>
          <w:szCs w:val="24"/>
          <w:vertAlign w:val="superscript"/>
          <w:lang w:val="en-US"/>
          <w:rPrChange w:id="29" w:author="Bertotto, Mercedes" w:date="2024-02-05T13:10:00Z">
            <w:rPr>
              <w:sz w:val="24"/>
              <w:szCs w:val="24"/>
              <w:lang w:val="en-US"/>
            </w:rPr>
          </w:rPrChange>
        </w:rPr>
        <w:fldChar w:fldCharType="begin"/>
      </w:r>
      <w:r w:rsidR="003831CF" w:rsidRPr="00492722">
        <w:rPr>
          <w:sz w:val="24"/>
          <w:szCs w:val="24"/>
          <w:vertAlign w:val="superscript"/>
          <w:lang w:val="en-US"/>
          <w:rPrChange w:id="30" w:author="Bertotto, Mercedes" w:date="2024-02-05T13:10:00Z">
            <w:rPr>
              <w:sz w:val="24"/>
              <w:szCs w:val="24"/>
              <w:lang w:val="en-US"/>
            </w:rPr>
          </w:rPrChange>
        </w:rPr>
        <w:instrText xml:space="preserve"> ADDIN EN.CITE &lt;EndNote&gt;&lt;Cite&gt;&lt;Author&gt;Nicholas Pudjihartono&lt;/Author&gt;&lt;Year&gt;2022&lt;/Year&gt;&lt;RecNum&gt;9&lt;/RecNum&gt;&lt;DisplayText&gt;(25)&lt;/DisplayText&gt;&lt;record&gt;&lt;rec-number&gt;9&lt;/rec-number&gt;&lt;foreign-keys&gt;&lt;key app="EN" db-id="ws9rdx2wn0xd03eresrvdse5d5dp5rap0a09" timestamp="1695728285"&gt;9&lt;/key&gt;&lt;/foreign-keys&gt;&lt;ref-type name="Journal Article"&gt;17&lt;/ref-type&gt;&lt;contributors&gt;&lt;authors&gt;&lt;author&gt;Nicholas Pudjihartono, Fadason, W. Kempa-Liehr, M. O&amp;apos;Sullivan&lt;/author&gt;&lt;/authors&gt;&lt;/contributors&gt;&lt;titles&gt;&lt;title&gt;A Review of Feature Selection Methods for Machine Learning-Based Disease Risk Prediction&lt;/title&gt;&lt;secondary-title&gt;Frontiers&lt;/secondary-title&gt;&lt;/titles&gt;&lt;periodical&gt;&lt;full-title&gt;Frontiers&lt;/full-title&gt;&lt;/periodical&gt;&lt;volume&gt;2&lt;/volume&gt;&lt;dates&gt;&lt;year&gt;2022&lt;/year&gt;&lt;/dates&gt;&lt;urls&gt;&lt;/urls&gt;&lt;electronic-resource-num&gt; https://doi.org/10.3389/fbinf.2022.927312&lt;/electronic-resource-num&gt;&lt;/record&gt;&lt;/Cite&gt;&lt;/EndNote&gt;</w:instrText>
      </w:r>
      <w:r w:rsidRPr="00492722">
        <w:rPr>
          <w:sz w:val="24"/>
          <w:szCs w:val="24"/>
          <w:vertAlign w:val="superscript"/>
          <w:lang w:val="en-US"/>
          <w:rPrChange w:id="31" w:author="Bertotto, Mercedes" w:date="2024-02-05T13:10:00Z">
            <w:rPr>
              <w:sz w:val="24"/>
              <w:szCs w:val="24"/>
              <w:lang w:val="en-US"/>
            </w:rPr>
          </w:rPrChange>
        </w:rPr>
        <w:fldChar w:fldCharType="separate"/>
      </w:r>
      <w:r w:rsidRPr="00492722">
        <w:rPr>
          <w:noProof/>
          <w:sz w:val="24"/>
          <w:szCs w:val="24"/>
          <w:vertAlign w:val="superscript"/>
          <w:lang w:val="en-US"/>
          <w:rPrChange w:id="32" w:author="Bertotto, Mercedes" w:date="2024-02-05T13:10:00Z">
            <w:rPr>
              <w:noProof/>
              <w:sz w:val="24"/>
              <w:szCs w:val="24"/>
              <w:lang w:val="en-US"/>
            </w:rPr>
          </w:rPrChange>
        </w:rPr>
        <w:t>(25)</w:t>
      </w:r>
      <w:r w:rsidRPr="00492722">
        <w:rPr>
          <w:sz w:val="24"/>
          <w:szCs w:val="24"/>
          <w:vertAlign w:val="superscript"/>
          <w:lang w:val="en-US"/>
          <w:rPrChange w:id="33" w:author="Bertotto, Mercedes" w:date="2024-02-05T13:10:00Z">
            <w:rPr>
              <w:sz w:val="24"/>
              <w:szCs w:val="24"/>
              <w:lang w:val="en-US"/>
            </w:rPr>
          </w:rPrChange>
        </w:rPr>
        <w:fldChar w:fldCharType="end"/>
      </w:r>
    </w:p>
    <w:p w14:paraId="654F9E92" w14:textId="77777777" w:rsidR="00701093" w:rsidRPr="00D76692" w:rsidRDefault="00701093" w:rsidP="00DA0E89">
      <w:pPr>
        <w:pStyle w:val="ListParagraph"/>
        <w:spacing w:after="0" w:line="240" w:lineRule="auto"/>
        <w:ind w:left="0"/>
        <w:jc w:val="both"/>
        <w:rPr>
          <w:sz w:val="24"/>
          <w:szCs w:val="24"/>
          <w:lang w:val="en-US"/>
        </w:rPr>
      </w:pPr>
    </w:p>
    <w:p w14:paraId="1F66D1BF" w14:textId="2439ED49" w:rsidR="00E818FC" w:rsidDel="00701093" w:rsidRDefault="00D76692" w:rsidP="00701093">
      <w:pPr>
        <w:pStyle w:val="ListParagraph"/>
        <w:spacing w:after="0" w:line="240" w:lineRule="auto"/>
        <w:ind w:left="0"/>
        <w:jc w:val="both"/>
        <w:rPr>
          <w:del w:id="34" w:author="Bertotto, Mercedes" w:date="2024-02-05T10:41:00Z"/>
          <w:sz w:val="24"/>
          <w:szCs w:val="24"/>
          <w:lang w:val="en-US"/>
        </w:rPr>
      </w:pPr>
      <w:r w:rsidRPr="00D76692">
        <w:rPr>
          <w:sz w:val="24"/>
          <w:szCs w:val="24"/>
          <w:lang w:val="en-US"/>
        </w:rPr>
        <w:t xml:space="preserve">On the other hand, wrapper methods iteratively choose a subset of features, train the models, and choose then the best </w:t>
      </w:r>
      <w:proofErr w:type="spellStart"/>
      <w:r w:rsidRPr="00D76692">
        <w:rPr>
          <w:sz w:val="24"/>
          <w:szCs w:val="24"/>
          <w:lang w:val="en-US"/>
        </w:rPr>
        <w:t>combination.</w:t>
      </w:r>
    </w:p>
    <w:p w14:paraId="37D0A68D" w14:textId="77777777" w:rsidR="00701093" w:rsidDel="00701093" w:rsidRDefault="00701093" w:rsidP="00D76692">
      <w:pPr>
        <w:pStyle w:val="ListParagraph"/>
        <w:spacing w:after="0" w:line="240" w:lineRule="auto"/>
        <w:ind w:left="0"/>
        <w:jc w:val="both"/>
        <w:rPr>
          <w:del w:id="35" w:author="Bertotto, Mercedes" w:date="2024-02-05T10:41:00Z"/>
          <w:sz w:val="24"/>
          <w:szCs w:val="24"/>
          <w:lang w:val="en-US"/>
        </w:rPr>
      </w:pPr>
    </w:p>
    <w:p w14:paraId="40C8B206" w14:textId="31A66B48" w:rsidR="00701093" w:rsidRDefault="00701093" w:rsidP="00701093">
      <w:pPr>
        <w:pStyle w:val="ListParagraph"/>
        <w:spacing w:after="0" w:line="240" w:lineRule="auto"/>
        <w:ind w:left="0"/>
        <w:jc w:val="both"/>
        <w:rPr>
          <w:sz w:val="24"/>
          <w:szCs w:val="24"/>
          <w:lang w:val="en-US"/>
        </w:rPr>
      </w:pPr>
      <w:r w:rsidRPr="73083DBA">
        <w:rPr>
          <w:sz w:val="24"/>
          <w:szCs w:val="24"/>
          <w:lang w:val="en-US"/>
        </w:rPr>
        <w:t>They</w:t>
      </w:r>
      <w:proofErr w:type="spellEnd"/>
      <w:r w:rsidRPr="73083DBA">
        <w:rPr>
          <w:sz w:val="24"/>
          <w:szCs w:val="24"/>
          <w:lang w:val="en-US"/>
        </w:rPr>
        <w:t xml:space="preserve"> use the model's error rate on a holding set to score feature subsets</w:t>
      </w:r>
      <w:r w:rsidRPr="73083DBA">
        <w:rPr>
          <w:lang w:val="en-US"/>
        </w:rPr>
        <w:t xml:space="preserve"> </w:t>
      </w:r>
      <w:r w:rsidRPr="00492722">
        <w:rPr>
          <w:sz w:val="24"/>
          <w:szCs w:val="24"/>
          <w:vertAlign w:val="superscript"/>
          <w:lang w:val="en-US"/>
          <w:rPrChange w:id="36" w:author="Bertotto, Mercedes" w:date="2024-02-05T13:10:00Z">
            <w:rPr>
              <w:sz w:val="24"/>
              <w:szCs w:val="24"/>
              <w:lang w:val="en-US"/>
            </w:rPr>
          </w:rPrChange>
        </w:rPr>
        <w:fldChar w:fldCharType="begin"/>
      </w:r>
      <w:r w:rsidRPr="00492722">
        <w:rPr>
          <w:sz w:val="24"/>
          <w:szCs w:val="24"/>
          <w:vertAlign w:val="superscript"/>
          <w:lang w:val="en-US"/>
          <w:rPrChange w:id="37" w:author="Bertotto, Mercedes" w:date="2024-02-05T13:10:00Z">
            <w:rPr>
              <w:sz w:val="24"/>
              <w:szCs w:val="24"/>
              <w:lang w:val="en-US"/>
            </w:rPr>
          </w:rPrChange>
        </w:rPr>
        <w:instrText xml:space="preserve"> ADDIN EN.CITE &lt;EndNote&gt;&lt;Cite&gt;&lt;Author&gt;Michael D. Sorochan Armstrong&lt;/Author&gt;&lt;Year&gt;2022&lt;/Year&gt;&lt;RecNum&gt;10&lt;/RecNum&gt;&lt;DisplayText&gt;(22)&lt;/DisplayText&gt;&lt;record&gt;&lt;rec-number&gt;10&lt;/rec-number&gt;&lt;foreign-keys&gt;&lt;key app="EN" db-id="dx0p9ptt65vts7exx01xxxtuwxzt90v2rtxe" timestamp="1695729002"&gt;10&lt;/key&gt;&lt;/foreign-keys&gt;&lt;ref-type name="Journal Article"&gt;17&lt;/ref-type&gt;&lt;contributors&gt;&lt;authors&gt;&lt;author&gt;Michael D. Sorochan Armstrong, Paulina de la Mata, J. Harynuk*&lt;/author&gt;&lt;/authors&gt;&lt;/contributors&gt;&lt;titles&gt;&lt;title&gt;Review of Variable Selection Methods for Discriminant-Type Problems in Chemometrics&lt;/title&gt;&lt;secondary-title&gt;Frontiers&lt;/secondary-title&gt;&lt;/titles&gt;&lt;dates&gt;&lt;year&gt;2022&lt;/year&gt;&lt;/dates&gt;&lt;urls&gt;&lt;/urls&gt;&lt;electronic-resource-num&gt; https://doi.org/10.3389/frans.2022.867938&lt;/electronic-resource-num&gt;&lt;/record&gt;&lt;/Cite&gt;&lt;/EndNote&gt;</w:instrText>
      </w:r>
      <w:r w:rsidRPr="00492722">
        <w:rPr>
          <w:sz w:val="24"/>
          <w:szCs w:val="24"/>
          <w:vertAlign w:val="superscript"/>
          <w:lang w:val="en-US"/>
          <w:rPrChange w:id="38" w:author="Bertotto, Mercedes" w:date="2024-02-05T13:10:00Z">
            <w:rPr>
              <w:sz w:val="24"/>
              <w:szCs w:val="24"/>
              <w:lang w:val="en-US"/>
            </w:rPr>
          </w:rPrChange>
        </w:rPr>
        <w:fldChar w:fldCharType="separate"/>
      </w:r>
      <w:r w:rsidRPr="00492722">
        <w:rPr>
          <w:noProof/>
          <w:sz w:val="24"/>
          <w:szCs w:val="24"/>
          <w:vertAlign w:val="superscript"/>
          <w:lang w:val="en-US"/>
          <w:rPrChange w:id="39" w:author="Bertotto, Mercedes" w:date="2024-02-05T13:10:00Z">
            <w:rPr>
              <w:noProof/>
              <w:sz w:val="24"/>
              <w:szCs w:val="24"/>
              <w:lang w:val="en-US"/>
            </w:rPr>
          </w:rPrChange>
        </w:rPr>
        <w:t>(22)</w:t>
      </w:r>
      <w:r w:rsidRPr="00492722">
        <w:rPr>
          <w:sz w:val="24"/>
          <w:szCs w:val="24"/>
          <w:vertAlign w:val="superscript"/>
          <w:lang w:val="en-US"/>
          <w:rPrChange w:id="40" w:author="Bertotto, Mercedes" w:date="2024-02-05T13:10:00Z">
            <w:rPr>
              <w:sz w:val="24"/>
              <w:szCs w:val="24"/>
              <w:lang w:val="en-US"/>
            </w:rPr>
          </w:rPrChange>
        </w:rPr>
        <w:fldChar w:fldCharType="end"/>
      </w:r>
    </w:p>
    <w:p w14:paraId="4A48ADD3" w14:textId="77777777" w:rsidR="00B31952" w:rsidRDefault="00B31952" w:rsidP="00701093">
      <w:pPr>
        <w:pStyle w:val="ListParagraph"/>
        <w:spacing w:after="0" w:line="240" w:lineRule="auto"/>
        <w:ind w:left="0"/>
        <w:jc w:val="both"/>
        <w:rPr>
          <w:sz w:val="24"/>
          <w:szCs w:val="24"/>
          <w:lang w:val="en-US"/>
        </w:rPr>
      </w:pPr>
    </w:p>
    <w:p w14:paraId="5525EA51" w14:textId="252124D5" w:rsidR="00B31952" w:rsidRDefault="00B31952" w:rsidP="00701093">
      <w:pPr>
        <w:pStyle w:val="ListParagraph"/>
        <w:spacing w:after="0" w:line="240" w:lineRule="auto"/>
        <w:ind w:left="0"/>
        <w:jc w:val="both"/>
        <w:rPr>
          <w:sz w:val="24"/>
          <w:szCs w:val="24"/>
          <w:lang w:val="en-US"/>
        </w:rPr>
      </w:pPr>
      <w:r w:rsidRPr="00B31952">
        <w:rPr>
          <w:sz w:val="24"/>
          <w:szCs w:val="24"/>
          <w:lang w:val="en-US"/>
        </w:rPr>
        <w:t>In previous works, embedded methods (Random Forest) were used to solve a similar research problem</w:t>
      </w:r>
      <w:r>
        <w:rPr>
          <w:sz w:val="24"/>
          <w:szCs w:val="24"/>
          <w:lang w:val="en-US"/>
        </w:rPr>
        <w:t>.</w:t>
      </w:r>
      <w:r w:rsidRPr="00B31952">
        <w:rPr>
          <w:sz w:val="24"/>
          <w:szCs w:val="24"/>
          <w:lang w:val="en-US"/>
        </w:rPr>
        <w:t xml:space="preserve"> </w:t>
      </w:r>
      <w:r w:rsidRPr="00492722">
        <w:rPr>
          <w:sz w:val="24"/>
          <w:szCs w:val="24"/>
          <w:vertAlign w:val="superscript"/>
          <w:lang w:val="en-US"/>
          <w:rPrChange w:id="41" w:author="Bertotto, Mercedes" w:date="2024-02-05T13:09:00Z">
            <w:rPr>
              <w:sz w:val="24"/>
              <w:szCs w:val="24"/>
              <w:lang w:val="en-US"/>
            </w:rPr>
          </w:rPrChange>
        </w:rPr>
        <w:fldChar w:fldCharType="begin"/>
      </w:r>
      <w:r w:rsidR="003831CF" w:rsidRPr="00492722">
        <w:rPr>
          <w:sz w:val="24"/>
          <w:szCs w:val="24"/>
          <w:vertAlign w:val="superscript"/>
          <w:lang w:val="en-US"/>
          <w:rPrChange w:id="42" w:author="Bertotto, Mercedes" w:date="2024-02-05T13:09:00Z">
            <w:rPr>
              <w:sz w:val="24"/>
              <w:szCs w:val="24"/>
              <w:lang w:val="en-US"/>
            </w:rPr>
          </w:rPrChange>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3831CF" w:rsidRPr="00492722">
        <w:rPr>
          <w:rFonts w:ascii="Cambria Math" w:hAnsi="Cambria Math" w:cs="Cambria Math"/>
          <w:sz w:val="24"/>
          <w:szCs w:val="24"/>
          <w:vertAlign w:val="superscript"/>
          <w:lang w:val="en-US"/>
          <w:rPrChange w:id="43" w:author="Bertotto, Mercedes" w:date="2024-02-05T13:09:00Z">
            <w:rPr>
              <w:rFonts w:ascii="Cambria Math" w:hAnsi="Cambria Math" w:cs="Cambria Math"/>
              <w:sz w:val="24"/>
              <w:szCs w:val="24"/>
              <w:lang w:val="en-US"/>
            </w:rPr>
          </w:rPrChange>
        </w:rPr>
        <w:instrText>‑</w:instrText>
      </w:r>
      <w:r w:rsidR="003831CF" w:rsidRPr="00492722">
        <w:rPr>
          <w:sz w:val="24"/>
          <w:szCs w:val="24"/>
          <w:vertAlign w:val="superscript"/>
          <w:lang w:val="en-US"/>
          <w:rPrChange w:id="44" w:author="Bertotto, Mercedes" w:date="2024-02-05T13:09:00Z">
            <w:rPr>
              <w:sz w:val="24"/>
              <w:szCs w:val="24"/>
              <w:lang w:val="en-US"/>
            </w:rPr>
          </w:rPrChange>
        </w:rPr>
        <w:instrText>van Echtelt, Manon Mensink, &lt;/style&gt;&lt;style face="normal" font="default" charset="238" size="100%"&gt;</w:instrText>
      </w:r>
      <w:r w:rsidR="003831CF" w:rsidRPr="00492722">
        <w:rPr>
          <w:rFonts w:cs="Verdana"/>
          <w:sz w:val="24"/>
          <w:szCs w:val="24"/>
          <w:vertAlign w:val="superscript"/>
          <w:lang w:val="en-US"/>
          <w:rPrChange w:id="45" w:author="Bertotto, Mercedes" w:date="2024-02-05T13:09:00Z">
            <w:rPr>
              <w:rFonts w:cs="Verdana"/>
              <w:sz w:val="24"/>
              <w:szCs w:val="24"/>
              <w:lang w:val="en-US"/>
            </w:rPr>
          </w:rPrChange>
        </w:rPr>
        <w:instrText>Ž</w:instrText>
      </w:r>
      <w:r w:rsidR="003831CF" w:rsidRPr="00492722">
        <w:rPr>
          <w:sz w:val="24"/>
          <w:szCs w:val="24"/>
          <w:vertAlign w:val="superscript"/>
          <w:lang w:val="en-US"/>
          <w:rPrChange w:id="46" w:author="Bertotto, Mercedes" w:date="2024-02-05T13:09:00Z">
            <w:rPr>
              <w:sz w:val="24"/>
              <w:szCs w:val="24"/>
              <w:lang w:val="en-US"/>
            </w:rPr>
          </w:rPrChange>
        </w:rPr>
        <w:instrText>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Pr="00492722">
        <w:rPr>
          <w:sz w:val="24"/>
          <w:szCs w:val="24"/>
          <w:vertAlign w:val="superscript"/>
          <w:lang w:val="en-US"/>
          <w:rPrChange w:id="47" w:author="Bertotto, Mercedes" w:date="2024-02-05T13:09:00Z">
            <w:rPr>
              <w:sz w:val="24"/>
              <w:szCs w:val="24"/>
              <w:lang w:val="en-US"/>
            </w:rPr>
          </w:rPrChange>
        </w:rPr>
        <w:fldChar w:fldCharType="separate"/>
      </w:r>
      <w:r w:rsidRPr="00492722">
        <w:rPr>
          <w:noProof/>
          <w:sz w:val="24"/>
          <w:szCs w:val="24"/>
          <w:vertAlign w:val="superscript"/>
          <w:lang w:val="en-US"/>
          <w:rPrChange w:id="48" w:author="Bertotto, Mercedes" w:date="2024-02-05T13:09:00Z">
            <w:rPr>
              <w:noProof/>
              <w:sz w:val="24"/>
              <w:szCs w:val="24"/>
              <w:lang w:val="en-US"/>
            </w:rPr>
          </w:rPrChange>
        </w:rPr>
        <w:t>(11)</w:t>
      </w:r>
      <w:r w:rsidRPr="00492722">
        <w:rPr>
          <w:sz w:val="24"/>
          <w:szCs w:val="24"/>
          <w:vertAlign w:val="superscript"/>
          <w:lang w:val="en-US"/>
          <w:rPrChange w:id="49" w:author="Bertotto, Mercedes" w:date="2024-02-05T13:09:00Z">
            <w:rPr>
              <w:sz w:val="24"/>
              <w:szCs w:val="24"/>
              <w:lang w:val="en-US"/>
            </w:rPr>
          </w:rPrChange>
        </w:rPr>
        <w:fldChar w:fldCharType="end"/>
      </w:r>
    </w:p>
    <w:p w14:paraId="2047DE03" w14:textId="77777777" w:rsidR="008E18C0" w:rsidRDefault="008E18C0" w:rsidP="00701093">
      <w:pPr>
        <w:pStyle w:val="ListParagraph"/>
        <w:spacing w:after="0" w:line="240" w:lineRule="auto"/>
        <w:ind w:left="0"/>
        <w:jc w:val="both"/>
        <w:rPr>
          <w:sz w:val="24"/>
          <w:szCs w:val="24"/>
          <w:lang w:val="en-US"/>
        </w:rPr>
      </w:pPr>
    </w:p>
    <w:p w14:paraId="7B1F18C9" w14:textId="57F5D039" w:rsidR="00701093" w:rsidRDefault="008E18C0" w:rsidP="00D76692">
      <w:pPr>
        <w:pStyle w:val="ListParagraph"/>
        <w:spacing w:after="0" w:line="240" w:lineRule="auto"/>
        <w:ind w:left="0"/>
        <w:jc w:val="both"/>
        <w:rPr>
          <w:sz w:val="24"/>
          <w:szCs w:val="24"/>
          <w:lang w:val="en-US"/>
        </w:rPr>
      </w:pPr>
      <w:r w:rsidRPr="008E18C0">
        <w:rPr>
          <w:sz w:val="24"/>
          <w:szCs w:val="24"/>
          <w:lang w:val="en-US"/>
        </w:rPr>
        <w:t xml:space="preserve">This is why, in the present study, a wrapper method (the </w:t>
      </w:r>
      <w:proofErr w:type="spellStart"/>
      <w:r w:rsidRPr="008E18C0">
        <w:rPr>
          <w:sz w:val="24"/>
          <w:szCs w:val="24"/>
          <w:lang w:val="en-US"/>
        </w:rPr>
        <w:t>CovSel</w:t>
      </w:r>
      <w:proofErr w:type="spellEnd"/>
      <w:r w:rsidRPr="008E18C0">
        <w:rPr>
          <w:sz w:val="24"/>
          <w:szCs w:val="24"/>
          <w:lang w:val="en-US"/>
        </w:rPr>
        <w:t xml:space="preserve"> algorithm</w:t>
      </w:r>
      <w:r>
        <w:rPr>
          <w:sz w:val="24"/>
          <w:szCs w:val="24"/>
          <w:lang w:val="en-US"/>
        </w:rPr>
        <w:t xml:space="preserve">) </w:t>
      </w:r>
      <w:r w:rsidRPr="008E18C0">
        <w:rPr>
          <w:sz w:val="24"/>
          <w:szCs w:val="24"/>
          <w:lang w:val="en-US"/>
        </w:rPr>
        <w:t>was chosen to compare results and to evaluate the performance of a different approach.</w:t>
      </w:r>
      <w:r w:rsidRPr="00492722">
        <w:rPr>
          <w:sz w:val="24"/>
          <w:szCs w:val="24"/>
          <w:vertAlign w:val="superscript"/>
          <w:lang w:val="en-US"/>
          <w:rPrChange w:id="50" w:author="Bertotto, Mercedes" w:date="2024-02-05T13:09:00Z">
            <w:rPr>
              <w:sz w:val="24"/>
              <w:szCs w:val="24"/>
              <w:lang w:val="en-US"/>
            </w:rPr>
          </w:rPrChange>
        </w:rPr>
        <w:fldChar w:fldCharType="begin"/>
      </w:r>
      <w:r w:rsidR="003831CF" w:rsidRPr="00492722">
        <w:rPr>
          <w:sz w:val="24"/>
          <w:szCs w:val="24"/>
          <w:vertAlign w:val="superscript"/>
          <w:lang w:val="en-US"/>
          <w:rPrChange w:id="51" w:author="Bertotto, Mercedes" w:date="2024-02-05T13:09:00Z">
            <w:rPr>
              <w:sz w:val="24"/>
              <w:szCs w:val="24"/>
              <w:lang w:val="en-US"/>
            </w:rPr>
          </w:rPrChange>
        </w:rPr>
        <w:instrText xml:space="preserve"> ADDIN EN.CITE &lt;EndNote&gt;&lt;Cite&gt;&lt;Author&gt;J.M. Roger&lt;/Author&gt;&lt;Year&gt;2011&lt;/Year&gt;&lt;RecNum&gt;12&lt;/RecNum&gt;&lt;DisplayText&gt;(24)&lt;/DisplayText&gt;&lt;record&gt;&lt;rec-number&gt;12&lt;/rec-number&gt;&lt;foreign-keys&gt;&lt;key app="EN" db-id="ws9rdx2wn0xd03eresrvdse5d5dp5rap0a09" timestamp="1695729704"&gt;12&lt;/key&gt;&lt;/foreign-keys&gt;&lt;ref-type name="Journal Article"&gt;17&lt;/ref-type&gt;&lt;contributors&gt;&lt;authors&gt;&lt;author&gt;J.M. Roger, B. Palagos, D. Bertrand, E. Fernandez-Ahumada&lt;/author&gt;&lt;/authors&gt;&lt;/contributors&gt;&lt;titles&gt;&lt;title&gt;CovSel: Variable selection for highly multivariate and multi-response calibration. Application to IR spectroscopy.&lt;/title&gt;&lt;secondary-title&gt;Chemometrics and Intelligent Laboratory Systems&lt;/secondary-title&gt;&lt;/titles&gt;&lt;periodical&gt;&lt;full-title&gt;Chemometrics and Intelligent Laboratory Systems&lt;/full-title&gt;&lt;/periodical&gt;&lt;volume&gt;106&lt;/volume&gt;&lt;number&gt;2&lt;/number&gt;&lt;dates&gt;&lt;year&gt;2011&lt;/year&gt;&lt;/dates&gt;&lt;urls&gt;&lt;/urls&gt;&lt;electronic-resource-num&gt;ff10.1016/j.chemolab.2010.10.003f&lt;/electronic-resource-num&gt;&lt;/record&gt;&lt;/Cite&gt;&lt;/EndNote&gt;</w:instrText>
      </w:r>
      <w:r w:rsidRPr="00492722">
        <w:rPr>
          <w:sz w:val="24"/>
          <w:szCs w:val="24"/>
          <w:vertAlign w:val="superscript"/>
          <w:lang w:val="en-US"/>
          <w:rPrChange w:id="52" w:author="Bertotto, Mercedes" w:date="2024-02-05T13:09:00Z">
            <w:rPr>
              <w:sz w:val="24"/>
              <w:szCs w:val="24"/>
              <w:lang w:val="en-US"/>
            </w:rPr>
          </w:rPrChange>
        </w:rPr>
        <w:fldChar w:fldCharType="separate"/>
      </w:r>
      <w:r w:rsidRPr="00492722">
        <w:rPr>
          <w:noProof/>
          <w:sz w:val="24"/>
          <w:szCs w:val="24"/>
          <w:vertAlign w:val="superscript"/>
          <w:lang w:val="en-US"/>
          <w:rPrChange w:id="53" w:author="Bertotto, Mercedes" w:date="2024-02-05T13:09:00Z">
            <w:rPr>
              <w:noProof/>
              <w:sz w:val="24"/>
              <w:szCs w:val="24"/>
              <w:lang w:val="en-US"/>
            </w:rPr>
          </w:rPrChange>
        </w:rPr>
        <w:t>(24)</w:t>
      </w:r>
      <w:r w:rsidRPr="00492722">
        <w:rPr>
          <w:sz w:val="24"/>
          <w:szCs w:val="24"/>
          <w:vertAlign w:val="superscript"/>
          <w:lang w:val="en-US"/>
          <w:rPrChange w:id="54" w:author="Bertotto, Mercedes" w:date="2024-02-05T13:09:00Z">
            <w:rPr>
              <w:sz w:val="24"/>
              <w:szCs w:val="24"/>
              <w:lang w:val="en-US"/>
            </w:rPr>
          </w:rPrChange>
        </w:rPr>
        <w:fldChar w:fldCharType="end"/>
      </w:r>
      <w:r w:rsidRPr="00492722">
        <w:rPr>
          <w:sz w:val="24"/>
          <w:szCs w:val="24"/>
          <w:vertAlign w:val="superscript"/>
          <w:lang w:val="en-US"/>
          <w:rPrChange w:id="55" w:author="Bertotto, Mercedes" w:date="2024-02-05T13:09:00Z">
            <w:rPr>
              <w:sz w:val="24"/>
              <w:szCs w:val="24"/>
              <w:lang w:val="en-US"/>
            </w:rPr>
          </w:rPrChange>
        </w:rPr>
        <w:t xml:space="preserve"> </w:t>
      </w:r>
    </w:p>
    <w:p w14:paraId="70A96409" w14:textId="77777777" w:rsidR="00FE7B75" w:rsidRDefault="00FE7B75" w:rsidP="00D76692">
      <w:pPr>
        <w:pStyle w:val="ListParagraph"/>
        <w:spacing w:after="0" w:line="240" w:lineRule="auto"/>
        <w:ind w:left="0"/>
        <w:jc w:val="both"/>
        <w:rPr>
          <w:sz w:val="24"/>
          <w:szCs w:val="24"/>
          <w:lang w:val="en-US"/>
        </w:rPr>
      </w:pPr>
    </w:p>
    <w:p w14:paraId="15F9E7D8" w14:textId="581803F2" w:rsidR="00FE7B75" w:rsidRDefault="00FE7B75" w:rsidP="00D76692">
      <w:pPr>
        <w:pStyle w:val="ListParagraph"/>
        <w:spacing w:after="0" w:line="240" w:lineRule="auto"/>
        <w:ind w:left="0"/>
        <w:jc w:val="both"/>
        <w:rPr>
          <w:sz w:val="24"/>
          <w:szCs w:val="24"/>
          <w:lang w:val="en-US"/>
        </w:rPr>
      </w:pPr>
      <w:r w:rsidRPr="46194BDE">
        <w:rPr>
          <w:sz w:val="24"/>
          <w:szCs w:val="24"/>
          <w:lang w:val="en-US"/>
        </w:rPr>
        <w:t xml:space="preserve">When using the </w:t>
      </w:r>
      <w:proofErr w:type="spellStart"/>
      <w:r w:rsidRPr="46194BDE">
        <w:rPr>
          <w:sz w:val="24"/>
          <w:szCs w:val="24"/>
          <w:lang w:val="en-US"/>
        </w:rPr>
        <w:t>CovSel</w:t>
      </w:r>
      <w:proofErr w:type="spellEnd"/>
      <w:r w:rsidRPr="46194BDE">
        <w:rPr>
          <w:sz w:val="24"/>
          <w:szCs w:val="24"/>
          <w:lang w:val="en-US"/>
        </w:rPr>
        <w:t xml:space="preserve"> algorithm, the significance of each wavelength is assessed by calculating the covariance between each variable and the Y values (responses)</w:t>
      </w:r>
      <w:ins w:id="56" w:author="Bertotto, Mercedes" w:date="2024-02-05T10:45:00Z">
        <w:r>
          <w:rPr>
            <w:sz w:val="24"/>
            <w:szCs w:val="24"/>
            <w:lang w:val="en-US"/>
          </w:rPr>
          <w:t>.</w:t>
        </w:r>
      </w:ins>
      <w:r w:rsidRPr="46194BDE">
        <w:rPr>
          <w:sz w:val="24"/>
          <w:szCs w:val="24"/>
          <w:lang w:val="en-US"/>
        </w:rPr>
        <w:t xml:space="preserve"> </w:t>
      </w:r>
      <w:r w:rsidRPr="00492722">
        <w:rPr>
          <w:sz w:val="24"/>
          <w:szCs w:val="24"/>
          <w:vertAlign w:val="superscript"/>
          <w:lang w:val="en-US"/>
          <w:rPrChange w:id="57" w:author="Bertotto, Mercedes" w:date="2024-02-05T13:09:00Z">
            <w:rPr>
              <w:sz w:val="24"/>
              <w:szCs w:val="24"/>
              <w:lang w:val="en-US"/>
            </w:rPr>
          </w:rPrChange>
        </w:rPr>
        <w:fldChar w:fldCharType="begin"/>
      </w:r>
      <w:r w:rsidR="003831CF" w:rsidRPr="00492722">
        <w:rPr>
          <w:sz w:val="24"/>
          <w:szCs w:val="24"/>
          <w:vertAlign w:val="superscript"/>
          <w:lang w:val="en-US"/>
          <w:rPrChange w:id="58" w:author="Bertotto, Mercedes" w:date="2024-02-05T13:09:00Z">
            <w:rPr>
              <w:sz w:val="24"/>
              <w:szCs w:val="24"/>
              <w:lang w:val="en-US"/>
            </w:rPr>
          </w:rPrChange>
        </w:rPr>
        <w:instrText xml:space="preserve"> ADDIN EN.CITE &lt;EndNote&gt;&lt;Cite&gt;&lt;Author&gt;Alessandra Biancolillo&lt;/Author&gt;&lt;Year&gt;2019&lt;/Year&gt;&lt;RecNum&gt;11&lt;/RecNum&gt;&lt;DisplayText&gt;(26)&lt;/DisplayText&gt;&lt;record&gt;&lt;rec-number&gt;11&lt;/rec-number&gt;&lt;foreign-keys&gt;&lt;key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Pr="00492722">
        <w:rPr>
          <w:sz w:val="24"/>
          <w:szCs w:val="24"/>
          <w:vertAlign w:val="superscript"/>
          <w:lang w:val="en-US"/>
          <w:rPrChange w:id="59" w:author="Bertotto, Mercedes" w:date="2024-02-05T13:09:00Z">
            <w:rPr>
              <w:sz w:val="24"/>
              <w:szCs w:val="24"/>
              <w:lang w:val="en-US"/>
            </w:rPr>
          </w:rPrChange>
        </w:rPr>
        <w:fldChar w:fldCharType="separate"/>
      </w:r>
      <w:r w:rsidRPr="00492722">
        <w:rPr>
          <w:noProof/>
          <w:sz w:val="24"/>
          <w:szCs w:val="24"/>
          <w:vertAlign w:val="superscript"/>
          <w:lang w:val="en-US"/>
          <w:rPrChange w:id="60" w:author="Bertotto, Mercedes" w:date="2024-02-05T13:09:00Z">
            <w:rPr>
              <w:noProof/>
              <w:sz w:val="24"/>
              <w:szCs w:val="24"/>
              <w:lang w:val="en-US"/>
            </w:rPr>
          </w:rPrChange>
        </w:rPr>
        <w:t>(26)</w:t>
      </w:r>
      <w:r w:rsidRPr="00492722">
        <w:rPr>
          <w:sz w:val="24"/>
          <w:szCs w:val="24"/>
          <w:vertAlign w:val="superscript"/>
          <w:lang w:val="en-US"/>
          <w:rPrChange w:id="61" w:author="Bertotto, Mercedes" w:date="2024-02-05T13:09:00Z">
            <w:rPr>
              <w:sz w:val="24"/>
              <w:szCs w:val="24"/>
              <w:lang w:val="en-US"/>
            </w:rPr>
          </w:rPrChange>
        </w:rPr>
        <w:fldChar w:fldCharType="end"/>
      </w:r>
    </w:p>
    <w:p w14:paraId="6245B90D" w14:textId="77777777" w:rsidR="009C3543" w:rsidRDefault="009C3543" w:rsidP="00D76692">
      <w:pPr>
        <w:pStyle w:val="ListParagraph"/>
        <w:spacing w:after="0" w:line="240" w:lineRule="auto"/>
        <w:ind w:left="0"/>
        <w:jc w:val="both"/>
        <w:rPr>
          <w:sz w:val="24"/>
          <w:szCs w:val="24"/>
          <w:lang w:val="en-US"/>
        </w:rPr>
      </w:pPr>
    </w:p>
    <w:p w14:paraId="31EB780E" w14:textId="60C3385D" w:rsidR="009C3543" w:rsidRDefault="009C3543" w:rsidP="00D76692">
      <w:pPr>
        <w:pStyle w:val="ListParagraph"/>
        <w:spacing w:after="0" w:line="240" w:lineRule="auto"/>
        <w:ind w:left="0"/>
        <w:jc w:val="both"/>
        <w:rPr>
          <w:ins w:id="62" w:author="Bertotto, Mercedes" w:date="2024-02-05T13:00:00Z"/>
          <w:sz w:val="24"/>
          <w:szCs w:val="24"/>
          <w:lang w:val="en-US"/>
        </w:rPr>
      </w:pPr>
      <w:r w:rsidRPr="009C3543">
        <w:rPr>
          <w:sz w:val="24"/>
          <w:szCs w:val="24"/>
          <w:lang w:val="en-US"/>
        </w:rPr>
        <w:t xml:space="preserve">Firstly, X and Y matrices are centered (the mean value is deleted from each individual value in each dataset, as a result, the mean value in each dataset becomes zero). Then, the covariance of all the variables in X is calculated, with respect to the response Y, and the variable with the highest covariance is chosen. Then, all remaining variables are orthogonalized with respect to the chosen variable, and the procedure is repeated until the number of variables chosen by the user is completed. </w:t>
      </w:r>
      <w:r w:rsidRPr="00492722">
        <w:rPr>
          <w:sz w:val="24"/>
          <w:szCs w:val="24"/>
          <w:vertAlign w:val="superscript"/>
          <w:lang w:val="en-US"/>
          <w:rPrChange w:id="63" w:author="Bertotto, Mercedes" w:date="2024-02-05T13:09:00Z">
            <w:rPr>
              <w:sz w:val="24"/>
              <w:szCs w:val="24"/>
              <w:lang w:val="en-US"/>
            </w:rPr>
          </w:rPrChange>
        </w:rPr>
        <w:fldChar w:fldCharType="begin"/>
      </w:r>
      <w:r w:rsidR="00492722" w:rsidRPr="00492722">
        <w:rPr>
          <w:sz w:val="24"/>
          <w:szCs w:val="24"/>
          <w:vertAlign w:val="superscript"/>
          <w:lang w:val="en-US"/>
          <w:rPrChange w:id="64" w:author="Bertotto, Mercedes" w:date="2024-02-05T13:09:00Z">
            <w:rPr>
              <w:sz w:val="24"/>
              <w:szCs w:val="24"/>
              <w:lang w:val="en-US"/>
            </w:rPr>
          </w:rPrChange>
        </w:rPr>
        <w:instrText xml:space="preserve"> ADDIN EN.CITE &lt;EndNote&gt;&lt;Cite&gt;&lt;Author&gt;J.M. Roger&lt;/Author&gt;&lt;Year&gt;2011&lt;/Year&gt;&lt;RecNum&gt;12&lt;/RecNum&gt;&lt;DisplayText&gt;(24)&lt;/DisplayText&gt;&lt;record&gt;&lt;rec-number&gt;12&lt;/rec-number&gt;&lt;foreign-keys&gt;&lt;key app="EN" db-id="ws9rdx2wn0xd03eresrvdse5d5dp5rap0a09" timestamp="1695729704"&gt;12&lt;/key&gt;&lt;/foreign-keys&gt;&lt;ref-type name="Journal Article"&gt;17&lt;/ref-type&gt;&lt;contributors&gt;&lt;authors&gt;&lt;author&gt;J.M. Roger, B. Palagos, D. Bertrand, E. Fernandez-Ahumada&lt;/author&gt;&lt;/authors&gt;&lt;/contributors&gt;&lt;titles&gt;&lt;title&gt;CovSel: Variable selection for highly multivariate and multi-response calibration. Application to IR spectroscopy.&lt;/title&gt;&lt;secondary-title&gt;Chemometrics and Intelligent Laboratory Systems&lt;/secondary-title&gt;&lt;/titles&gt;&lt;periodical&gt;&lt;full-title&gt;Chemometrics and Intelligent Laboratory Systems&lt;/full-title&gt;&lt;/periodical&gt;&lt;volume&gt;106&lt;/volume&gt;&lt;number&gt;2&lt;/number&gt;&lt;dates&gt;&lt;year&gt;2011&lt;/year&gt;&lt;/dates&gt;&lt;urls&gt;&lt;/urls&gt;&lt;electronic-resource-num&gt;ff10.1016/j.chemolab.2010.10.003f&lt;/electronic-resource-num&gt;&lt;/record&gt;&lt;/Cite&gt;&lt;/EndNote&gt;</w:instrText>
      </w:r>
      <w:r w:rsidRPr="00492722">
        <w:rPr>
          <w:sz w:val="24"/>
          <w:szCs w:val="24"/>
          <w:vertAlign w:val="superscript"/>
          <w:lang w:val="en-US"/>
          <w:rPrChange w:id="65" w:author="Bertotto, Mercedes" w:date="2024-02-05T13:09:00Z">
            <w:rPr>
              <w:sz w:val="24"/>
              <w:szCs w:val="24"/>
              <w:lang w:val="en-US"/>
            </w:rPr>
          </w:rPrChange>
        </w:rPr>
        <w:fldChar w:fldCharType="separate"/>
      </w:r>
      <w:r w:rsidR="00492722" w:rsidRPr="00492722">
        <w:rPr>
          <w:noProof/>
          <w:sz w:val="24"/>
          <w:szCs w:val="24"/>
          <w:vertAlign w:val="superscript"/>
          <w:lang w:val="en-US"/>
          <w:rPrChange w:id="66" w:author="Bertotto, Mercedes" w:date="2024-02-05T13:09:00Z">
            <w:rPr>
              <w:noProof/>
              <w:sz w:val="24"/>
              <w:szCs w:val="24"/>
              <w:lang w:val="en-US"/>
            </w:rPr>
          </w:rPrChange>
        </w:rPr>
        <w:t>(24)</w:t>
      </w:r>
      <w:r w:rsidRPr="00492722">
        <w:rPr>
          <w:sz w:val="24"/>
          <w:szCs w:val="24"/>
          <w:vertAlign w:val="superscript"/>
          <w:lang w:val="en-US"/>
          <w:rPrChange w:id="67" w:author="Bertotto, Mercedes" w:date="2024-02-05T13:09:00Z">
            <w:rPr>
              <w:sz w:val="24"/>
              <w:szCs w:val="24"/>
              <w:lang w:val="en-US"/>
            </w:rPr>
          </w:rPrChange>
        </w:rPr>
        <w:fldChar w:fldCharType="end"/>
      </w:r>
    </w:p>
    <w:p w14:paraId="3A7BD510" w14:textId="77777777" w:rsidR="00DA0E89" w:rsidRDefault="00DA0E89" w:rsidP="00D76692">
      <w:pPr>
        <w:pStyle w:val="ListParagraph"/>
        <w:spacing w:after="0" w:line="240" w:lineRule="auto"/>
        <w:ind w:left="0"/>
        <w:jc w:val="both"/>
        <w:rPr>
          <w:ins w:id="68" w:author="Bertotto, Mercedes" w:date="2024-02-05T13:00:00Z"/>
          <w:sz w:val="24"/>
          <w:szCs w:val="24"/>
          <w:lang w:val="en-US"/>
        </w:rPr>
      </w:pPr>
    </w:p>
    <w:p w14:paraId="5D8F8287" w14:textId="64BCF044" w:rsidR="00AC1937" w:rsidRDefault="00AC1937" w:rsidP="00A5314E">
      <w:pPr>
        <w:pStyle w:val="ListParagraph"/>
        <w:tabs>
          <w:tab w:val="left" w:pos="990"/>
        </w:tabs>
        <w:spacing w:after="0" w:line="240" w:lineRule="auto"/>
        <w:ind w:left="0"/>
        <w:jc w:val="both"/>
        <w:rPr>
          <w:sz w:val="24"/>
          <w:szCs w:val="24"/>
          <w:lang w:val="en-US"/>
        </w:rPr>
        <w:pPrChange w:id="69" w:author="Bertotto, Mercedes" w:date="2024-02-05T13:12:00Z">
          <w:pPr>
            <w:pStyle w:val="ListParagraph"/>
            <w:spacing w:after="0" w:line="240" w:lineRule="auto"/>
            <w:ind w:left="0"/>
            <w:jc w:val="both"/>
          </w:pPr>
        </w:pPrChange>
      </w:pPr>
    </w:p>
    <w:p w14:paraId="090D9417" w14:textId="77777777" w:rsidR="00AC1937" w:rsidRPr="00AC1937" w:rsidRDefault="00AC1937" w:rsidP="00BA4F01">
      <w:pPr>
        <w:pStyle w:val="ListParagraph"/>
        <w:spacing w:after="0" w:line="240" w:lineRule="auto"/>
        <w:ind w:left="0"/>
        <w:jc w:val="both"/>
        <w:rPr>
          <w:sz w:val="24"/>
          <w:szCs w:val="24"/>
          <w:lang w:val="en-US"/>
        </w:rPr>
      </w:pPr>
      <w:r w:rsidRPr="00AC1937">
        <w:rPr>
          <w:sz w:val="24"/>
          <w:szCs w:val="24"/>
          <w:lang w:val="en-US"/>
        </w:rPr>
        <w:t>2.2. Outlier removal</w:t>
      </w:r>
    </w:p>
    <w:p w14:paraId="68F6EFF9" w14:textId="77777777" w:rsidR="00AC1937" w:rsidRPr="00AC1937" w:rsidRDefault="00AC1937" w:rsidP="00BA4F01">
      <w:pPr>
        <w:pStyle w:val="ListParagraph"/>
        <w:spacing w:after="0" w:line="240" w:lineRule="auto"/>
        <w:ind w:left="0"/>
        <w:jc w:val="both"/>
        <w:rPr>
          <w:sz w:val="24"/>
          <w:szCs w:val="24"/>
          <w:lang w:val="en-US"/>
        </w:rPr>
      </w:pPr>
    </w:p>
    <w:p w14:paraId="752085C7" w14:textId="670FBD36" w:rsidR="00AC1937" w:rsidRDefault="00AC1937" w:rsidP="00AC1937">
      <w:pPr>
        <w:pStyle w:val="ListParagraph"/>
        <w:spacing w:after="0" w:line="240" w:lineRule="auto"/>
        <w:ind w:left="0"/>
        <w:jc w:val="both"/>
        <w:rPr>
          <w:sz w:val="24"/>
          <w:szCs w:val="24"/>
          <w:lang w:val="en-US"/>
        </w:rPr>
      </w:pPr>
      <w:r w:rsidRPr="00AC1937">
        <w:rPr>
          <w:sz w:val="24"/>
          <w:szCs w:val="24"/>
          <w:lang w:val="en-US"/>
        </w:rPr>
        <w:lastRenderedPageBreak/>
        <w:t>There are two typical ways to proceed when analyzing spectra extracted from spectral images. One is to merge all the spectra (pixels) corresponding to a region of interest (ROI), in our case a sepal  . The other is to directly make the predictions at the level of each pixel. The first option allows to drastically reduce the dimensionality of the data by reducing the number of spectra (rows), which consequently reduces the analysis time. In this work, this first option was chosen, that is to say, all the pixels coming from the ROI were merged  leading to a single spectrum per ROI.</w:t>
      </w:r>
    </w:p>
    <w:p w14:paraId="21A782F7" w14:textId="77777777" w:rsidR="000F5D28" w:rsidRDefault="000F5D28" w:rsidP="00AC1937">
      <w:pPr>
        <w:pStyle w:val="ListParagraph"/>
        <w:spacing w:after="0" w:line="240" w:lineRule="auto"/>
        <w:ind w:left="0"/>
        <w:jc w:val="both"/>
        <w:rPr>
          <w:sz w:val="24"/>
          <w:szCs w:val="24"/>
          <w:lang w:val="en-US"/>
        </w:rPr>
      </w:pPr>
    </w:p>
    <w:p w14:paraId="603B983E" w14:textId="47B8F65E" w:rsidR="000F5D28" w:rsidRDefault="000F5D28" w:rsidP="00AC1937">
      <w:pPr>
        <w:pStyle w:val="ListParagraph"/>
        <w:spacing w:after="0" w:line="240" w:lineRule="auto"/>
        <w:ind w:left="0"/>
        <w:jc w:val="both"/>
        <w:rPr>
          <w:sz w:val="24"/>
          <w:szCs w:val="24"/>
          <w:lang w:val="en-US"/>
        </w:rPr>
      </w:pPr>
      <w:r w:rsidRPr="000F5D28">
        <w:rPr>
          <w:sz w:val="24"/>
          <w:szCs w:val="24"/>
          <w:lang w:val="en-US"/>
        </w:rPr>
        <w:t>It is important to mention that not all pixels found in a ROI provide relevant information. Some pixels can be “noisy” or “bad/abnormal pixels”. According to Chu Zhang et al, in 2020, random errors are primarily generated by the surrounding conditions and the devices themselves</w:t>
      </w:r>
      <w:r w:rsidR="00052CA2">
        <w:rPr>
          <w:sz w:val="24"/>
          <w:szCs w:val="24"/>
          <w:lang w:val="en-US"/>
        </w:rPr>
        <w:t>.</w:t>
      </w:r>
      <w:r w:rsidR="00052CA2" w:rsidRPr="00324B56">
        <w:rPr>
          <w:sz w:val="24"/>
          <w:szCs w:val="24"/>
          <w:vertAlign w:val="superscript"/>
          <w:lang w:val="en-US"/>
          <w:rPrChange w:id="70" w:author="Bertotto, Mercedes" w:date="2024-02-05T13:08:00Z">
            <w:rPr>
              <w:sz w:val="24"/>
              <w:szCs w:val="24"/>
              <w:lang w:val="en-US"/>
            </w:rPr>
          </w:rPrChange>
        </w:rPr>
        <w:fldChar w:fldCharType="begin"/>
      </w:r>
      <w:r w:rsidR="00052CA2" w:rsidRPr="00324B56">
        <w:rPr>
          <w:sz w:val="24"/>
          <w:szCs w:val="24"/>
          <w:vertAlign w:val="superscript"/>
          <w:lang w:val="en-US"/>
          <w:rPrChange w:id="71" w:author="Bertotto, Mercedes" w:date="2024-02-05T13:08:00Z">
            <w:rPr>
              <w:sz w:val="24"/>
              <w:szCs w:val="24"/>
              <w:lang w:val="en-US"/>
            </w:rPr>
          </w:rPrChange>
        </w:rPr>
        <w:instrText xml:space="preserve"> ADDIN EN.CITE &lt;EndNote&gt;&lt;Cite&gt;&lt;Author&gt;Chu Zhang&lt;/Author&gt;&lt;Year&gt;2020&lt;/Year&gt;&lt;RecNum&gt;74&lt;/RecNum&gt;&lt;DisplayText&gt;(27)&lt;/DisplayText&gt;&lt;record&gt;&lt;rec-number&gt;74&lt;/rec-number&gt;&lt;foreign-keys&gt;&lt;key app="EN" db-id="ws9rdx2wn0xd03eresrvdse5d5dp5rap0a09" timestamp="1707126644"&gt;74&lt;/key&gt;&lt;/foreign-keys&gt;&lt;ref-type name="Journal Article"&gt;17&lt;/ref-type&gt;&lt;contributors&gt;&lt;authors&gt;&lt;author&gt;Chu Zhang, Lei Zhou, Yiying Zhao, Susu Zhu, Fei Liu, Yong He &lt;/author&gt;&lt;/authors&gt;&lt;/contributors&gt;&lt;titles&gt;&lt;title&gt;Noise reduction in the spectral domain of hyperspectral images using denoising autoencoder methods&lt;/title&gt;&lt;secondary-title&gt;Chemometrics and Intelligent Laboratory Systems&lt;/secondary-title&gt;&lt;/titles&gt;&lt;periodical&gt;&lt;full-title&gt;Chemometrics and Intelligent Laboratory Systems&lt;/full-title&gt;&lt;/periodical&gt;&lt;volume&gt;203&lt;/volume&gt;&lt;number&gt;104063&lt;/number&gt;&lt;dates&gt;&lt;year&gt;2020&lt;/year&gt;&lt;/dates&gt;&lt;urls&gt;&lt;related-urls&gt;&lt;url&gt;https://www.sciencedirect.com/science/article/abs/pii/S016974391930718X?via%3Dihub&lt;/url&gt;&lt;/related-urls&gt;&lt;/urls&gt;&lt;electronic-resource-num&gt;10.1016/j.chemolab.2020.104063&lt;/electronic-resource-num&gt;&lt;/record&gt;&lt;/Cite&gt;&lt;/EndNote&gt;</w:instrText>
      </w:r>
      <w:r w:rsidR="00052CA2" w:rsidRPr="00324B56">
        <w:rPr>
          <w:sz w:val="24"/>
          <w:szCs w:val="24"/>
          <w:vertAlign w:val="superscript"/>
          <w:lang w:val="en-US"/>
          <w:rPrChange w:id="72" w:author="Bertotto, Mercedes" w:date="2024-02-05T13:08:00Z">
            <w:rPr>
              <w:sz w:val="24"/>
              <w:szCs w:val="24"/>
              <w:lang w:val="en-US"/>
            </w:rPr>
          </w:rPrChange>
        </w:rPr>
        <w:fldChar w:fldCharType="separate"/>
      </w:r>
      <w:r w:rsidR="00052CA2" w:rsidRPr="00324B56">
        <w:rPr>
          <w:noProof/>
          <w:sz w:val="24"/>
          <w:szCs w:val="24"/>
          <w:vertAlign w:val="superscript"/>
          <w:lang w:val="en-US"/>
          <w:rPrChange w:id="73" w:author="Bertotto, Mercedes" w:date="2024-02-05T13:08:00Z">
            <w:rPr>
              <w:noProof/>
              <w:sz w:val="24"/>
              <w:szCs w:val="24"/>
              <w:lang w:val="en-US"/>
            </w:rPr>
          </w:rPrChange>
        </w:rPr>
        <w:t>(27)</w:t>
      </w:r>
      <w:r w:rsidR="00052CA2" w:rsidRPr="00324B56">
        <w:rPr>
          <w:sz w:val="24"/>
          <w:szCs w:val="24"/>
          <w:vertAlign w:val="superscript"/>
          <w:lang w:val="en-US"/>
          <w:rPrChange w:id="74" w:author="Bertotto, Mercedes" w:date="2024-02-05T13:08:00Z">
            <w:rPr>
              <w:sz w:val="24"/>
              <w:szCs w:val="24"/>
              <w:lang w:val="en-US"/>
            </w:rPr>
          </w:rPrChange>
        </w:rPr>
        <w:fldChar w:fldCharType="end"/>
      </w:r>
    </w:p>
    <w:p w14:paraId="3978CDD6" w14:textId="77777777" w:rsidR="005830FE" w:rsidRDefault="005830FE" w:rsidP="00AC1937">
      <w:pPr>
        <w:pStyle w:val="ListParagraph"/>
        <w:spacing w:after="0" w:line="240" w:lineRule="auto"/>
        <w:ind w:left="0"/>
        <w:jc w:val="both"/>
        <w:rPr>
          <w:sz w:val="24"/>
          <w:szCs w:val="24"/>
          <w:lang w:val="en-US"/>
        </w:rPr>
      </w:pPr>
    </w:p>
    <w:p w14:paraId="314365A1" w14:textId="22AFD905" w:rsidR="005830FE" w:rsidRDefault="005830FE" w:rsidP="00AC1937">
      <w:pPr>
        <w:pStyle w:val="ListParagraph"/>
        <w:spacing w:after="0" w:line="240" w:lineRule="auto"/>
        <w:ind w:left="0"/>
        <w:jc w:val="both"/>
        <w:rPr>
          <w:sz w:val="24"/>
          <w:szCs w:val="24"/>
          <w:lang w:val="en-US"/>
        </w:rPr>
      </w:pPr>
      <w:r w:rsidRPr="005830FE">
        <w:rPr>
          <w:sz w:val="24"/>
          <w:szCs w:val="24"/>
          <w:lang w:val="en-US"/>
        </w:rPr>
        <w:t>In 2009, James Burger found that bad pixels exhibit significantly different spectra compared to their neighbors</w:t>
      </w:r>
      <w:ins w:id="75" w:author="Bertotto, Mercedes" w:date="2024-02-05T13:08:00Z">
        <w:r w:rsidR="00324B56">
          <w:rPr>
            <w:sz w:val="24"/>
            <w:szCs w:val="24"/>
            <w:lang w:val="en-US"/>
          </w:rPr>
          <w:t>.</w:t>
        </w:r>
      </w:ins>
      <w:r>
        <w:rPr>
          <w:sz w:val="24"/>
          <w:szCs w:val="24"/>
          <w:lang w:val="en-US"/>
        </w:rPr>
        <w:fldChar w:fldCharType="begin"/>
      </w:r>
      <w:r>
        <w:rPr>
          <w:sz w:val="24"/>
          <w:szCs w:val="24"/>
          <w:lang w:val="en-US"/>
        </w:rPr>
        <w:instrText xml:space="preserve"> ADDIN EN.CITE &lt;EndNote&gt;&lt;Cite&gt;&lt;Author&gt;Burger&lt;/Author&gt;&lt;Year&gt;2009&lt;/Year&gt;&lt;RecNum&gt;22&lt;/RecNum&gt;&lt;DisplayText&gt;(28)&lt;/DisplayText&gt;&lt;record&gt;&lt;rec-number&gt;22&lt;/rec-number&gt;&lt;foreign-keys&gt;&lt;key app="EN" db-id="ws9rdx2wn0xd03eresrvdse5d5dp5rap0a09" timestamp="1701354162"&gt;22&lt;/key&gt;&lt;/foreign-keys&gt;&lt;ref-type name="Journal Article"&gt;17&lt;/ref-type&gt;&lt;contributors&gt;&lt;authors&gt;&lt;author&gt;James Burger&lt;/author&gt;&lt;/authors&gt;&lt;/contributors&gt;&lt;titles&gt;&lt;title&gt;Bad Pixel Detection in Hyperspectral Staring Camera Systems&lt;/title&gt;&lt;secondary-title&gt;NIR news&lt;/secondary-title&gt;&lt;/titles&gt;&lt;periodical&gt;&lt;full-title&gt;NIR news&lt;/full-title&gt;&lt;/periodical&gt;&lt;pages&gt;9-12&lt;/pages&gt;&lt;volume&gt;20&lt;/volume&gt;&lt;number&gt;1&lt;/number&gt;&lt;dates&gt;&lt;year&gt;2009&lt;/year&gt;&lt;/dates&gt;&lt;urls&gt;&lt;related-urls&gt;&lt;url&gt;https://doi.org/10.1255/nirn.1110&lt;/url&gt;&lt;/related-urls&gt;&lt;/urls&gt;&lt;electronic-resource-num&gt;https://doi.org/10.1255/nirn.1110&lt;/electronic-resource-num&gt;&lt;/record&gt;&lt;/Cite&gt;&lt;/EndNote&gt;</w:instrText>
      </w:r>
      <w:r>
        <w:rPr>
          <w:sz w:val="24"/>
          <w:szCs w:val="24"/>
          <w:lang w:val="en-US"/>
        </w:rPr>
        <w:fldChar w:fldCharType="separate"/>
      </w:r>
      <w:r>
        <w:rPr>
          <w:noProof/>
          <w:sz w:val="24"/>
          <w:szCs w:val="24"/>
          <w:lang w:val="en-US"/>
        </w:rPr>
        <w:t>(</w:t>
      </w:r>
      <w:r w:rsidRPr="00324B56">
        <w:rPr>
          <w:noProof/>
          <w:sz w:val="24"/>
          <w:szCs w:val="24"/>
          <w:vertAlign w:val="superscript"/>
          <w:lang w:val="en-US"/>
          <w:rPrChange w:id="76" w:author="Bertotto, Mercedes" w:date="2024-02-05T13:08:00Z">
            <w:rPr>
              <w:noProof/>
              <w:sz w:val="24"/>
              <w:szCs w:val="24"/>
              <w:lang w:val="en-US"/>
            </w:rPr>
          </w:rPrChange>
        </w:rPr>
        <w:t>28)</w:t>
      </w:r>
      <w:r>
        <w:rPr>
          <w:sz w:val="24"/>
          <w:szCs w:val="24"/>
          <w:lang w:val="en-US"/>
        </w:rPr>
        <w:fldChar w:fldCharType="end"/>
      </w:r>
      <w:ins w:id="77" w:author="Bertotto, Mercedes" w:date="2024-02-05T13:08:00Z">
        <w:r w:rsidR="00324B56">
          <w:rPr>
            <w:sz w:val="24"/>
            <w:szCs w:val="24"/>
            <w:lang w:val="en-US"/>
          </w:rPr>
          <w:t xml:space="preserve"> </w:t>
        </w:r>
      </w:ins>
      <w:r w:rsidRPr="005830FE">
        <w:rPr>
          <w:sz w:val="24"/>
          <w:szCs w:val="24"/>
          <w:lang w:val="en-US"/>
        </w:rPr>
        <w:t>He classified these abnormal pixels into "dead pixels," which do not respond to light, "hot pixels," characterized by high dark current, and "stuck pixels," which maintain an almost constant intermediate value.</w:t>
      </w:r>
    </w:p>
    <w:p w14:paraId="62D74FFB" w14:textId="77777777" w:rsidR="00F71F99" w:rsidRDefault="00F71F99" w:rsidP="00AC1937">
      <w:pPr>
        <w:pStyle w:val="ListParagraph"/>
        <w:spacing w:after="0" w:line="240" w:lineRule="auto"/>
        <w:ind w:left="0"/>
        <w:jc w:val="both"/>
        <w:rPr>
          <w:sz w:val="24"/>
          <w:szCs w:val="24"/>
          <w:lang w:val="en-US"/>
        </w:rPr>
      </w:pPr>
    </w:p>
    <w:p w14:paraId="18238BD5" w14:textId="5EB96671" w:rsidR="00F71F99" w:rsidRPr="00CA50E3" w:rsidRDefault="00FF5D9D" w:rsidP="00AC1937">
      <w:pPr>
        <w:pStyle w:val="ListParagraph"/>
        <w:spacing w:after="0" w:line="240" w:lineRule="auto"/>
        <w:ind w:left="0"/>
        <w:jc w:val="both"/>
        <w:rPr>
          <w:sz w:val="24"/>
          <w:szCs w:val="24"/>
          <w:vertAlign w:val="superscript"/>
          <w:lang w:val="en-US"/>
          <w:rPrChange w:id="78" w:author="Bertotto, Mercedes" w:date="2024-02-05T13:08:00Z">
            <w:rPr>
              <w:sz w:val="24"/>
              <w:szCs w:val="24"/>
              <w:lang w:val="en-US"/>
            </w:rPr>
          </w:rPrChange>
        </w:rPr>
      </w:pPr>
      <w:r w:rsidRPr="00FF5D9D">
        <w:rPr>
          <w:sz w:val="24"/>
          <w:szCs w:val="24"/>
          <w:lang w:val="en-US"/>
        </w:rPr>
        <w:t xml:space="preserve">In 2023, </w:t>
      </w:r>
      <w:proofErr w:type="spellStart"/>
      <w:r w:rsidRPr="00FF5D9D">
        <w:rPr>
          <w:sz w:val="24"/>
          <w:szCs w:val="24"/>
          <w:lang w:val="en-US"/>
        </w:rPr>
        <w:t>Bingkai</w:t>
      </w:r>
      <w:proofErr w:type="spellEnd"/>
      <w:r w:rsidRPr="00FF5D9D">
        <w:rPr>
          <w:sz w:val="24"/>
          <w:szCs w:val="24"/>
          <w:lang w:val="en-US"/>
        </w:rPr>
        <w:t xml:space="preserve"> Liu further explained that hot pixels have a higher dark current than normal pixels, which experience a moderate dark current increase after irradiation</w:t>
      </w:r>
      <w:r>
        <w:rPr>
          <w:sz w:val="24"/>
          <w:szCs w:val="24"/>
          <w:lang w:val="en-US"/>
        </w:rPr>
        <w:t>.</w:t>
      </w:r>
      <w:r w:rsidRPr="00FF5D9D">
        <w:rPr>
          <w:sz w:val="24"/>
          <w:szCs w:val="24"/>
          <w:lang w:val="en-US"/>
        </w:rPr>
        <w:t xml:space="preserve"> </w:t>
      </w:r>
      <w:r w:rsidRPr="00CA50E3">
        <w:rPr>
          <w:sz w:val="24"/>
          <w:szCs w:val="24"/>
          <w:vertAlign w:val="superscript"/>
          <w:lang w:val="en-US"/>
          <w:rPrChange w:id="79" w:author="Bertotto, Mercedes" w:date="2024-02-05T13:08:00Z">
            <w:rPr>
              <w:sz w:val="24"/>
              <w:szCs w:val="24"/>
              <w:lang w:val="en-US"/>
            </w:rPr>
          </w:rPrChange>
        </w:rPr>
        <w:fldChar w:fldCharType="begin"/>
      </w:r>
      <w:r w:rsidRPr="00CA50E3">
        <w:rPr>
          <w:sz w:val="24"/>
          <w:szCs w:val="24"/>
          <w:vertAlign w:val="superscript"/>
          <w:lang w:val="en-US"/>
          <w:rPrChange w:id="80" w:author="Bertotto, Mercedes" w:date="2024-02-05T13:08:00Z">
            <w:rPr>
              <w:sz w:val="24"/>
              <w:szCs w:val="24"/>
              <w:lang w:val="en-US"/>
            </w:rPr>
          </w:rPrChange>
        </w:rPr>
        <w:instrText xml:space="preserve"> ADDIN EN.CITE &lt;EndNote&gt;&lt;Cite&gt;&lt;Author&gt;Bingkai Liu&lt;/Author&gt;&lt;Year&gt;2023&lt;/Year&gt;&lt;RecNum&gt;23&lt;/RecNum&gt;&lt;DisplayText&gt;(29)&lt;/DisplayText&gt;&lt;record&gt;&lt;rec-number&gt;23&lt;/rec-number&gt;&lt;foreign-keys&gt;&lt;key app="EN" db-id="ws9rdx2wn0xd03eresrvdse5d5dp5rap0a09" timestamp="1701354437"&gt;23&lt;/key&gt;&lt;/foreign-keys&gt;&lt;ref-type name="Journal Article"&gt;17&lt;/ref-type&gt;&lt;contributors&gt;&lt;authors&gt;&lt;author&gt;Bingkai Liu, Yudong Li, Lin Wen, Xiang Zhang  and Qi Guo&lt;/author&gt;&lt;/authors&gt;&lt;/contributors&gt;&lt;titles&gt;&lt;title&gt;Effects of Hot Pixels on Pixel Performance on Backside Illuminated Complementary Metal Oxide Semiconductor (CMOS) Image Sensors&lt;/title&gt;&lt;secondary-title&gt;Sensors&lt;/secondary-title&gt;&lt;/titles&gt;&lt;periodical&gt;&lt;full-title&gt;Sensors&lt;/full-title&gt;&lt;/periodical&gt;&lt;pages&gt;6159&lt;/pages&gt;&lt;volume&gt;23&lt;/volume&gt;&lt;number&gt;13&lt;/number&gt;&lt;dates&gt;&lt;year&gt;2023&lt;/year&gt;&lt;/dates&gt;&lt;urls&gt;&lt;related-urls&gt;&lt;url&gt;https://www.mdpi.com/1424-8220/23/13/6159&lt;/url&gt;&lt;/related-urls&gt;&lt;/urls&gt;&lt;electronic-resource-num&gt;https://doi.org/10.3390/s23136159&lt;/electronic-resource-num&gt;&lt;/record&gt;&lt;/Cite&gt;&lt;/EndNote&gt;</w:instrText>
      </w:r>
      <w:r w:rsidRPr="00CA50E3">
        <w:rPr>
          <w:sz w:val="24"/>
          <w:szCs w:val="24"/>
          <w:vertAlign w:val="superscript"/>
          <w:lang w:val="en-US"/>
          <w:rPrChange w:id="81" w:author="Bertotto, Mercedes" w:date="2024-02-05T13:08:00Z">
            <w:rPr>
              <w:sz w:val="24"/>
              <w:szCs w:val="24"/>
              <w:lang w:val="en-US"/>
            </w:rPr>
          </w:rPrChange>
        </w:rPr>
        <w:fldChar w:fldCharType="separate"/>
      </w:r>
      <w:r w:rsidRPr="00CA50E3">
        <w:rPr>
          <w:noProof/>
          <w:sz w:val="24"/>
          <w:szCs w:val="24"/>
          <w:vertAlign w:val="superscript"/>
          <w:lang w:val="en-US"/>
          <w:rPrChange w:id="82" w:author="Bertotto, Mercedes" w:date="2024-02-05T13:08:00Z">
            <w:rPr>
              <w:noProof/>
              <w:sz w:val="24"/>
              <w:szCs w:val="24"/>
              <w:lang w:val="en-US"/>
            </w:rPr>
          </w:rPrChange>
        </w:rPr>
        <w:t>(29)</w:t>
      </w:r>
      <w:r w:rsidRPr="00CA50E3">
        <w:rPr>
          <w:sz w:val="24"/>
          <w:szCs w:val="24"/>
          <w:vertAlign w:val="superscript"/>
          <w:lang w:val="en-US"/>
          <w:rPrChange w:id="83" w:author="Bertotto, Mercedes" w:date="2024-02-05T13:08:00Z">
            <w:rPr>
              <w:sz w:val="24"/>
              <w:szCs w:val="24"/>
              <w:lang w:val="en-US"/>
            </w:rPr>
          </w:rPrChange>
        </w:rPr>
        <w:fldChar w:fldCharType="end"/>
      </w:r>
    </w:p>
    <w:p w14:paraId="7AF13A86" w14:textId="77777777" w:rsidR="0093565A" w:rsidRDefault="0093565A" w:rsidP="00AC1937">
      <w:pPr>
        <w:pStyle w:val="ListParagraph"/>
        <w:spacing w:after="0" w:line="240" w:lineRule="auto"/>
        <w:ind w:left="0"/>
        <w:jc w:val="both"/>
        <w:rPr>
          <w:sz w:val="24"/>
          <w:szCs w:val="24"/>
          <w:lang w:val="en-US"/>
        </w:rPr>
      </w:pPr>
    </w:p>
    <w:p w14:paraId="4E13A76E" w14:textId="06D16E9F" w:rsidR="0093565A" w:rsidRDefault="0093565A" w:rsidP="00AC1937">
      <w:pPr>
        <w:pStyle w:val="ListParagraph"/>
        <w:spacing w:after="0" w:line="240" w:lineRule="auto"/>
        <w:ind w:left="0"/>
        <w:jc w:val="both"/>
        <w:rPr>
          <w:sz w:val="24"/>
          <w:szCs w:val="24"/>
          <w:lang w:val="en-US"/>
        </w:rPr>
      </w:pPr>
      <w:r w:rsidRPr="0093565A">
        <w:rPr>
          <w:sz w:val="24"/>
          <w:szCs w:val="24"/>
          <w:lang w:val="en-US"/>
        </w:rPr>
        <w:t>Moreover, some pixels are always noisy, while others only sporadically; some may show a “non-linear response to light intensity”</w:t>
      </w:r>
      <w:r w:rsidR="00CA160D" w:rsidRPr="00BA4F01">
        <w:rPr>
          <w:lang w:val="en-US"/>
        </w:rPr>
        <w:t xml:space="preserve"> </w:t>
      </w:r>
      <w:r w:rsidR="00CA160D" w:rsidRPr="00CA160D">
        <w:rPr>
          <w:sz w:val="24"/>
          <w:szCs w:val="24"/>
          <w:lang w:val="en-US"/>
        </w:rPr>
        <w:t>while some others behave randomly.</w:t>
      </w:r>
      <w:r w:rsidR="003831CF" w:rsidRPr="00CA50E3">
        <w:rPr>
          <w:sz w:val="24"/>
          <w:szCs w:val="24"/>
          <w:vertAlign w:val="superscript"/>
          <w:lang w:val="en-US"/>
          <w:rPrChange w:id="84" w:author="Bertotto, Mercedes" w:date="2024-02-05T13:08:00Z">
            <w:rPr>
              <w:sz w:val="24"/>
              <w:szCs w:val="24"/>
              <w:lang w:val="en-US"/>
            </w:rPr>
          </w:rPrChange>
        </w:rPr>
        <w:fldChar w:fldCharType="begin"/>
      </w:r>
      <w:r w:rsidR="003831CF" w:rsidRPr="00CA50E3">
        <w:rPr>
          <w:sz w:val="24"/>
          <w:szCs w:val="24"/>
          <w:vertAlign w:val="superscript"/>
          <w:lang w:val="en-US"/>
          <w:rPrChange w:id="85" w:author="Bertotto, Mercedes" w:date="2024-02-05T13:08:00Z">
            <w:rPr>
              <w:sz w:val="24"/>
              <w:szCs w:val="24"/>
              <w:lang w:val="en-US"/>
            </w:rPr>
          </w:rPrChange>
        </w:rPr>
        <w:instrText xml:space="preserve"> ADDIN EN.CITE &lt;EndNote&gt;&lt;Cite&gt;&lt;Author&gt;Burger&lt;/Author&gt;&lt;Year&gt;2009&lt;/Year&gt;&lt;RecNum&gt;75&lt;/RecNum&gt;&lt;DisplayText&gt;(30)&lt;/DisplayText&gt;&lt;record&gt;&lt;rec-number&gt;75&lt;/rec-number&gt;&lt;foreign-keys&gt;&lt;key app="EN" db-id="ws9rdx2wn0xd03eresrvdse5d5dp5rap0a09" timestamp="1707134056"&gt;75&lt;/key&gt;&lt;/foreign-keys&gt;&lt;ref-type name="Journal Article"&gt;17&lt;/ref-type&gt;&lt;contributors&gt;&lt;authors&gt;&lt;author&gt;James Burger &lt;/author&gt;&lt;/authors&gt;&lt;/contributors&gt;&lt;titles&gt;&lt;title&gt;Bad Pixel Detection in Hyperspectral Staring Camera Systems&lt;/title&gt;&lt;secondary-title&gt;NIR news&lt;/secondary-title&gt;&lt;/titles&gt;&lt;periodical&gt;&lt;full-title&gt;NIR news&lt;/full-title&gt;&lt;/periodical&gt;&lt;volume&gt;20&lt;/volume&gt;&lt;number&gt;1&lt;/number&gt;&lt;dates&gt;&lt;year&gt;2009&lt;/year&gt;&lt;/dates&gt;&lt;urls&gt;&lt;related-urls&gt;&lt;url&gt;https://journals.sagepub.com/doi/10.1255/nirn.1110&lt;/url&gt;&lt;/related-urls&gt;&lt;/urls&gt;&lt;electronic-resource-num&gt;10.1255/nirn.1110&lt;/electronic-resource-num&gt;&lt;/record&gt;&lt;/Cite&gt;&lt;/EndNote&gt;</w:instrText>
      </w:r>
      <w:r w:rsidR="003831CF" w:rsidRPr="00CA50E3">
        <w:rPr>
          <w:sz w:val="24"/>
          <w:szCs w:val="24"/>
          <w:vertAlign w:val="superscript"/>
          <w:lang w:val="en-US"/>
          <w:rPrChange w:id="86" w:author="Bertotto, Mercedes" w:date="2024-02-05T13:08:00Z">
            <w:rPr>
              <w:sz w:val="24"/>
              <w:szCs w:val="24"/>
              <w:lang w:val="en-US"/>
            </w:rPr>
          </w:rPrChange>
        </w:rPr>
        <w:fldChar w:fldCharType="separate"/>
      </w:r>
      <w:r w:rsidR="003831CF" w:rsidRPr="00CA50E3">
        <w:rPr>
          <w:noProof/>
          <w:sz w:val="24"/>
          <w:szCs w:val="24"/>
          <w:vertAlign w:val="superscript"/>
          <w:lang w:val="en-US"/>
          <w:rPrChange w:id="87" w:author="Bertotto, Mercedes" w:date="2024-02-05T13:08:00Z">
            <w:rPr>
              <w:noProof/>
              <w:sz w:val="24"/>
              <w:szCs w:val="24"/>
              <w:lang w:val="en-US"/>
            </w:rPr>
          </w:rPrChange>
        </w:rPr>
        <w:t>(30)</w:t>
      </w:r>
      <w:r w:rsidR="003831CF" w:rsidRPr="00CA50E3">
        <w:rPr>
          <w:sz w:val="24"/>
          <w:szCs w:val="24"/>
          <w:vertAlign w:val="superscript"/>
          <w:lang w:val="en-US"/>
          <w:rPrChange w:id="88" w:author="Bertotto, Mercedes" w:date="2024-02-05T13:08:00Z">
            <w:rPr>
              <w:sz w:val="24"/>
              <w:szCs w:val="24"/>
              <w:lang w:val="en-US"/>
            </w:rPr>
          </w:rPrChange>
        </w:rPr>
        <w:fldChar w:fldCharType="end"/>
      </w:r>
    </w:p>
    <w:p w14:paraId="155242A4" w14:textId="77777777" w:rsidR="00D340D6" w:rsidRDefault="00D340D6" w:rsidP="00AC1937">
      <w:pPr>
        <w:pStyle w:val="ListParagraph"/>
        <w:spacing w:after="0" w:line="240" w:lineRule="auto"/>
        <w:ind w:left="0"/>
        <w:jc w:val="both"/>
        <w:rPr>
          <w:sz w:val="24"/>
          <w:szCs w:val="24"/>
          <w:lang w:val="en-US"/>
        </w:rPr>
      </w:pPr>
    </w:p>
    <w:p w14:paraId="09FC1E77" w14:textId="34748B0D" w:rsidR="00F91ABA" w:rsidRPr="00D340D6" w:rsidDel="0072085F" w:rsidRDefault="00D340D6" w:rsidP="00F91ABA">
      <w:pPr>
        <w:rPr>
          <w:del w:id="89" w:author="Bertotto, Mercedes" w:date="2024-02-05T13:00:00Z"/>
          <w:sz w:val="24"/>
          <w:szCs w:val="24"/>
          <w:lang w:val="en-US"/>
        </w:rPr>
      </w:pPr>
      <w:r w:rsidRPr="00D340D6">
        <w:rPr>
          <w:sz w:val="24"/>
          <w:szCs w:val="24"/>
          <w:lang w:val="en-US"/>
        </w:rPr>
        <w:t>In any case, these abnormal pixels behave differently from the rest and should be eliminated. In this work, they were detected in an unsupervised manner ( see Se</w:t>
      </w:r>
      <w:r w:rsidR="00BC14D5">
        <w:rPr>
          <w:sz w:val="24"/>
          <w:szCs w:val="24"/>
          <w:lang w:val="en-US"/>
        </w:rPr>
        <w:t xml:space="preserve">ction XXXX for details). </w:t>
      </w:r>
    </w:p>
    <w:p w14:paraId="0275290A" w14:textId="77777777" w:rsidR="00F83FC0" w:rsidRPr="00F83FC0" w:rsidRDefault="00F83FC0" w:rsidP="00CF39C8">
      <w:pPr>
        <w:pStyle w:val="ListParagraph"/>
        <w:spacing w:after="0" w:line="240" w:lineRule="auto"/>
        <w:ind w:left="0"/>
        <w:jc w:val="both"/>
        <w:rPr>
          <w:sz w:val="24"/>
          <w:szCs w:val="24"/>
          <w:lang w:val="en-US"/>
        </w:rPr>
      </w:pPr>
      <w:r w:rsidRPr="00F83FC0">
        <w:rPr>
          <w:sz w:val="24"/>
          <w:szCs w:val="24"/>
          <w:lang w:val="en-US"/>
        </w:rPr>
        <w:t>2.3. Classification methods</w:t>
      </w:r>
    </w:p>
    <w:p w14:paraId="63B409A5" w14:textId="77777777" w:rsidR="00F83FC0" w:rsidRPr="00F83FC0" w:rsidRDefault="00F83FC0" w:rsidP="00CF39C8">
      <w:pPr>
        <w:pStyle w:val="ListParagraph"/>
        <w:spacing w:after="0" w:line="240" w:lineRule="auto"/>
        <w:ind w:left="0"/>
        <w:jc w:val="both"/>
        <w:rPr>
          <w:sz w:val="24"/>
          <w:szCs w:val="24"/>
          <w:lang w:val="en-US"/>
        </w:rPr>
      </w:pPr>
    </w:p>
    <w:p w14:paraId="0CE2F4CF" w14:textId="77777777" w:rsidR="00F83FC0" w:rsidRPr="00F83FC0" w:rsidRDefault="00F83FC0" w:rsidP="00CF39C8">
      <w:pPr>
        <w:pStyle w:val="ListParagraph"/>
        <w:spacing w:after="0" w:line="240" w:lineRule="auto"/>
        <w:ind w:left="0"/>
        <w:jc w:val="both"/>
        <w:rPr>
          <w:sz w:val="24"/>
          <w:szCs w:val="24"/>
          <w:lang w:val="en-US"/>
        </w:rPr>
      </w:pPr>
      <w:r w:rsidRPr="00F83FC0">
        <w:rPr>
          <w:sz w:val="24"/>
          <w:szCs w:val="24"/>
          <w:lang w:val="en-US"/>
        </w:rPr>
        <w:t xml:space="preserve">There are two types of classification methods, those called "class modeling" and those called "simple discrimination".  </w:t>
      </w:r>
    </w:p>
    <w:p w14:paraId="79D668F6" w14:textId="77777777" w:rsidR="00F83FC0" w:rsidRPr="00F83FC0" w:rsidRDefault="00F83FC0" w:rsidP="00CF39C8">
      <w:pPr>
        <w:pStyle w:val="ListParagraph"/>
        <w:spacing w:after="0" w:line="240" w:lineRule="auto"/>
        <w:ind w:left="0"/>
        <w:jc w:val="both"/>
        <w:rPr>
          <w:sz w:val="24"/>
          <w:szCs w:val="24"/>
          <w:lang w:val="en-US"/>
        </w:rPr>
      </w:pPr>
      <w:r w:rsidRPr="00F83FC0">
        <w:rPr>
          <w:sz w:val="24"/>
          <w:szCs w:val="24"/>
          <w:lang w:val="en-US"/>
        </w:rPr>
        <w:t xml:space="preserve"> </w:t>
      </w:r>
    </w:p>
    <w:p w14:paraId="31859550" w14:textId="77777777" w:rsidR="00F83FC0" w:rsidRDefault="00F83FC0" w:rsidP="00CF39C8">
      <w:pPr>
        <w:pStyle w:val="ListParagraph"/>
        <w:spacing w:after="0" w:line="240" w:lineRule="auto"/>
        <w:ind w:left="0"/>
        <w:jc w:val="both"/>
        <w:rPr>
          <w:ins w:id="90" w:author="Bertotto, Mercedes" w:date="2024-02-05T13:37:00Z"/>
          <w:sz w:val="24"/>
          <w:szCs w:val="24"/>
          <w:lang w:val="en-US"/>
        </w:rPr>
      </w:pPr>
      <w:r w:rsidRPr="00F83FC0">
        <w:rPr>
          <w:sz w:val="24"/>
          <w:szCs w:val="24"/>
          <w:lang w:val="en-US"/>
        </w:rPr>
        <w:t>The first type of methods create a model for each studied class. The focus of the methods remains on one individual class at a time. The samples in each class fall into a closed class space.  Moreover, the shape of the space is characteristic of the class modeling method used whether the width of the class space is determined by the confidence level applied.</w:t>
      </w:r>
    </w:p>
    <w:p w14:paraId="1945EC50" w14:textId="77777777" w:rsidR="00BE4F7F" w:rsidRPr="00F83FC0" w:rsidRDefault="00BE4F7F" w:rsidP="006D0944">
      <w:pPr>
        <w:pStyle w:val="ListParagraph"/>
        <w:spacing w:after="0" w:line="240" w:lineRule="auto"/>
        <w:ind w:left="0"/>
        <w:jc w:val="both"/>
        <w:rPr>
          <w:sz w:val="24"/>
          <w:szCs w:val="24"/>
          <w:lang w:val="en-US"/>
        </w:rPr>
      </w:pPr>
    </w:p>
    <w:p w14:paraId="6CBDDFEC" w14:textId="7FD66D53" w:rsidR="00F83FC0" w:rsidRDefault="00F83FC0" w:rsidP="006D0944">
      <w:pPr>
        <w:pStyle w:val="ListParagraph"/>
        <w:spacing w:after="0" w:line="240" w:lineRule="auto"/>
        <w:ind w:left="0"/>
        <w:jc w:val="both"/>
        <w:rPr>
          <w:sz w:val="24"/>
          <w:szCs w:val="24"/>
          <w:lang w:val="en-US"/>
        </w:rPr>
      </w:pPr>
      <w:r w:rsidRPr="00F83FC0">
        <w:rPr>
          <w:sz w:val="24"/>
          <w:szCs w:val="24"/>
          <w:lang w:val="en-US"/>
        </w:rPr>
        <w:t>An object can be assigned to one class, to more than one class, or not assigned  (outlier). Examples of these are Soft Independent Modeling of Class Analogies (SIMCA); Potential function methods (POTFUN) and Unequal variance methods (UNEQ).</w:t>
      </w:r>
      <w:r w:rsidR="00C12B9F">
        <w:rPr>
          <w:sz w:val="24"/>
          <w:szCs w:val="24"/>
          <w:lang w:val="en-US"/>
        </w:rPr>
        <w:fldChar w:fldCharType="begin">
          <w:fldData xml:space="preserve">PEVuZE5vdGU+PENpdGU+PEF1dGhvcj5Db29tYW5zPC9BdXRob3I+PFllYXI+MTk4NjwvWWVhcj48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</w:fldData>
        </w:fldChar>
      </w:r>
      <w:r w:rsidR="00CF39C8">
        <w:rPr>
          <w:sz w:val="24"/>
          <w:szCs w:val="24"/>
          <w:lang w:val="en-US"/>
        </w:rPr>
        <w:instrText xml:space="preserve"> ADDIN EN.CITE </w:instrText>
      </w:r>
      <w:r w:rsidR="00CF39C8">
        <w:rPr>
          <w:sz w:val="24"/>
          <w:szCs w:val="24"/>
          <w:lang w:val="en-US"/>
        </w:rPr>
        <w:fldChar w:fldCharType="begin">
          <w:fldData xml:space="preserve">PEVuZE5vdGU+PENpdGU+PEF1dGhvcj5Db29tYW5zPC9BdXRob3I+PFllYXI+MTk4NjwvWWVhcj48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</w:fldData>
        </w:fldChar>
      </w:r>
      <w:r w:rsidR="00CF39C8">
        <w:rPr>
          <w:sz w:val="24"/>
          <w:szCs w:val="24"/>
          <w:lang w:val="en-US"/>
        </w:rPr>
        <w:instrText xml:space="preserve"> ADDIN EN.CITE.DATA </w:instrText>
      </w:r>
      <w:r w:rsidR="00CF39C8">
        <w:rPr>
          <w:sz w:val="24"/>
          <w:szCs w:val="24"/>
          <w:lang w:val="en-US"/>
        </w:rPr>
      </w:r>
      <w:r w:rsidR="00CF39C8">
        <w:rPr>
          <w:sz w:val="24"/>
          <w:szCs w:val="24"/>
          <w:lang w:val="en-US"/>
        </w:rPr>
        <w:fldChar w:fldCharType="end"/>
      </w:r>
      <w:r w:rsidR="00C12B9F">
        <w:rPr>
          <w:sz w:val="24"/>
          <w:szCs w:val="24"/>
          <w:lang w:val="en-US"/>
        </w:rPr>
        <w:fldChar w:fldCharType="separate"/>
      </w:r>
      <w:r w:rsidR="00CF39C8">
        <w:rPr>
          <w:noProof/>
          <w:sz w:val="24"/>
          <w:szCs w:val="24"/>
          <w:lang w:val="en-US"/>
        </w:rPr>
        <w:t>(31-34)</w:t>
      </w:r>
      <w:r w:rsidR="00C12B9F">
        <w:rPr>
          <w:sz w:val="24"/>
          <w:szCs w:val="24"/>
          <w:lang w:val="en-US"/>
        </w:rPr>
        <w:fldChar w:fldCharType="end"/>
      </w:r>
    </w:p>
    <w:p w14:paraId="406EF42D" w14:textId="77777777" w:rsidR="00672EE0" w:rsidRPr="00672EE0" w:rsidRDefault="00672EE0" w:rsidP="006D0944">
      <w:pPr>
        <w:pStyle w:val="ListParagraph"/>
        <w:spacing w:after="0" w:line="240" w:lineRule="auto"/>
        <w:ind w:left="0"/>
        <w:jc w:val="both"/>
        <w:rPr>
          <w:sz w:val="24"/>
          <w:szCs w:val="24"/>
          <w:lang w:val="en-US"/>
        </w:rPr>
      </w:pPr>
      <w:r w:rsidRPr="00672EE0">
        <w:rPr>
          <w:sz w:val="24"/>
          <w:szCs w:val="24"/>
          <w:lang w:val="en-US"/>
        </w:rPr>
        <w:lastRenderedPageBreak/>
        <w:t>On the other hand, simple discrimination methods create a boundary between classes, so that they always assign each object to the class to which it most likely belongs. The limits can be linear or not. These cannot detect samples that do not correspond to any of the classes (outliers).</w:t>
      </w:r>
    </w:p>
    <w:p w14:paraId="7B9A3178" w14:textId="77777777" w:rsidR="00672EE0" w:rsidRPr="00672EE0" w:rsidRDefault="00672EE0" w:rsidP="006D0944">
      <w:pPr>
        <w:pStyle w:val="ListParagraph"/>
        <w:spacing w:after="0" w:line="240" w:lineRule="auto"/>
        <w:ind w:left="0"/>
        <w:jc w:val="both"/>
        <w:rPr>
          <w:sz w:val="24"/>
          <w:szCs w:val="24"/>
          <w:lang w:val="en-US"/>
        </w:rPr>
      </w:pPr>
      <w:r w:rsidRPr="00672EE0">
        <w:rPr>
          <w:sz w:val="24"/>
          <w:szCs w:val="24"/>
          <w:lang w:val="en-US"/>
        </w:rPr>
        <w:t xml:space="preserve"> </w:t>
      </w:r>
    </w:p>
    <w:p w14:paraId="6568C19A" w14:textId="3F31F41A" w:rsidR="00672EE0" w:rsidRPr="00672EE0" w:rsidRDefault="00672EE0" w:rsidP="006D0944">
      <w:pPr>
        <w:pStyle w:val="ListParagraph"/>
        <w:spacing w:after="0" w:line="240" w:lineRule="auto"/>
        <w:ind w:left="0"/>
        <w:jc w:val="both"/>
        <w:rPr>
          <w:sz w:val="24"/>
          <w:szCs w:val="24"/>
          <w:lang w:val="en-US"/>
        </w:rPr>
      </w:pPr>
      <w:r w:rsidRPr="00672EE0">
        <w:rPr>
          <w:sz w:val="24"/>
          <w:szCs w:val="24"/>
          <w:lang w:val="en-US"/>
        </w:rPr>
        <w:t>The aim of these discrimination methods is to find optimal boundaries between all given classes by maximizing the difference between them. A new object will always be assigned to one class, namely, to the class to which it is the most similar. This is why, these types of methods cannot be used for outlier detection, as they cannot detect samples which do not belong to any of the classes. The simplest method is the one based on the FC, the Fisher linear discriminant method. Other examples include: Discriminant partial least squares (D-PLS or PLS-DA), K-Nearest Neighbors Analysis (k-NN), Support Vector Machines (SVM), Linear Discriminant Analysis (LDA) Quadratic Discriminant Analysis (QDA)</w:t>
      </w:r>
      <w:r w:rsidR="00603A7F">
        <w:rPr>
          <w:sz w:val="24"/>
          <w:szCs w:val="24"/>
          <w:lang w:val="en-US"/>
        </w:rPr>
        <w:t>.</w:t>
      </w:r>
      <w:r w:rsidR="003C620D">
        <w:rPr>
          <w:sz w:val="24"/>
          <w:szCs w:val="24"/>
          <w:lang w:val="en-US"/>
        </w:rPr>
        <w:fldChar w:fldCharType="begin">
          <w:fldData xml:space="preserve">PEVuZE5vdGU+PENpdGU+PEF1dGhvcj5SdWl5YW5nIFd1PC9BdXRob3I+PFllYXI+MjAyMjwvWWVh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==
</w:fldData>
        </w:fldChar>
      </w:r>
      <w:r w:rsidR="002F2BBA">
        <w:rPr>
          <w:sz w:val="24"/>
          <w:szCs w:val="24"/>
          <w:lang w:val="en-US"/>
        </w:rPr>
        <w:instrText xml:space="preserve"> ADDIN EN.CITE </w:instrText>
      </w:r>
      <w:r w:rsidR="002F2BBA">
        <w:rPr>
          <w:sz w:val="24"/>
          <w:szCs w:val="24"/>
          <w:lang w:val="en-US"/>
        </w:rPr>
        <w:fldChar w:fldCharType="begin">
          <w:fldData xml:space="preserve">PEVuZE5vdGU+PENpdGU+PEF1dGhvcj5SdWl5YW5nIFd1PC9BdXRob3I+PFllYXI+MjAyMjwvWWVh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==
</w:fldData>
        </w:fldChar>
      </w:r>
      <w:r w:rsidR="002F2BBA">
        <w:rPr>
          <w:sz w:val="24"/>
          <w:szCs w:val="24"/>
          <w:lang w:val="en-US"/>
        </w:rPr>
        <w:instrText xml:space="preserve"> ADDIN EN.CITE.DATA </w:instrText>
      </w:r>
      <w:r w:rsidR="002F2BBA">
        <w:rPr>
          <w:sz w:val="24"/>
          <w:szCs w:val="24"/>
          <w:lang w:val="en-US"/>
        </w:rPr>
      </w:r>
      <w:r w:rsidR="002F2BBA">
        <w:rPr>
          <w:sz w:val="24"/>
          <w:szCs w:val="24"/>
          <w:lang w:val="en-US"/>
        </w:rPr>
        <w:fldChar w:fldCharType="end"/>
      </w:r>
      <w:r w:rsidR="003C620D">
        <w:rPr>
          <w:sz w:val="24"/>
          <w:szCs w:val="24"/>
          <w:lang w:val="en-US"/>
        </w:rPr>
        <w:fldChar w:fldCharType="separate"/>
      </w:r>
      <w:r w:rsidR="002F2BBA">
        <w:rPr>
          <w:noProof/>
          <w:sz w:val="24"/>
          <w:szCs w:val="24"/>
          <w:lang w:val="en-US"/>
        </w:rPr>
        <w:t>(35-38)</w:t>
      </w:r>
      <w:r w:rsidR="003C620D">
        <w:rPr>
          <w:sz w:val="24"/>
          <w:szCs w:val="24"/>
          <w:lang w:val="en-US"/>
        </w:rPr>
        <w:fldChar w:fldCharType="end"/>
      </w:r>
    </w:p>
    <w:p w14:paraId="7ED81845" w14:textId="77777777" w:rsidR="00672EE0" w:rsidRPr="00672EE0" w:rsidRDefault="00672EE0" w:rsidP="006D0944">
      <w:pPr>
        <w:pStyle w:val="ListParagraph"/>
        <w:spacing w:after="0" w:line="240" w:lineRule="auto"/>
        <w:ind w:left="0"/>
        <w:jc w:val="both"/>
        <w:rPr>
          <w:sz w:val="24"/>
          <w:szCs w:val="24"/>
          <w:lang w:val="en-US"/>
        </w:rPr>
      </w:pPr>
    </w:p>
    <w:p w14:paraId="4327FB6A" w14:textId="774805F6" w:rsidR="00672EE0" w:rsidRPr="00672EE0" w:rsidRDefault="00672EE0" w:rsidP="006D0944">
      <w:pPr>
        <w:pStyle w:val="ListParagraph"/>
        <w:spacing w:after="0" w:line="240" w:lineRule="auto"/>
        <w:ind w:left="0"/>
        <w:jc w:val="both"/>
        <w:rPr>
          <w:sz w:val="24"/>
          <w:szCs w:val="24"/>
          <w:lang w:val="en-US"/>
        </w:rPr>
      </w:pPr>
      <w:r w:rsidRPr="00672EE0">
        <w:rPr>
          <w:sz w:val="24"/>
          <w:szCs w:val="24"/>
          <w:lang w:val="en-US"/>
        </w:rPr>
        <w:t>In this work, the SIMCA and PLSDA methods were used and compared.</w:t>
      </w:r>
    </w:p>
    <w:p w14:paraId="4FB8FBA3" w14:textId="77777777" w:rsidR="00672EE0" w:rsidRPr="00F83FC0" w:rsidRDefault="00672EE0" w:rsidP="00CF39C8">
      <w:pPr>
        <w:pStyle w:val="ListParagraph"/>
        <w:spacing w:after="0" w:line="240" w:lineRule="auto"/>
        <w:ind w:left="0"/>
        <w:jc w:val="both"/>
        <w:rPr>
          <w:sz w:val="24"/>
          <w:szCs w:val="24"/>
          <w:lang w:val="en-US"/>
        </w:rPr>
      </w:pPr>
    </w:p>
    <w:p w14:paraId="02C6C5E6" w14:textId="5370D4C3" w:rsidR="00D340D6" w:rsidRPr="00CF39C8" w:rsidDel="00A5314E" w:rsidRDefault="00D340D6" w:rsidP="00AC1937">
      <w:pPr>
        <w:pStyle w:val="ListParagraph"/>
        <w:spacing w:after="0" w:line="240" w:lineRule="auto"/>
        <w:ind w:left="0"/>
        <w:jc w:val="both"/>
        <w:rPr>
          <w:del w:id="91" w:author="Bertotto, Mercedes" w:date="2024-02-05T13:12:00Z"/>
          <w:sz w:val="24"/>
          <w:szCs w:val="24"/>
          <w:highlight w:val="yellow"/>
          <w:lang w:val="en-US"/>
        </w:rPr>
      </w:pPr>
    </w:p>
    <w:p w14:paraId="4F76657A" w14:textId="7FF2BE25" w:rsidR="00EA3B47" w:rsidDel="00CF39C8" w:rsidRDefault="00EA3B47" w:rsidP="13A251B7">
      <w:pPr>
        <w:pStyle w:val="ListParagraph"/>
        <w:spacing w:after="0" w:line="240" w:lineRule="auto"/>
        <w:ind w:left="0"/>
        <w:jc w:val="both"/>
        <w:rPr>
          <w:del w:id="92" w:author="Bertotto, Mercedes" w:date="2024-02-05T13:36:00Z"/>
          <w:sz w:val="24"/>
          <w:szCs w:val="24"/>
          <w:lang w:val="en-US"/>
        </w:rPr>
      </w:pPr>
    </w:p>
    <w:p w14:paraId="4D712959" w14:textId="0C3AB30E" w:rsidR="00231522" w:rsidRPr="00BC701B" w:rsidRDefault="2E6D1F4F" w:rsidP="003B194A">
      <w:pPr>
        <w:pStyle w:val="ListParagraph"/>
        <w:numPr>
          <w:ilvl w:val="0"/>
          <w:numId w:val="10"/>
        </w:numPr>
        <w:spacing w:after="0" w:line="360" w:lineRule="auto"/>
        <w:ind w:left="0"/>
        <w:jc w:val="both"/>
        <w:rPr>
          <w:b/>
          <w:bCs/>
          <w:sz w:val="24"/>
          <w:szCs w:val="24"/>
          <w:u w:val="single"/>
          <w:lang w:val="en-US"/>
        </w:rPr>
      </w:pPr>
      <w:r w:rsidRPr="73083DBA">
        <w:rPr>
          <w:b/>
          <w:bCs/>
          <w:sz w:val="24"/>
          <w:szCs w:val="24"/>
          <w:u w:val="single"/>
          <w:lang w:val="en-US"/>
        </w:rPr>
        <w:t>Materials and Methods</w:t>
      </w:r>
    </w:p>
    <w:p w14:paraId="46790ECB" w14:textId="2489EF18" w:rsidR="00231522"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.1 </w:t>
      </w:r>
      <w:r w:rsidR="00231522">
        <w:rPr>
          <w:sz w:val="24"/>
          <w:szCs w:val="24"/>
          <w:u w:val="single"/>
          <w:lang w:val="en-US"/>
        </w:rPr>
        <w:t>Materials</w:t>
      </w:r>
    </w:p>
    <w:p w14:paraId="4C2471A5" w14:textId="49B08D51" w:rsidR="00BD1E0F" w:rsidRDefault="70AAB4AB" w:rsidP="00022EBE">
      <w:pPr>
        <w:spacing w:after="0" w:line="240" w:lineRule="auto"/>
        <w:jc w:val="both"/>
        <w:rPr>
          <w:sz w:val="24"/>
          <w:szCs w:val="24"/>
          <w:u w:val="single"/>
          <w:lang w:val="en-US"/>
        </w:rPr>
      </w:pPr>
      <w:r w:rsidRPr="73083DBA">
        <w:rPr>
          <w:sz w:val="24"/>
          <w:szCs w:val="24"/>
          <w:lang w:val="en-US"/>
        </w:rPr>
        <w:t>Three tomato cultivars, '</w:t>
      </w:r>
      <w:proofErr w:type="spellStart"/>
      <w:r w:rsidRPr="73083DBA">
        <w:rPr>
          <w:sz w:val="24"/>
          <w:szCs w:val="24"/>
          <w:lang w:val="en-US"/>
        </w:rPr>
        <w:t>Brioso</w:t>
      </w:r>
      <w:proofErr w:type="spellEnd"/>
      <w:r w:rsidRPr="73083DBA">
        <w:rPr>
          <w:sz w:val="24"/>
          <w:szCs w:val="24"/>
          <w:lang w:val="en-US"/>
        </w:rPr>
        <w:t>,' '</w:t>
      </w:r>
      <w:proofErr w:type="spellStart"/>
      <w:r w:rsidRPr="73083DBA">
        <w:rPr>
          <w:sz w:val="24"/>
          <w:szCs w:val="24"/>
          <w:lang w:val="en-US"/>
        </w:rPr>
        <w:t>Cappricia</w:t>
      </w:r>
      <w:proofErr w:type="spellEnd"/>
      <w:r w:rsidRPr="73083DBA">
        <w:rPr>
          <w:sz w:val="24"/>
          <w:szCs w:val="24"/>
          <w:lang w:val="en-US"/>
        </w:rPr>
        <w:t>,' and '</w:t>
      </w:r>
      <w:proofErr w:type="spellStart"/>
      <w:r w:rsidRPr="73083DBA">
        <w:rPr>
          <w:sz w:val="24"/>
          <w:szCs w:val="24"/>
          <w:lang w:val="en-US"/>
        </w:rPr>
        <w:t>Provine</w:t>
      </w:r>
      <w:proofErr w:type="spellEnd"/>
      <w:r w:rsidRPr="73083DBA">
        <w:rPr>
          <w:sz w:val="24"/>
          <w:szCs w:val="24"/>
          <w:lang w:val="en-US"/>
        </w:rPr>
        <w:t>,' were used in this study. Fresh samples were harvested from different greenhouses on the 9</w:t>
      </w:r>
      <w:r w:rsidRPr="00022EBE">
        <w:rPr>
          <w:sz w:val="24"/>
          <w:szCs w:val="24"/>
          <w:vertAlign w:val="superscript"/>
          <w:lang w:val="en-US"/>
        </w:rPr>
        <w:t>th</w:t>
      </w:r>
      <w:r w:rsidRPr="73083DBA">
        <w:rPr>
          <w:sz w:val="24"/>
          <w:szCs w:val="24"/>
          <w:lang w:val="en-US"/>
        </w:rPr>
        <w:t xml:space="preserve"> and 10</w:t>
      </w:r>
      <w:r w:rsidRPr="00022EBE">
        <w:rPr>
          <w:sz w:val="24"/>
          <w:szCs w:val="24"/>
          <w:vertAlign w:val="superscript"/>
          <w:lang w:val="en-US"/>
        </w:rPr>
        <w:t>th</w:t>
      </w:r>
      <w:r w:rsidRPr="73083DBA">
        <w:rPr>
          <w:sz w:val="24"/>
          <w:szCs w:val="24"/>
          <w:lang w:val="en-US"/>
        </w:rPr>
        <w:t xml:space="preserve"> of </w:t>
      </w:r>
      <w:commentRangeStart w:id="93"/>
      <w:r w:rsidRPr="73083DBA">
        <w:rPr>
          <w:sz w:val="24"/>
          <w:szCs w:val="24"/>
          <w:lang w:val="en-US"/>
        </w:rPr>
        <w:t>May</w:t>
      </w:r>
      <w:commentRangeEnd w:id="93"/>
      <w:r w:rsidR="005B3979">
        <w:rPr>
          <w:rStyle w:val="CommentReference"/>
        </w:rPr>
        <w:commentReference w:id="93"/>
      </w:r>
      <w:r w:rsidRPr="73083DBA">
        <w:rPr>
          <w:sz w:val="24"/>
          <w:szCs w:val="24"/>
          <w:lang w:val="en-US"/>
        </w:rPr>
        <w:t xml:space="preserve">. </w:t>
      </w:r>
      <w:r w:rsidR="006E0E72">
        <w:rPr>
          <w:sz w:val="24"/>
          <w:szCs w:val="24"/>
          <w:lang w:val="en-US"/>
        </w:rPr>
        <w:t>On the 10</w:t>
      </w:r>
      <w:r w:rsidR="006E0E72" w:rsidRPr="006E0E72">
        <w:rPr>
          <w:sz w:val="24"/>
          <w:szCs w:val="24"/>
          <w:vertAlign w:val="superscript"/>
          <w:lang w:val="en-US"/>
          <w:rPrChange w:id="95" w:author="Bertotto, Mercedes" w:date="2024-01-30T13:23:00Z">
            <w:rPr>
              <w:sz w:val="24"/>
              <w:szCs w:val="24"/>
              <w:lang w:val="en-US"/>
            </w:rPr>
          </w:rPrChange>
        </w:rPr>
        <w:t>th</w:t>
      </w:r>
      <w:r w:rsidR="006E0E72">
        <w:rPr>
          <w:sz w:val="24"/>
          <w:szCs w:val="24"/>
          <w:lang w:val="en-US"/>
        </w:rPr>
        <w:t xml:space="preserve"> May, the </w:t>
      </w:r>
      <w:r w:rsidR="1DE5F82E" w:rsidRPr="73083DBA">
        <w:rPr>
          <w:sz w:val="24"/>
          <w:szCs w:val="24"/>
          <w:lang w:val="en-US"/>
        </w:rPr>
        <w:t xml:space="preserve">tomatoes on the vine </w:t>
      </w:r>
      <w:r w:rsidRPr="73083DBA">
        <w:rPr>
          <w:sz w:val="24"/>
          <w:szCs w:val="24"/>
          <w:lang w:val="en-US"/>
        </w:rPr>
        <w:t xml:space="preserve">arrived at the </w:t>
      </w:r>
      <w:proofErr w:type="spellStart"/>
      <w:r w:rsidRPr="73083DBA">
        <w:rPr>
          <w:sz w:val="24"/>
          <w:szCs w:val="24"/>
          <w:lang w:val="en-US"/>
        </w:rPr>
        <w:t>Phenomea</w:t>
      </w:r>
      <w:proofErr w:type="spellEnd"/>
      <w:r w:rsidRPr="73083DBA">
        <w:rPr>
          <w:sz w:val="24"/>
          <w:szCs w:val="24"/>
          <w:lang w:val="en-US"/>
        </w:rPr>
        <w:t xml:space="preserve"> Laboratory in Wageningen, Netherlands. </w:t>
      </w:r>
      <w:r w:rsidR="17BF9701" w:rsidRPr="73083DBA">
        <w:rPr>
          <w:sz w:val="24"/>
          <w:szCs w:val="24"/>
          <w:lang w:val="en-US"/>
        </w:rPr>
        <w:t xml:space="preserve">Tomatoes </w:t>
      </w:r>
      <w:r w:rsidR="39F53A42" w:rsidRPr="73083DBA">
        <w:rPr>
          <w:sz w:val="24"/>
          <w:szCs w:val="24"/>
          <w:lang w:val="en-US"/>
        </w:rPr>
        <w:t xml:space="preserve">without visible fungal infection </w:t>
      </w:r>
      <w:r w:rsidR="17BF9701" w:rsidRPr="73083DBA">
        <w:rPr>
          <w:sz w:val="24"/>
          <w:szCs w:val="24"/>
          <w:lang w:val="en-US"/>
        </w:rPr>
        <w:t xml:space="preserve">were cut from the vine (2 tomatoes </w:t>
      </w:r>
      <w:r w:rsidR="21BF0302" w:rsidRPr="73083DBA">
        <w:rPr>
          <w:sz w:val="24"/>
          <w:szCs w:val="24"/>
          <w:lang w:val="en-US"/>
        </w:rPr>
        <w:t xml:space="preserve">from the middle of a </w:t>
      </w:r>
      <w:r w:rsidR="17BF9701" w:rsidRPr="73083DBA">
        <w:rPr>
          <w:sz w:val="24"/>
          <w:szCs w:val="24"/>
          <w:lang w:val="en-US"/>
        </w:rPr>
        <w:t>vine, 32 samples from each cultivar).</w:t>
      </w:r>
      <w:r w:rsidR="7A5B000A" w:rsidRPr="73083DBA">
        <w:rPr>
          <w:sz w:val="24"/>
          <w:szCs w:val="24"/>
          <w:lang w:val="en-US"/>
        </w:rPr>
        <w:t xml:space="preserve"> The wounds at the cut end were greased with stopcock grease to prevent dehydration at the junction.</w:t>
      </w:r>
      <w:r w:rsidR="17178104" w:rsidRPr="73083DBA">
        <w:rPr>
          <w:sz w:val="24"/>
          <w:szCs w:val="24"/>
          <w:lang w:val="en-US"/>
        </w:rPr>
        <w:t xml:space="preserve"> </w:t>
      </w:r>
    </w:p>
    <w:p w14:paraId="536A122F" w14:textId="329A740E" w:rsidR="00E23D6E" w:rsidRDefault="00E23D6E" w:rsidP="73083DBA">
      <w:pPr>
        <w:spacing w:after="0" w:line="360" w:lineRule="auto"/>
        <w:jc w:val="both"/>
        <w:rPr>
          <w:sz w:val="24"/>
          <w:szCs w:val="24"/>
          <w:u w:val="single"/>
          <w:lang w:val="en-US"/>
        </w:rPr>
      </w:pPr>
    </w:p>
    <w:p w14:paraId="5FE2EA3E" w14:textId="0CD95BB5" w:rsidR="00132AF5" w:rsidRDefault="00326D37" w:rsidP="003B194A">
      <w:pPr>
        <w:spacing w:after="0" w:line="360" w:lineRule="auto"/>
        <w:jc w:val="both"/>
        <w:rPr>
          <w:sz w:val="24"/>
          <w:szCs w:val="24"/>
          <w:u w:val="single"/>
          <w:lang w:val="en-US"/>
        </w:rPr>
      </w:pPr>
      <w:r>
        <w:rPr>
          <w:sz w:val="24"/>
          <w:szCs w:val="24"/>
          <w:u w:val="single"/>
          <w:lang w:val="en-US"/>
        </w:rPr>
        <w:t>2</w:t>
      </w:r>
      <w:r w:rsidR="0047475F">
        <w:rPr>
          <w:sz w:val="24"/>
          <w:szCs w:val="24"/>
          <w:u w:val="single"/>
          <w:lang w:val="en-US"/>
        </w:rPr>
        <w:t xml:space="preserve">.2. </w:t>
      </w:r>
      <w:r w:rsidR="00132AF5" w:rsidRPr="00EE57E8">
        <w:rPr>
          <w:sz w:val="24"/>
          <w:szCs w:val="24"/>
          <w:u w:val="single"/>
          <w:lang w:val="en-US"/>
        </w:rPr>
        <w:t>Methods</w:t>
      </w:r>
    </w:p>
    <w:p w14:paraId="7CF82863" w14:textId="423DA399" w:rsidR="00AB11E0" w:rsidRPr="00EE57E8" w:rsidRDefault="00326D37" w:rsidP="003B194A">
      <w:pPr>
        <w:spacing w:after="0" w:line="360" w:lineRule="auto"/>
        <w:jc w:val="both"/>
        <w:rPr>
          <w:sz w:val="24"/>
          <w:szCs w:val="24"/>
          <w:u w:val="single"/>
          <w:lang w:val="en-US"/>
        </w:rPr>
      </w:pPr>
      <w:r>
        <w:rPr>
          <w:sz w:val="24"/>
          <w:szCs w:val="24"/>
          <w:u w:val="single"/>
          <w:lang w:val="en-US"/>
        </w:rPr>
        <w:t>2</w:t>
      </w:r>
      <w:r w:rsidR="00AB11E0">
        <w:rPr>
          <w:sz w:val="24"/>
          <w:szCs w:val="24"/>
          <w:u w:val="single"/>
          <w:lang w:val="en-US"/>
        </w:rPr>
        <w:t>.2.1. Data collection</w:t>
      </w:r>
    </w:p>
    <w:p w14:paraId="46D06F43" w14:textId="372F2C90" w:rsidR="00A07628" w:rsidRDefault="70AAB4AB" w:rsidP="2EABC22C">
      <w:pPr>
        <w:spacing w:after="0" w:line="240" w:lineRule="auto"/>
        <w:jc w:val="both"/>
        <w:rPr>
          <w:ins w:id="96" w:author="Bertotto, Mercedes" w:date="2024-01-30T11:49:00Z"/>
          <w:sz w:val="24"/>
          <w:szCs w:val="24"/>
          <w:lang w:val="en-US"/>
        </w:rPr>
      </w:pPr>
      <w:r w:rsidRPr="2EABC22C">
        <w:rPr>
          <w:sz w:val="24"/>
          <w:szCs w:val="24"/>
          <w:lang w:val="en-US"/>
        </w:rPr>
        <w:t xml:space="preserve">Samples were imaged in two separate groups of equal size. </w:t>
      </w:r>
      <w:r w:rsidR="45E5DA86" w:rsidRPr="2EABC22C">
        <w:rPr>
          <w:sz w:val="24"/>
          <w:szCs w:val="24"/>
          <w:lang w:val="en-US"/>
        </w:rPr>
        <w:t>Hyperspectral images were recorded on day one</w:t>
      </w:r>
      <w:r w:rsidR="0EF14269" w:rsidRPr="2EABC22C">
        <w:rPr>
          <w:sz w:val="24"/>
          <w:szCs w:val="24"/>
          <w:lang w:val="en-US"/>
        </w:rPr>
        <w:t xml:space="preserve"> (10</w:t>
      </w:r>
      <w:r w:rsidR="0EF14269" w:rsidRPr="2EABC22C">
        <w:rPr>
          <w:sz w:val="24"/>
          <w:szCs w:val="24"/>
          <w:vertAlign w:val="superscript"/>
          <w:lang w:val="en-US"/>
        </w:rPr>
        <w:t>th</w:t>
      </w:r>
      <w:r w:rsidR="0EF14269" w:rsidRPr="2EABC22C">
        <w:rPr>
          <w:sz w:val="24"/>
          <w:szCs w:val="24"/>
          <w:lang w:val="en-US"/>
        </w:rPr>
        <w:t xml:space="preserve"> May)</w:t>
      </w:r>
      <w:r w:rsidR="45E5DA86" w:rsidRPr="2EABC22C">
        <w:rPr>
          <w:sz w:val="24"/>
          <w:szCs w:val="24"/>
          <w:lang w:val="en-US"/>
        </w:rPr>
        <w:t xml:space="preserve"> using a </w:t>
      </w:r>
      <w:proofErr w:type="spellStart"/>
      <w:r w:rsidR="45E5DA86" w:rsidRPr="2EABC22C">
        <w:rPr>
          <w:sz w:val="24"/>
          <w:szCs w:val="24"/>
          <w:lang w:val="en-US"/>
        </w:rPr>
        <w:t>Specim</w:t>
      </w:r>
      <w:proofErr w:type="spellEnd"/>
      <w:r w:rsidR="45E5DA86" w:rsidRPr="2EABC22C">
        <w:rPr>
          <w:sz w:val="24"/>
          <w:szCs w:val="24"/>
          <w:lang w:val="en-US"/>
        </w:rPr>
        <w:t xml:space="preserve"> FX17 NIR </w:t>
      </w:r>
      <w:proofErr w:type="spellStart"/>
      <w:r w:rsidR="45E5DA86" w:rsidRPr="2EABC22C">
        <w:rPr>
          <w:sz w:val="24"/>
          <w:szCs w:val="24"/>
          <w:lang w:val="en-US"/>
        </w:rPr>
        <w:t>linescan</w:t>
      </w:r>
      <w:proofErr w:type="spellEnd"/>
      <w:r w:rsidR="45E5DA86" w:rsidRPr="2EABC22C">
        <w:rPr>
          <w:sz w:val="24"/>
          <w:szCs w:val="24"/>
          <w:lang w:val="en-US"/>
        </w:rPr>
        <w:t xml:space="preserve"> camera</w:t>
      </w:r>
      <w:r w:rsidR="34270E8F" w:rsidRPr="2EABC22C">
        <w:rPr>
          <w:sz w:val="24"/>
          <w:szCs w:val="24"/>
          <w:lang w:val="en-US"/>
        </w:rPr>
        <w:t xml:space="preserve"> </w:t>
      </w:r>
      <w:r w:rsidR="386EB1F5" w:rsidRPr="2EABC22C">
        <w:rPr>
          <w:sz w:val="24"/>
          <w:szCs w:val="24"/>
          <w:lang w:val="en-US"/>
        </w:rPr>
        <w:t xml:space="preserve">with a spectral range </w:t>
      </w:r>
      <w:r w:rsidR="34270E8F" w:rsidRPr="2EABC22C">
        <w:rPr>
          <w:sz w:val="24"/>
          <w:szCs w:val="24"/>
          <w:lang w:val="en-US"/>
        </w:rPr>
        <w:t>(9</w:t>
      </w:r>
      <w:r w:rsidR="1998480E" w:rsidRPr="2EABC22C">
        <w:rPr>
          <w:sz w:val="24"/>
          <w:szCs w:val="24"/>
          <w:lang w:val="en-US"/>
        </w:rPr>
        <w:t>37.33</w:t>
      </w:r>
      <w:r w:rsidR="00836827" w:rsidRPr="2EABC22C">
        <w:rPr>
          <w:sz w:val="24"/>
          <w:szCs w:val="24"/>
          <w:lang w:val="en-US"/>
        </w:rPr>
        <w:t xml:space="preserve"> </w:t>
      </w:r>
      <w:r w:rsidR="34270E8F" w:rsidRPr="2EABC22C">
        <w:rPr>
          <w:sz w:val="24"/>
          <w:szCs w:val="24"/>
          <w:lang w:val="en-US"/>
        </w:rPr>
        <w:t>nm-17</w:t>
      </w:r>
      <w:r w:rsidR="637FEB12" w:rsidRPr="2EABC22C">
        <w:rPr>
          <w:sz w:val="24"/>
          <w:szCs w:val="24"/>
          <w:lang w:val="en-US"/>
        </w:rPr>
        <w:t>18</w:t>
      </w:r>
      <w:r w:rsidR="00836827" w:rsidRPr="2EABC22C">
        <w:rPr>
          <w:sz w:val="24"/>
          <w:szCs w:val="24"/>
          <w:lang w:val="en-US"/>
        </w:rPr>
        <w:t xml:space="preserve"> </w:t>
      </w:r>
      <w:r w:rsidR="34270E8F" w:rsidRPr="2EABC22C">
        <w:rPr>
          <w:sz w:val="24"/>
          <w:szCs w:val="24"/>
          <w:lang w:val="en-US"/>
        </w:rPr>
        <w:t>nm)</w:t>
      </w:r>
      <w:r w:rsidR="45E5DA86" w:rsidRPr="2EABC22C">
        <w:rPr>
          <w:sz w:val="24"/>
          <w:szCs w:val="24"/>
          <w:lang w:val="en-US"/>
        </w:rPr>
        <w:t>.</w:t>
      </w:r>
      <w:r w:rsidR="00B629A4">
        <w:rPr>
          <w:color w:val="FF0000"/>
          <w:sz w:val="24"/>
          <w:szCs w:val="24"/>
          <w:vertAlign w:val="superscript"/>
          <w:lang w:val="en-US"/>
        </w:rPr>
        <w:fldChar w:fldCharType="begin"/>
      </w:r>
      <w:r w:rsidR="00B629A4">
        <w:rPr>
          <w:color w:val="FF0000"/>
          <w:sz w:val="24"/>
          <w:szCs w:val="24"/>
          <w:vertAlign w:val="superscript"/>
          <w:lang w:val="en-US"/>
        </w:rPr>
        <w:instrText xml:space="preserve"> ADDIN EN.CITE &lt;EndNote&gt;&lt;Cite&gt;&lt;Author&gt;Sanja Brdar&lt;/Author&gt;&lt;Year&gt;2022&lt;/Year&gt;&lt;RecNum&gt;8&lt;/RecNum&gt;&lt;DisplayText&gt;(11)&lt;/DisplayText&gt;&lt;record&gt;&lt;rec-number&gt;8&lt;/rec-number&gt;&lt;foreign-keys&gt;&lt;key app="EN" db-id="ws9rdx2wn0xd03eresrvdse5d5dp5rap0a09" timestamp="1695712570"&gt;8&lt;/key&gt;&lt;/foreign-keys&gt;&lt;ref-type name="Journal Article"&gt;17&lt;/ref-type&gt;&lt;contributors&gt;&lt;authors&gt;&lt;author&gt;&lt;style face="normal" font="default" size="100%"&gt;Sanja Brdar, Marko Pani&lt;/style&gt;&lt;style face="normal" font="default" charset="238" size="100%"&gt;ć, Esther Hogeveen&lt;/style&gt;&lt;style face="normal" font="default" size="100%"&gt;</w:instrText>
      </w:r>
      <w:r w:rsidR="00B629A4">
        <w:rPr>
          <w:rFonts w:ascii="Cambria Math" w:hAnsi="Cambria Math" w:cs="Cambria Math"/>
          <w:color w:val="FF0000"/>
          <w:sz w:val="24"/>
          <w:szCs w:val="24"/>
          <w:vertAlign w:val="superscript"/>
          <w:lang w:val="en-US"/>
        </w:rPr>
        <w:instrText>‑</w:instrText>
      </w:r>
      <w:r w:rsidR="00B629A4">
        <w:rPr>
          <w:color w:val="FF0000"/>
          <w:sz w:val="24"/>
          <w:szCs w:val="24"/>
          <w:vertAlign w:val="superscript"/>
          <w:lang w:val="en-US"/>
        </w:rPr>
        <w:instrText>van Echtelt, Manon Mensink, &lt;/style&gt;&lt;style face="normal" font="default" charset="238" size="100%"&gt;ŽeljanaGrbović&lt;/style&gt;&lt;style face="normal" font="default" size="100%"&gt;, &lt;/style&gt;&lt;style face="normal" font="default" charset="238" size="100%"&gt;Ernst Woltering&lt;/style&gt;&lt;style face="normal" font="default" size="100%"&gt;, &lt;/style&gt;&lt;style face="normal" font="default" charset="238" size="100%"&gt;Aneesh Chauhan&lt;/style&gt;&lt;/author&gt;&lt;/authors&gt;&lt;/contributors&gt;&lt;titles&gt;&lt;title&gt;Predicting sensitivity of recently  harvested tomatoes and tomato  sepals to future fungal infections&lt;/title&gt;&lt;secondary-title&gt;Nature&lt;/secondary-title&gt;&lt;/titles&gt;&lt;periodical&gt;&lt;full-title&gt;Nature&lt;/full-title&gt;&lt;/periodical&gt;&lt;volume&gt; 11:23109 &lt;/volume&gt;&lt;dates&gt;&lt;year&gt;2022&lt;/year&gt;&lt;/dates&gt;&lt;urls&gt;&lt;/urls&gt;&lt;electronic-resource-num&gt; https://doi.org/10.1038/s41598-021-02302-2&lt;/electronic-resource-num&gt;&lt;/record&gt;&lt;/Cite&gt;&lt;/EndNote&gt;</w:instrText>
      </w:r>
      <w:r w:rsidR="00B629A4">
        <w:rPr>
          <w:color w:val="FF0000"/>
          <w:sz w:val="24"/>
          <w:szCs w:val="24"/>
          <w:vertAlign w:val="superscript"/>
          <w:lang w:val="en-US"/>
        </w:rPr>
        <w:fldChar w:fldCharType="separate"/>
      </w:r>
      <w:r w:rsidR="00B629A4">
        <w:rPr>
          <w:noProof/>
          <w:color w:val="FF0000"/>
          <w:sz w:val="24"/>
          <w:szCs w:val="24"/>
          <w:vertAlign w:val="superscript"/>
          <w:lang w:val="en-US"/>
        </w:rPr>
        <w:t>(11)</w:t>
      </w:r>
      <w:r w:rsidR="00B629A4">
        <w:rPr>
          <w:color w:val="FF0000"/>
          <w:sz w:val="24"/>
          <w:szCs w:val="24"/>
          <w:vertAlign w:val="superscript"/>
          <w:lang w:val="en-US"/>
        </w:rPr>
        <w:fldChar w:fldCharType="end"/>
      </w:r>
      <w:r w:rsidR="45E5DA86" w:rsidRPr="00022EBE">
        <w:rPr>
          <w:color w:val="FF0000"/>
          <w:sz w:val="24"/>
          <w:szCs w:val="24"/>
          <w:lang w:val="en-US"/>
        </w:rPr>
        <w:t xml:space="preserve"> </w:t>
      </w:r>
      <w:r w:rsidR="45E5DA86" w:rsidRPr="2EABC22C">
        <w:rPr>
          <w:sz w:val="24"/>
          <w:szCs w:val="24"/>
          <w:lang w:val="en-US"/>
        </w:rPr>
        <w:t xml:space="preserve">Subsequently, tomatoes were stored </w:t>
      </w:r>
      <w:r w:rsidR="6D79285D" w:rsidRPr="2EABC22C">
        <w:rPr>
          <w:sz w:val="24"/>
          <w:szCs w:val="24"/>
          <w:lang w:val="en-US"/>
        </w:rPr>
        <w:t>on trays (</w:t>
      </w:r>
      <w:r w:rsidR="6D79285D" w:rsidRPr="2EABC22C">
        <w:rPr>
          <w:rFonts w:eastAsia="Cambria" w:cs="Cambria"/>
          <w:sz w:val="24"/>
          <w:szCs w:val="24"/>
          <w:lang w:val="en-US"/>
        </w:rPr>
        <w:t>7mm blue Forex plate (35x55cm</w:t>
      </w:r>
      <w:r w:rsidR="008525A2" w:rsidRPr="2EABC22C">
        <w:rPr>
          <w:rFonts w:eastAsia="Cambria" w:cs="Cambria"/>
          <w:sz w:val="24"/>
          <w:szCs w:val="24"/>
          <w:vertAlign w:val="superscript"/>
          <w:lang w:val="en-US"/>
        </w:rPr>
        <w:t>2</w:t>
      </w:r>
      <w:r w:rsidR="6D79285D" w:rsidRPr="2EABC22C">
        <w:rPr>
          <w:rFonts w:eastAsia="Cambria" w:cs="Cambria"/>
          <w:sz w:val="24"/>
          <w:szCs w:val="24"/>
          <w:lang w:val="en-US"/>
        </w:rPr>
        <w:t>) with holes of 2.5 cm diameter)</w:t>
      </w:r>
      <w:r w:rsidR="6D79285D" w:rsidRPr="2EABC22C">
        <w:rPr>
          <w:rFonts w:ascii="Cambria" w:eastAsia="Cambria" w:hAnsi="Cambria" w:cs="Cambria"/>
          <w:sz w:val="22"/>
          <w:lang w:val="en-US"/>
        </w:rPr>
        <w:t xml:space="preserve"> </w:t>
      </w:r>
      <w:r w:rsidR="45E5DA86" w:rsidRPr="2EABC22C">
        <w:rPr>
          <w:sz w:val="24"/>
          <w:szCs w:val="24"/>
          <w:lang w:val="en-US"/>
        </w:rPr>
        <w:t>in controlled conditions encouraging fungal growth (20°C, in a closed</w:t>
      </w:r>
      <w:r w:rsidR="402BCA47" w:rsidRPr="2EABC22C">
        <w:rPr>
          <w:sz w:val="24"/>
          <w:szCs w:val="24"/>
          <w:lang w:val="en-US"/>
        </w:rPr>
        <w:t xml:space="preserve"> sanitized</w:t>
      </w:r>
      <w:r w:rsidR="45E5DA86" w:rsidRPr="2EABC22C">
        <w:rPr>
          <w:sz w:val="24"/>
          <w:szCs w:val="24"/>
          <w:lang w:val="en-US"/>
        </w:rPr>
        <w:t xml:space="preserve"> box reaching 100% Relative Humidity, in a room at 60% RH, lights on during 7:00-19:00h, 15 μmol·s-1·m-2).</w:t>
      </w:r>
    </w:p>
    <w:p w14:paraId="283CA98C" w14:textId="77777777" w:rsidR="00B629A4" w:rsidRPr="00A07628" w:rsidRDefault="00B629A4" w:rsidP="2EABC22C">
      <w:pPr>
        <w:spacing w:after="0" w:line="240" w:lineRule="auto"/>
        <w:jc w:val="both"/>
        <w:rPr>
          <w:sz w:val="24"/>
          <w:szCs w:val="24"/>
          <w:lang w:val="en-US"/>
        </w:rPr>
      </w:pPr>
    </w:p>
    <w:p w14:paraId="4C12AD53" w14:textId="625C14BA" w:rsidR="00D123B3" w:rsidRDefault="45E5DA86" w:rsidP="2EABC22C">
      <w:pPr>
        <w:spacing w:after="0" w:line="240" w:lineRule="auto"/>
        <w:jc w:val="both"/>
        <w:rPr>
          <w:sz w:val="24"/>
          <w:szCs w:val="24"/>
          <w:lang w:val="en-US"/>
        </w:rPr>
      </w:pPr>
      <w:r w:rsidRPr="59A009FC">
        <w:rPr>
          <w:sz w:val="24"/>
          <w:szCs w:val="24"/>
          <w:lang w:val="en-US"/>
        </w:rPr>
        <w:t>Ground truth observations were made</w:t>
      </w:r>
      <w:r w:rsidR="006E0E72">
        <w:rPr>
          <w:sz w:val="24"/>
          <w:szCs w:val="24"/>
          <w:lang w:val="en-US"/>
        </w:rPr>
        <w:t xml:space="preserve"> per sepal</w:t>
      </w:r>
      <w:r w:rsidRPr="59A009FC">
        <w:rPr>
          <w:sz w:val="24"/>
          <w:szCs w:val="24"/>
          <w:lang w:val="en-US"/>
        </w:rPr>
        <w:t xml:space="preserve"> by </w:t>
      </w:r>
      <w:r w:rsidR="02C34BAE" w:rsidRPr="59A009FC">
        <w:rPr>
          <w:sz w:val="24"/>
          <w:szCs w:val="24"/>
          <w:lang w:val="en-US"/>
        </w:rPr>
        <w:t xml:space="preserve">three </w:t>
      </w:r>
      <w:r w:rsidRPr="59A009FC">
        <w:rPr>
          <w:sz w:val="24"/>
          <w:szCs w:val="24"/>
          <w:lang w:val="en-US"/>
        </w:rPr>
        <w:t>experts on day three and four</w:t>
      </w:r>
      <w:r w:rsidR="02F291C7" w:rsidRPr="59A009FC">
        <w:rPr>
          <w:sz w:val="24"/>
          <w:szCs w:val="24"/>
          <w:lang w:val="en-US"/>
        </w:rPr>
        <w:t xml:space="preserve"> (12</w:t>
      </w:r>
      <w:r w:rsidR="02F291C7" w:rsidRPr="00022EBE">
        <w:rPr>
          <w:sz w:val="24"/>
          <w:szCs w:val="24"/>
          <w:vertAlign w:val="superscript"/>
          <w:lang w:val="en-US"/>
        </w:rPr>
        <w:t>th</w:t>
      </w:r>
      <w:r w:rsidR="02F291C7" w:rsidRPr="59A009FC">
        <w:rPr>
          <w:sz w:val="24"/>
          <w:szCs w:val="24"/>
          <w:lang w:val="en-US"/>
        </w:rPr>
        <w:t xml:space="preserve"> and 13</w:t>
      </w:r>
      <w:r w:rsidR="02F291C7" w:rsidRPr="59A009FC">
        <w:rPr>
          <w:sz w:val="24"/>
          <w:szCs w:val="24"/>
          <w:vertAlign w:val="superscript"/>
          <w:lang w:val="en-US"/>
        </w:rPr>
        <w:t>th</w:t>
      </w:r>
      <w:r w:rsidR="02F291C7" w:rsidRPr="59A009FC">
        <w:rPr>
          <w:sz w:val="24"/>
          <w:szCs w:val="24"/>
          <w:lang w:val="en-US"/>
        </w:rPr>
        <w:t xml:space="preserve"> May)</w:t>
      </w:r>
      <w:r w:rsidRPr="59A009FC">
        <w:rPr>
          <w:sz w:val="24"/>
          <w:szCs w:val="24"/>
          <w:lang w:val="en-US"/>
        </w:rPr>
        <w:t xml:space="preserve">, </w:t>
      </w:r>
      <w:r w:rsidR="006E0E72">
        <w:rPr>
          <w:sz w:val="24"/>
          <w:szCs w:val="24"/>
          <w:lang w:val="en-US"/>
        </w:rPr>
        <w:t xml:space="preserve">which </w:t>
      </w:r>
      <w:r w:rsidRPr="59A009FC">
        <w:rPr>
          <w:sz w:val="24"/>
          <w:szCs w:val="24"/>
          <w:lang w:val="en-US"/>
        </w:rPr>
        <w:t>comprised of severity scores from zero (no fungus) to</w:t>
      </w:r>
      <w:r w:rsidR="7C0A2297" w:rsidRPr="59A009FC">
        <w:rPr>
          <w:sz w:val="24"/>
          <w:szCs w:val="24"/>
          <w:lang w:val="en-US"/>
        </w:rPr>
        <w:t xml:space="preserve"> four</w:t>
      </w:r>
      <w:r w:rsidR="3BA2FA4E" w:rsidRPr="59A009FC">
        <w:rPr>
          <w:sz w:val="24"/>
          <w:szCs w:val="24"/>
          <w:lang w:val="en-US"/>
        </w:rPr>
        <w:t xml:space="preserve"> </w:t>
      </w:r>
      <w:r w:rsidRPr="59A009FC">
        <w:rPr>
          <w:sz w:val="24"/>
          <w:szCs w:val="24"/>
          <w:lang w:val="en-US"/>
        </w:rPr>
        <w:t>(severe infection). Ratings of the two days</w:t>
      </w:r>
      <w:r w:rsidR="29044658" w:rsidRPr="59A009FC">
        <w:rPr>
          <w:sz w:val="24"/>
          <w:szCs w:val="24"/>
          <w:lang w:val="en-US"/>
        </w:rPr>
        <w:t xml:space="preserve"> and three experts were averaged</w:t>
      </w:r>
      <w:r w:rsidRPr="59A009FC">
        <w:rPr>
          <w:sz w:val="24"/>
          <w:szCs w:val="24"/>
          <w:lang w:val="en-US"/>
        </w:rPr>
        <w:t xml:space="preserve">. </w:t>
      </w:r>
    </w:p>
    <w:p w14:paraId="54F59657" w14:textId="6C83D0F3" w:rsidR="0A8588ED" w:rsidRPr="00022EBE" w:rsidRDefault="0A8588ED" w:rsidP="13A251B7">
      <w:pPr>
        <w:spacing w:after="0" w:line="360" w:lineRule="auto"/>
        <w:jc w:val="both"/>
        <w:rPr>
          <w:lang w:val="en-US"/>
        </w:rPr>
      </w:pPr>
    </w:p>
    <w:p w14:paraId="1FDE6932" w14:textId="5F1612B4" w:rsidR="004F2E5B" w:rsidRDefault="004F2E5B" w:rsidP="003B194A">
      <w:pPr>
        <w:spacing w:after="0" w:line="360" w:lineRule="auto"/>
        <w:jc w:val="both"/>
        <w:rPr>
          <w:lang w:val="en-US"/>
        </w:rPr>
      </w:pPr>
    </w:p>
    <w:p w14:paraId="63686B95" w14:textId="0C46B61D" w:rsidR="004F2E5B" w:rsidRPr="00030DFB" w:rsidRDefault="00326D37" w:rsidP="003B194A">
      <w:pPr>
        <w:spacing w:after="0" w:line="360" w:lineRule="auto"/>
        <w:jc w:val="both"/>
        <w:rPr>
          <w:sz w:val="24"/>
          <w:szCs w:val="24"/>
          <w:u w:val="single"/>
          <w:lang w:val="en-US"/>
        </w:rPr>
      </w:pPr>
      <w:r>
        <w:rPr>
          <w:sz w:val="24"/>
          <w:szCs w:val="24"/>
          <w:u w:val="single"/>
          <w:lang w:val="en-US"/>
        </w:rPr>
        <w:t>2</w:t>
      </w:r>
      <w:r w:rsidR="00AB11E0" w:rsidRPr="00030DFB">
        <w:rPr>
          <w:sz w:val="24"/>
          <w:szCs w:val="24"/>
          <w:u w:val="single"/>
          <w:lang w:val="en-US"/>
        </w:rPr>
        <w:t xml:space="preserve">.2.2. </w:t>
      </w:r>
      <w:r w:rsidR="004F2E5B" w:rsidRPr="00030DFB">
        <w:rPr>
          <w:sz w:val="24"/>
          <w:szCs w:val="24"/>
          <w:u w:val="single"/>
          <w:lang w:val="en-US"/>
        </w:rPr>
        <w:t>Spectra extraction from hyperspectral images</w:t>
      </w:r>
    </w:p>
    <w:p w14:paraId="6ACBDDEC" w14:textId="77777777" w:rsidR="004F2E5B" w:rsidRDefault="004F2E5B" w:rsidP="003B194A">
      <w:pPr>
        <w:pStyle w:val="ListParagraph"/>
        <w:spacing w:after="0" w:line="360" w:lineRule="auto"/>
        <w:ind w:left="0"/>
        <w:jc w:val="both"/>
        <w:rPr>
          <w:sz w:val="24"/>
          <w:szCs w:val="24"/>
          <w:lang w:val="en-US"/>
        </w:rPr>
      </w:pPr>
    </w:p>
    <w:p w14:paraId="24DD95E0" w14:textId="26A97D19" w:rsidR="00B523C8" w:rsidRPr="00B629A4" w:rsidRDefault="0FB98526" w:rsidP="00846B1C">
      <w:pPr>
        <w:pStyle w:val="ListParagraph"/>
        <w:spacing w:after="0" w:line="240" w:lineRule="auto"/>
        <w:ind w:left="0"/>
        <w:jc w:val="both"/>
        <w:rPr>
          <w:rFonts w:eastAsia="Verdana" w:cs="Verdana"/>
          <w:color w:val="000000" w:themeColor="text1"/>
          <w:sz w:val="24"/>
          <w:szCs w:val="24"/>
          <w:lang w:val="en-US"/>
        </w:rPr>
      </w:pPr>
      <w:r w:rsidRPr="00B629A4">
        <w:rPr>
          <w:rFonts w:eastAsia="Verdana" w:cs="Verdana"/>
          <w:color w:val="000000" w:themeColor="text1"/>
          <w:sz w:val="24"/>
          <w:szCs w:val="24"/>
          <w:lang w:val="en-US"/>
        </w:rPr>
        <w:t xml:space="preserve">Hyperspectral </w:t>
      </w:r>
      <w:r w:rsidR="08FBADE4" w:rsidRPr="00B629A4">
        <w:rPr>
          <w:rFonts w:eastAsia="Verdana" w:cs="Verdana"/>
          <w:color w:val="000000" w:themeColor="text1"/>
          <w:sz w:val="24"/>
          <w:szCs w:val="24"/>
          <w:lang w:val="en-US"/>
        </w:rPr>
        <w:t>images</w:t>
      </w:r>
      <w:r w:rsidRPr="00B629A4">
        <w:rPr>
          <w:rFonts w:eastAsia="Verdana" w:cs="Verdana"/>
          <w:color w:val="000000" w:themeColor="text1"/>
          <w:sz w:val="24"/>
          <w:szCs w:val="24"/>
          <w:lang w:val="en-US"/>
        </w:rPr>
        <w:t xml:space="preserve"> were converted to </w:t>
      </w:r>
      <w:r w:rsidR="1C580462" w:rsidRPr="00B629A4">
        <w:rPr>
          <w:rFonts w:eastAsia="Verdana" w:cs="Verdana"/>
          <w:color w:val="000000" w:themeColor="text1"/>
          <w:sz w:val="24"/>
          <w:szCs w:val="24"/>
          <w:lang w:val="en-US"/>
        </w:rPr>
        <w:t>pseudo-</w:t>
      </w:r>
      <w:r w:rsidRPr="00B629A4">
        <w:rPr>
          <w:rFonts w:eastAsia="Verdana" w:cs="Verdana"/>
          <w:color w:val="000000" w:themeColor="text1"/>
          <w:sz w:val="24"/>
          <w:szCs w:val="24"/>
          <w:lang w:val="en-US"/>
        </w:rPr>
        <w:t>color images</w:t>
      </w:r>
      <w:r w:rsidR="00BF4BD7"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which were</w:t>
      </w:r>
      <w:r w:rsidR="67014D93" w:rsidRPr="00B629A4">
        <w:rPr>
          <w:rFonts w:eastAsia="Verdana" w:cs="Verdana"/>
          <w:color w:val="000000" w:themeColor="text1"/>
          <w:sz w:val="24"/>
          <w:szCs w:val="24"/>
          <w:lang w:val="en-US"/>
        </w:rPr>
        <w:t xml:space="preserve"> generated after manually choosing three bands which produced visibly good contrast between sepals and the background.</w:t>
      </w:r>
      <w:r w:rsidRPr="00B629A4">
        <w:rPr>
          <w:rFonts w:eastAsia="Verdana" w:cs="Verdana"/>
          <w:color w:val="000000" w:themeColor="text1"/>
          <w:sz w:val="24"/>
          <w:szCs w:val="24"/>
          <w:lang w:val="en-US"/>
        </w:rPr>
        <w:t xml:space="preserve"> These images were manually annotated with a separate polygon indicating the boundary </w:t>
      </w:r>
      <w:r w:rsidR="006E0E72" w:rsidRPr="00B629A4">
        <w:rPr>
          <w:rFonts w:eastAsia="Verdana" w:cs="Verdana"/>
          <w:color w:val="000000" w:themeColor="text1"/>
          <w:sz w:val="24"/>
          <w:szCs w:val="24"/>
          <w:lang w:val="en-US"/>
        </w:rPr>
        <w:t>of individual</w:t>
      </w:r>
      <w:r w:rsidRPr="00B629A4">
        <w:rPr>
          <w:rFonts w:eastAsia="Verdana" w:cs="Verdana"/>
          <w:color w:val="000000" w:themeColor="text1"/>
          <w:sz w:val="24"/>
          <w:szCs w:val="24"/>
          <w:lang w:val="en-US"/>
        </w:rPr>
        <w:t xml:space="preserve"> sepal</w:t>
      </w:r>
      <w:r w:rsidR="006E0E72">
        <w:rPr>
          <w:rFonts w:eastAsia="Verdana" w:cs="Verdana"/>
          <w:color w:val="000000" w:themeColor="text1"/>
          <w:sz w:val="24"/>
          <w:szCs w:val="24"/>
          <w:lang w:val="en-US"/>
        </w:rPr>
        <w:t>s</w:t>
      </w:r>
      <w:r w:rsidRPr="00B629A4">
        <w:rPr>
          <w:rFonts w:eastAsia="Verdana" w:cs="Verdana"/>
          <w:color w:val="000000" w:themeColor="text1"/>
          <w:sz w:val="24"/>
          <w:szCs w:val="24"/>
          <w:lang w:val="en-US"/>
        </w:rPr>
        <w:t xml:space="preserve">. These polygons </w:t>
      </w:r>
      <w:r w:rsidR="3C3741A6" w:rsidRPr="00B629A4">
        <w:rPr>
          <w:rFonts w:eastAsia="Verdana" w:cs="Verdana"/>
          <w:color w:val="000000" w:themeColor="text1"/>
          <w:sz w:val="24"/>
          <w:szCs w:val="24"/>
          <w:lang w:val="en-US"/>
        </w:rPr>
        <w:t>were</w:t>
      </w:r>
      <w:r w:rsidRPr="00B629A4">
        <w:rPr>
          <w:rFonts w:eastAsia="Verdana" w:cs="Verdana"/>
          <w:color w:val="000000" w:themeColor="text1"/>
          <w:sz w:val="24"/>
          <w:szCs w:val="24"/>
          <w:lang w:val="en-US"/>
        </w:rPr>
        <w:t xml:space="preserve"> converted to pixel masks, which indicate</w:t>
      </w:r>
      <w:r w:rsidR="3C3741A6" w:rsidRPr="00B629A4">
        <w:rPr>
          <w:rFonts w:eastAsia="Verdana" w:cs="Verdana"/>
          <w:color w:val="000000" w:themeColor="text1"/>
          <w:sz w:val="24"/>
          <w:szCs w:val="24"/>
          <w:lang w:val="en-US"/>
        </w:rPr>
        <w:t>d</w:t>
      </w:r>
      <w:r w:rsidRPr="00B629A4">
        <w:rPr>
          <w:rFonts w:eastAsia="Verdana" w:cs="Verdana"/>
          <w:color w:val="000000" w:themeColor="text1"/>
          <w:sz w:val="24"/>
          <w:szCs w:val="24"/>
          <w:lang w:val="en-US"/>
        </w:rPr>
        <w:t xml:space="preserve"> </w:t>
      </w:r>
      <w:r w:rsidR="006E0E72">
        <w:rPr>
          <w:rFonts w:eastAsia="Verdana" w:cs="Verdana"/>
          <w:color w:val="000000" w:themeColor="text1"/>
          <w:sz w:val="24"/>
          <w:szCs w:val="24"/>
          <w:lang w:val="en-US"/>
        </w:rPr>
        <w:t xml:space="preserve">whether </w:t>
      </w:r>
      <w:r w:rsidRPr="00B629A4">
        <w:rPr>
          <w:rFonts w:eastAsia="Verdana" w:cs="Verdana"/>
          <w:color w:val="000000" w:themeColor="text1"/>
          <w:sz w:val="24"/>
          <w:szCs w:val="24"/>
          <w:lang w:val="en-US"/>
        </w:rPr>
        <w:t xml:space="preserve">a pixel </w:t>
      </w:r>
      <w:r w:rsidR="70AAB4AB" w:rsidRPr="00B629A4">
        <w:rPr>
          <w:rFonts w:eastAsia="Verdana" w:cs="Verdana"/>
          <w:color w:val="000000" w:themeColor="text1"/>
          <w:sz w:val="24"/>
          <w:szCs w:val="24"/>
          <w:lang w:val="en-US"/>
        </w:rPr>
        <w:t>was</w:t>
      </w:r>
      <w:r w:rsidRPr="00B629A4">
        <w:rPr>
          <w:rFonts w:eastAsia="Verdana" w:cs="Verdana"/>
          <w:color w:val="000000" w:themeColor="text1"/>
          <w:sz w:val="24"/>
          <w:szCs w:val="24"/>
          <w:lang w:val="en-US"/>
        </w:rPr>
        <w:t xml:space="preserve"> included in the set of pixels belonging to </w:t>
      </w:r>
      <w:r w:rsidR="006E0E72">
        <w:rPr>
          <w:rFonts w:eastAsia="Verdana" w:cs="Verdana"/>
          <w:color w:val="000000" w:themeColor="text1"/>
          <w:sz w:val="24"/>
          <w:szCs w:val="24"/>
          <w:lang w:val="en-US"/>
        </w:rPr>
        <w:t xml:space="preserve">a </w:t>
      </w:r>
      <w:r w:rsidRPr="00B629A4">
        <w:rPr>
          <w:rFonts w:eastAsia="Verdana" w:cs="Verdana"/>
          <w:color w:val="000000" w:themeColor="text1"/>
          <w:sz w:val="24"/>
          <w:szCs w:val="24"/>
          <w:lang w:val="en-US"/>
        </w:rPr>
        <w:t xml:space="preserve">particular sepal. </w:t>
      </w:r>
      <w:r w:rsidR="09E80ED4" w:rsidRPr="00B629A4">
        <w:rPr>
          <w:rFonts w:eastAsia="Verdana" w:cs="Verdana"/>
          <w:color w:val="000000" w:themeColor="text1"/>
          <w:sz w:val="24"/>
          <w:szCs w:val="24"/>
          <w:lang w:val="en-US"/>
        </w:rPr>
        <w:t xml:space="preserve">At sepal edges, because of blurring effects, there is some </w:t>
      </w:r>
      <w:r w:rsidR="006E0E72">
        <w:rPr>
          <w:rFonts w:eastAsia="Verdana" w:cs="Verdana"/>
          <w:color w:val="000000" w:themeColor="text1"/>
          <w:sz w:val="24"/>
          <w:szCs w:val="24"/>
          <w:lang w:val="en-US"/>
        </w:rPr>
        <w:t xml:space="preserve">level of </w:t>
      </w:r>
      <w:r w:rsidR="09E80ED4" w:rsidRPr="00B629A4">
        <w:rPr>
          <w:rFonts w:eastAsia="Verdana" w:cs="Verdana"/>
          <w:color w:val="000000" w:themeColor="text1"/>
          <w:sz w:val="24"/>
          <w:szCs w:val="24"/>
          <w:lang w:val="en-US"/>
        </w:rPr>
        <w:t xml:space="preserve">uncertainty in </w:t>
      </w:r>
      <w:r w:rsidR="006E0E72">
        <w:rPr>
          <w:rFonts w:eastAsia="Verdana" w:cs="Verdana"/>
          <w:color w:val="000000" w:themeColor="text1"/>
          <w:sz w:val="24"/>
          <w:szCs w:val="24"/>
          <w:lang w:val="en-US"/>
        </w:rPr>
        <w:t xml:space="preserve">on </w:t>
      </w:r>
      <w:r w:rsidR="09E80ED4" w:rsidRPr="00B629A4">
        <w:rPr>
          <w:rFonts w:eastAsia="Verdana" w:cs="Verdana"/>
          <w:color w:val="000000" w:themeColor="text1"/>
          <w:sz w:val="24"/>
          <w:szCs w:val="24"/>
          <w:lang w:val="en-US"/>
        </w:rPr>
        <w:t xml:space="preserve">which pixels to include. For this annotation, we </w:t>
      </w:r>
      <w:proofErr w:type="spellStart"/>
      <w:r w:rsidR="09E80ED4" w:rsidRPr="00B629A4">
        <w:rPr>
          <w:rFonts w:eastAsia="Verdana" w:cs="Verdana"/>
          <w:color w:val="000000" w:themeColor="text1"/>
          <w:sz w:val="24"/>
          <w:szCs w:val="24"/>
          <w:lang w:val="en-US"/>
        </w:rPr>
        <w:t>favoured</w:t>
      </w:r>
      <w:proofErr w:type="spellEnd"/>
      <w:r w:rsidR="09E80ED4" w:rsidRPr="00B629A4">
        <w:rPr>
          <w:rFonts w:eastAsia="Verdana" w:cs="Verdana"/>
          <w:color w:val="000000" w:themeColor="text1"/>
          <w:sz w:val="24"/>
          <w:szCs w:val="24"/>
          <w:lang w:val="en-US"/>
        </w:rPr>
        <w:t xml:space="preserve"> keeping pixels only if they were substantially sepal containing. </w:t>
      </w:r>
      <w:r w:rsidRPr="00B629A4">
        <w:rPr>
          <w:rFonts w:eastAsia="Verdana" w:cs="Verdana"/>
          <w:color w:val="000000" w:themeColor="text1"/>
          <w:sz w:val="24"/>
          <w:szCs w:val="24"/>
          <w:lang w:val="en-US"/>
        </w:rPr>
        <w:t>The spectr</w:t>
      </w:r>
      <w:r w:rsidR="00F0661F" w:rsidRPr="00B629A4">
        <w:rPr>
          <w:rFonts w:eastAsia="Verdana" w:cs="Verdana"/>
          <w:color w:val="000000" w:themeColor="text1"/>
          <w:sz w:val="24"/>
          <w:szCs w:val="24"/>
          <w:lang w:val="en-US"/>
        </w:rPr>
        <w:t>um</w:t>
      </w:r>
      <w:r w:rsidRPr="00B629A4">
        <w:rPr>
          <w:rFonts w:eastAsia="Verdana" w:cs="Verdana"/>
          <w:color w:val="000000" w:themeColor="text1"/>
          <w:sz w:val="24"/>
          <w:szCs w:val="24"/>
          <w:lang w:val="en-US"/>
        </w:rPr>
        <w:t xml:space="preserve"> of each </w:t>
      </w:r>
      <w:r w:rsidR="00F0661F" w:rsidRPr="00B629A4">
        <w:rPr>
          <w:rFonts w:eastAsia="Verdana" w:cs="Verdana"/>
          <w:color w:val="000000" w:themeColor="text1"/>
          <w:sz w:val="24"/>
          <w:szCs w:val="24"/>
          <w:lang w:val="en-US"/>
        </w:rPr>
        <w:t>pixel</w:t>
      </w:r>
      <w:r w:rsidRPr="00B629A4">
        <w:rPr>
          <w:rFonts w:eastAsia="Verdana" w:cs="Verdana"/>
          <w:color w:val="000000" w:themeColor="text1"/>
          <w:sz w:val="24"/>
          <w:szCs w:val="24"/>
          <w:lang w:val="en-US"/>
        </w:rPr>
        <w:t xml:space="preserve"> </w:t>
      </w:r>
      <w:r w:rsidR="7D3B7292" w:rsidRPr="00B629A4">
        <w:rPr>
          <w:rFonts w:eastAsia="Verdana" w:cs="Verdana"/>
          <w:color w:val="000000" w:themeColor="text1"/>
          <w:sz w:val="24"/>
          <w:szCs w:val="24"/>
          <w:lang w:val="en-US"/>
        </w:rPr>
        <w:t>w</w:t>
      </w:r>
      <w:r w:rsidR="00F0661F" w:rsidRPr="00B629A4">
        <w:rPr>
          <w:rFonts w:eastAsia="Verdana" w:cs="Verdana"/>
          <w:color w:val="000000" w:themeColor="text1"/>
          <w:sz w:val="24"/>
          <w:szCs w:val="24"/>
          <w:lang w:val="en-US"/>
        </w:rPr>
        <w:t>as</w:t>
      </w:r>
      <w:r w:rsidRPr="00B629A4">
        <w:rPr>
          <w:rFonts w:eastAsia="Verdana" w:cs="Verdana"/>
          <w:color w:val="000000" w:themeColor="text1"/>
          <w:sz w:val="24"/>
          <w:szCs w:val="24"/>
          <w:lang w:val="en-US"/>
        </w:rPr>
        <w:t xml:space="preserve"> collected and then</w:t>
      </w:r>
      <w:r w:rsidR="006E0E72">
        <w:rPr>
          <w:rFonts w:eastAsia="Verdana" w:cs="Verdana"/>
          <w:color w:val="000000" w:themeColor="text1"/>
          <w:sz w:val="24"/>
          <w:szCs w:val="24"/>
          <w:lang w:val="en-US"/>
        </w:rPr>
        <w:t xml:space="preserve"> used for further </w:t>
      </w:r>
      <w:r w:rsidRPr="00B629A4">
        <w:rPr>
          <w:rFonts w:eastAsia="Verdana" w:cs="Verdana"/>
          <w:color w:val="000000" w:themeColor="text1"/>
          <w:sz w:val="24"/>
          <w:szCs w:val="24"/>
          <w:lang w:val="en-US"/>
        </w:rPr>
        <w:t>analysis.</w:t>
      </w:r>
      <w:r w:rsidR="5727F5D1" w:rsidRPr="00B629A4">
        <w:rPr>
          <w:rFonts w:eastAsia="Verdana" w:cs="Verdana"/>
          <w:color w:val="000000" w:themeColor="text1"/>
          <w:sz w:val="24"/>
          <w:szCs w:val="24"/>
          <w:lang w:val="en-US"/>
        </w:rPr>
        <w:t xml:space="preserve"> </w:t>
      </w:r>
    </w:p>
    <w:p w14:paraId="7ECF05A6" w14:textId="6E52ED28" w:rsidR="2EABC22C" w:rsidRPr="00B629A4" w:rsidRDefault="2EABC22C" w:rsidP="2EABC22C">
      <w:pPr>
        <w:pStyle w:val="ListParagraph"/>
        <w:spacing w:after="0" w:line="240" w:lineRule="auto"/>
        <w:ind w:left="0"/>
        <w:jc w:val="both"/>
        <w:rPr>
          <w:rFonts w:eastAsia="Verdana" w:cs="Verdana"/>
          <w:color w:val="000000" w:themeColor="text1"/>
          <w:sz w:val="24"/>
          <w:szCs w:val="24"/>
          <w:lang w:val="en-US"/>
        </w:rPr>
      </w:pPr>
    </w:p>
    <w:p w14:paraId="50447D77" w14:textId="7A9C18F4" w:rsidR="556BF7D4" w:rsidRPr="004B4DEB" w:rsidRDefault="556BF7D4" w:rsidP="00022EBE">
      <w:pPr>
        <w:pStyle w:val="ListParagraph"/>
        <w:spacing w:after="0" w:line="240" w:lineRule="auto"/>
        <w:ind w:left="0"/>
        <w:jc w:val="both"/>
        <w:rPr>
          <w:rFonts w:eastAsia="Verdana" w:cs="Verdana"/>
          <w:color w:val="000000" w:themeColor="text1"/>
          <w:sz w:val="24"/>
          <w:szCs w:val="24"/>
          <w:lang w:val="en-US"/>
        </w:rPr>
      </w:pPr>
      <w:r w:rsidRPr="004B4DEB">
        <w:rPr>
          <w:rFonts w:eastAsia="Verdana" w:cs="Verdana"/>
          <w:color w:val="000000" w:themeColor="text1"/>
          <w:sz w:val="24"/>
          <w:szCs w:val="24"/>
          <w:lang w:val="en-US"/>
        </w:rPr>
        <w:t>The Darwin annotation tool from V7 labs was used to perform annotati</w:t>
      </w:r>
      <w:r w:rsidR="00E458B9" w:rsidRPr="004B4DEB">
        <w:rPr>
          <w:rFonts w:eastAsia="Verdana" w:cs="Verdana"/>
          <w:color w:val="000000" w:themeColor="text1"/>
          <w:sz w:val="24"/>
          <w:szCs w:val="24"/>
          <w:lang w:val="en-US"/>
        </w:rPr>
        <w:t>ons</w:t>
      </w:r>
      <w:r w:rsidR="7B8D20D3" w:rsidRPr="004B4DEB">
        <w:rPr>
          <w:rFonts w:eastAsia="Verdana" w:cs="Verdana"/>
          <w:color w:val="000000" w:themeColor="text1"/>
          <w:sz w:val="24"/>
          <w:szCs w:val="24"/>
          <w:lang w:val="en-US"/>
        </w:rPr>
        <w:t>.</w:t>
      </w:r>
      <w:r w:rsidR="00F63F02">
        <w:rPr>
          <w:rFonts w:eastAsia="Verdana" w:cs="Verdana"/>
          <w:color w:val="000000" w:themeColor="text1"/>
          <w:sz w:val="24"/>
          <w:szCs w:val="24"/>
          <w:vertAlign w:val="superscript"/>
          <w:lang w:val="en-US"/>
        </w:rPr>
        <w:fldChar w:fldCharType="begin"/>
      </w:r>
      <w:r w:rsidR="002F2BBA">
        <w:rPr>
          <w:rFonts w:eastAsia="Verdana" w:cs="Verdana"/>
          <w:color w:val="000000" w:themeColor="text1"/>
          <w:sz w:val="24"/>
          <w:szCs w:val="24"/>
          <w:vertAlign w:val="superscript"/>
          <w:lang w:val="en-US"/>
        </w:rPr>
        <w:instrText xml:space="preserve"> ADDIN EN.CITE &lt;EndNote&gt;&lt;Cite&gt;&lt;RecNum&gt;61&lt;/RecNum&gt;&lt;DisplayText&gt;(39)&lt;/DisplayText&gt;&lt;record&gt;&lt;rec-number&gt;61&lt;/rec-number&gt;&lt;foreign-keys&gt;&lt;key app="EN" db-id="ws9rdx2wn0xd03eresrvdse5d5dp5rap0a09" timestamp="1706611910"&gt;61&lt;/key&gt;&lt;/foreign-keys&gt;&lt;ref-type name="Computer Program"&gt;9&lt;/ref-type&gt;&lt;contributors&gt;&lt;/contributors&gt;&lt;titles&gt;&lt;title&gt;The Darwin annotation tool from V7 labs. Available from:  (https://darwin.v7labs.com).  [Last accessed 24th January 2024].&lt;/title&gt;&lt;/titles&gt;&lt;dates&gt;&lt;/dates&gt;&lt;urls&gt;&lt;/urls&gt;&lt;/record&gt;&lt;/Cite&gt;&lt;/EndNote&gt;</w:instrText>
      </w:r>
      <w:r w:rsidR="00F63F02">
        <w:rPr>
          <w:rFonts w:eastAsia="Verdana" w:cs="Verdana"/>
          <w:color w:val="000000" w:themeColor="text1"/>
          <w:sz w:val="24"/>
          <w:szCs w:val="24"/>
          <w:vertAlign w:val="superscript"/>
          <w:lang w:val="en-US"/>
        </w:rPr>
        <w:fldChar w:fldCharType="separate"/>
      </w:r>
      <w:r w:rsidR="002F2BBA">
        <w:rPr>
          <w:rFonts w:eastAsia="Verdana" w:cs="Verdana"/>
          <w:noProof/>
          <w:color w:val="000000" w:themeColor="text1"/>
          <w:sz w:val="24"/>
          <w:szCs w:val="24"/>
          <w:vertAlign w:val="superscript"/>
          <w:lang w:val="en-US"/>
        </w:rPr>
        <w:t>(39)</w:t>
      </w:r>
      <w:r w:rsidR="00F63F02">
        <w:rPr>
          <w:rFonts w:eastAsia="Verdana" w:cs="Verdana"/>
          <w:color w:val="000000" w:themeColor="text1"/>
          <w:sz w:val="24"/>
          <w:szCs w:val="24"/>
          <w:vertAlign w:val="superscript"/>
          <w:lang w:val="en-US"/>
        </w:rPr>
        <w:fldChar w:fldCharType="end"/>
      </w:r>
      <w:r w:rsidR="7B8D20D3" w:rsidRPr="004B4DEB">
        <w:rPr>
          <w:rFonts w:eastAsia="Verdana" w:cs="Verdana"/>
          <w:color w:val="000000" w:themeColor="text1"/>
          <w:sz w:val="24"/>
          <w:szCs w:val="24"/>
          <w:lang w:val="en-US"/>
        </w:rPr>
        <w:t xml:space="preserve"> </w:t>
      </w:r>
      <w:r w:rsidRPr="004B4DEB">
        <w:rPr>
          <w:rFonts w:eastAsia="Verdana" w:cs="Verdana"/>
          <w:color w:val="000000" w:themeColor="text1"/>
          <w:sz w:val="24"/>
          <w:szCs w:val="24"/>
          <w:lang w:val="en-US"/>
        </w:rPr>
        <w:t xml:space="preserve"> Annotations were used to extract sepal pixel spectra using a custom Python image processing pipeline.</w:t>
      </w:r>
      <w:r w:rsidR="00E96B23">
        <w:rPr>
          <w:rFonts w:eastAsia="Verdana" w:cs="Verdana"/>
          <w:color w:val="000000" w:themeColor="text1"/>
          <w:sz w:val="24"/>
          <w:szCs w:val="24"/>
          <w:vertAlign w:val="superscript"/>
          <w:lang w:val="en-US"/>
        </w:rPr>
        <w:fldChar w:fldCharType="begin"/>
      </w:r>
      <w:r w:rsidR="002F2BBA">
        <w:rPr>
          <w:rFonts w:eastAsia="Verdana" w:cs="Verdana"/>
          <w:color w:val="000000" w:themeColor="text1"/>
          <w:sz w:val="24"/>
          <w:szCs w:val="24"/>
          <w:vertAlign w:val="superscript"/>
          <w:lang w:val="en-US"/>
        </w:rPr>
        <w:instrText xml:space="preserve"> ADDIN EN.CITE &lt;EndNote&gt;&lt;Cite&gt;&lt;RecNum&gt;62&lt;/RecNum&gt;&lt;DisplayText&gt;(40)&lt;/DisplayText&gt;&lt;record&gt;&lt;rec-number&gt;62&lt;/rec-number&gt;&lt;foreign-keys&gt;&lt;key app="EN" db-id="ws9rdx2wn0xd03eresrvdse5d5dp5rap0a09" timestamp="1706611988"&gt;62&lt;/key&gt;&lt;/foreign-keys&gt;&lt;ref-type name="Computer Program"&gt;9&lt;/ref-type&gt;&lt;contributors&gt;&lt;/contributors&gt;&lt;titles&gt;&lt;title&gt;Van Rossum G, Drake Jr FL. Python reference manual. Centrum voor Wiskunde en Informatica Amsterdam; 1995.&lt;/title&gt;&lt;/titles&gt;&lt;dates&gt;&lt;/dates&gt;&lt;urls&gt;&lt;/urls&gt;&lt;/record&gt;&lt;/Cite&gt;&lt;/EndNote&gt;</w:instrText>
      </w:r>
      <w:r w:rsidR="00E96B23">
        <w:rPr>
          <w:rFonts w:eastAsia="Verdana" w:cs="Verdana"/>
          <w:color w:val="000000" w:themeColor="text1"/>
          <w:sz w:val="24"/>
          <w:szCs w:val="24"/>
          <w:vertAlign w:val="superscript"/>
          <w:lang w:val="en-US"/>
        </w:rPr>
        <w:fldChar w:fldCharType="separate"/>
      </w:r>
      <w:r w:rsidR="002F2BBA">
        <w:rPr>
          <w:rFonts w:eastAsia="Verdana" w:cs="Verdana"/>
          <w:noProof/>
          <w:color w:val="000000" w:themeColor="text1"/>
          <w:sz w:val="24"/>
          <w:szCs w:val="24"/>
          <w:vertAlign w:val="superscript"/>
          <w:lang w:val="en-US"/>
        </w:rPr>
        <w:t>(40)</w:t>
      </w:r>
      <w:r w:rsidR="00E96B23">
        <w:rPr>
          <w:rFonts w:eastAsia="Verdana" w:cs="Verdana"/>
          <w:color w:val="000000" w:themeColor="text1"/>
          <w:sz w:val="24"/>
          <w:szCs w:val="24"/>
          <w:vertAlign w:val="superscript"/>
          <w:lang w:val="en-US"/>
        </w:rPr>
        <w:fldChar w:fldCharType="end"/>
      </w:r>
    </w:p>
    <w:p w14:paraId="6C53EB57" w14:textId="5472F59A" w:rsidR="2EABC22C" w:rsidRPr="00022EBE" w:rsidRDefault="2EABC22C" w:rsidP="59A009FC">
      <w:pPr>
        <w:pStyle w:val="ListParagraph"/>
        <w:spacing w:after="0" w:line="240" w:lineRule="auto"/>
        <w:ind w:left="0"/>
        <w:jc w:val="both"/>
        <w:rPr>
          <w:rFonts w:eastAsia="Verdana" w:cs="Verdana"/>
          <w:color w:val="333333"/>
          <w:sz w:val="24"/>
          <w:szCs w:val="24"/>
          <w:lang w:val="en-US"/>
        </w:rPr>
      </w:pPr>
    </w:p>
    <w:p w14:paraId="4EF6FA86" w14:textId="42CF83C4" w:rsidR="515C76BC" w:rsidRPr="00022EBE" w:rsidRDefault="515C76BC" w:rsidP="00022EBE">
      <w:pPr>
        <w:pStyle w:val="ListParagraph"/>
        <w:spacing w:after="0" w:line="240" w:lineRule="auto"/>
        <w:ind w:left="0"/>
        <w:jc w:val="both"/>
        <w:rPr>
          <w:lang w:val="en-US"/>
        </w:rPr>
      </w:pPr>
      <w:r>
        <w:rPr>
          <w:noProof/>
        </w:rPr>
        <w:drawing>
          <wp:inline distT="0" distB="0" distL="0" distR="0" wp14:anchorId="4D1CC6A7" wp14:editId="5A9967C6">
            <wp:extent cx="2511380" cy="1768431"/>
            <wp:effectExtent l="0" t="0" r="3810" b="3810"/>
            <wp:docPr id="1482442697" name="Picture 148244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442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33307" cy="1783871"/>
                    </a:xfrm>
                    <a:prstGeom prst="rect">
                      <a:avLst/>
                    </a:prstGeom>
                  </pic:spPr>
                </pic:pic>
              </a:graphicData>
            </a:graphic>
          </wp:inline>
        </w:drawing>
      </w:r>
      <w:r w:rsidR="00224EA5" w:rsidRPr="00022EBE">
        <w:rPr>
          <w:lang w:val="en-US"/>
        </w:rPr>
        <w:t xml:space="preserve">       </w:t>
      </w:r>
      <w:r w:rsidR="00224EA5">
        <w:rPr>
          <w:noProof/>
        </w:rPr>
        <w:drawing>
          <wp:inline distT="0" distB="0" distL="0" distR="0" wp14:anchorId="2DFED7C3" wp14:editId="24A81A59">
            <wp:extent cx="2426070" cy="17639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548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5211" cy="1770601"/>
                    </a:xfrm>
                    <a:prstGeom prst="rect">
                      <a:avLst/>
                    </a:prstGeom>
                  </pic:spPr>
                </pic:pic>
              </a:graphicData>
            </a:graphic>
          </wp:inline>
        </w:drawing>
      </w:r>
      <w:r w:rsidR="00224EA5" w:rsidRPr="00022EBE">
        <w:rPr>
          <w:lang w:val="en-US"/>
        </w:rPr>
        <w:t xml:space="preserve">  </w:t>
      </w:r>
    </w:p>
    <w:p w14:paraId="674D602E" w14:textId="1A359205" w:rsidR="13A251B7" w:rsidRDefault="13A251B7" w:rsidP="13A251B7">
      <w:pPr>
        <w:pStyle w:val="ListParagraph"/>
        <w:spacing w:after="0" w:line="240" w:lineRule="auto"/>
        <w:ind w:left="0"/>
        <w:jc w:val="both"/>
        <w:rPr>
          <w:sz w:val="24"/>
          <w:szCs w:val="24"/>
          <w:lang w:val="en-US"/>
        </w:rPr>
      </w:pPr>
    </w:p>
    <w:p w14:paraId="001807F0" w14:textId="3E9DCB8F" w:rsidR="003F54AC" w:rsidRDefault="26C4654D" w:rsidP="13A251B7">
      <w:pPr>
        <w:pStyle w:val="ListParagraph"/>
        <w:spacing w:after="0" w:line="240" w:lineRule="auto"/>
        <w:ind w:left="0"/>
        <w:jc w:val="both"/>
        <w:rPr>
          <w:lang w:val="en-US"/>
        </w:rPr>
      </w:pPr>
      <w:r w:rsidRPr="2EABC22C">
        <w:rPr>
          <w:b/>
          <w:bCs/>
          <w:lang w:val="en-US"/>
        </w:rPr>
        <w:t>Figure 1</w:t>
      </w:r>
      <w:r w:rsidRPr="2EABC22C">
        <w:rPr>
          <w:lang w:val="en-US"/>
        </w:rPr>
        <w:t xml:space="preserve">: Spectra extraction from hyperspectral images. Visualization of the procedure carried out </w:t>
      </w:r>
      <w:r w:rsidR="250F6396" w:rsidRPr="2EABC22C">
        <w:rPr>
          <w:lang w:val="en-US"/>
        </w:rPr>
        <w:t xml:space="preserve">in each sepal. </w:t>
      </w:r>
    </w:p>
    <w:p w14:paraId="736BCA16" w14:textId="761E666A" w:rsidR="003F54AC" w:rsidRDefault="003F54AC" w:rsidP="007B353A">
      <w:pPr>
        <w:pStyle w:val="ListParagraph"/>
        <w:spacing w:after="0" w:line="240" w:lineRule="auto"/>
        <w:ind w:left="0"/>
        <w:jc w:val="both"/>
        <w:rPr>
          <w:sz w:val="24"/>
          <w:szCs w:val="24"/>
          <w:u w:val="single"/>
          <w:lang w:val="en-US"/>
        </w:rPr>
      </w:pPr>
    </w:p>
    <w:p w14:paraId="720589F1" w14:textId="181ABB96" w:rsidR="00AB0647" w:rsidRDefault="00326D37" w:rsidP="007B353A">
      <w:pPr>
        <w:pStyle w:val="ListParagraph"/>
        <w:spacing w:after="0" w:line="240" w:lineRule="auto"/>
        <w:ind w:left="0"/>
        <w:jc w:val="both"/>
        <w:rPr>
          <w:sz w:val="24"/>
          <w:szCs w:val="24"/>
          <w:u w:val="single"/>
          <w:lang w:val="en-US"/>
        </w:rPr>
      </w:pPr>
      <w:r>
        <w:rPr>
          <w:sz w:val="24"/>
          <w:szCs w:val="24"/>
          <w:u w:val="single"/>
          <w:lang w:val="en-US"/>
        </w:rPr>
        <w:t>2</w:t>
      </w:r>
      <w:r w:rsidR="00255D5F" w:rsidRPr="00255D5F">
        <w:rPr>
          <w:sz w:val="24"/>
          <w:szCs w:val="24"/>
          <w:u w:val="single"/>
          <w:lang w:val="en-US"/>
        </w:rPr>
        <w:t>.2.3. Data analysis</w:t>
      </w:r>
    </w:p>
    <w:p w14:paraId="64673825" w14:textId="77777777" w:rsidR="00345DDC" w:rsidRDefault="00345DDC" w:rsidP="00AB0647">
      <w:pPr>
        <w:pStyle w:val="ListParagraph"/>
        <w:jc w:val="both"/>
        <w:rPr>
          <w:sz w:val="24"/>
          <w:szCs w:val="24"/>
          <w:u w:val="single"/>
          <w:lang w:val="en-US"/>
        </w:rPr>
      </w:pPr>
    </w:p>
    <w:p w14:paraId="5C00444A" w14:textId="6013538D" w:rsidR="00255D5F" w:rsidRDefault="00255D5F" w:rsidP="59A009FC">
      <w:pPr>
        <w:pStyle w:val="ListParagraph"/>
        <w:spacing w:after="0" w:line="240" w:lineRule="auto"/>
        <w:ind w:left="0"/>
        <w:jc w:val="both"/>
        <w:rPr>
          <w:sz w:val="24"/>
          <w:szCs w:val="24"/>
          <w:vertAlign w:val="superscript"/>
          <w:lang w:val="en-US"/>
        </w:rPr>
      </w:pPr>
      <w:r w:rsidRPr="59A009FC">
        <w:rPr>
          <w:sz w:val="24"/>
          <w:szCs w:val="24"/>
          <w:lang w:val="en-US"/>
        </w:rPr>
        <w:t>A chemometric analysis was conducted with the aim of calibrating and validating models to predict the</w:t>
      </w:r>
      <w:r w:rsidR="00F0661F">
        <w:rPr>
          <w:sz w:val="24"/>
          <w:szCs w:val="24"/>
          <w:lang w:val="en-US"/>
        </w:rPr>
        <w:t xml:space="preserve"> susceptibility to</w:t>
      </w:r>
      <w:r w:rsidRPr="59A009FC">
        <w:rPr>
          <w:sz w:val="24"/>
          <w:szCs w:val="24"/>
          <w:lang w:val="en-US"/>
        </w:rPr>
        <w:t xml:space="preserve"> </w:t>
      </w:r>
      <w:r w:rsidR="00A87770" w:rsidRPr="59A009FC">
        <w:rPr>
          <w:sz w:val="24"/>
          <w:szCs w:val="24"/>
          <w:lang w:val="en-US"/>
        </w:rPr>
        <w:t xml:space="preserve">fungal infection </w:t>
      </w:r>
      <w:r w:rsidRPr="59A009FC">
        <w:rPr>
          <w:sz w:val="24"/>
          <w:szCs w:val="24"/>
          <w:lang w:val="en-US"/>
        </w:rPr>
        <w:t>in tomatoes</w:t>
      </w:r>
      <w:r w:rsidR="00D32D53">
        <w:rPr>
          <w:sz w:val="24"/>
          <w:szCs w:val="24"/>
          <w:lang w:val="en-US"/>
        </w:rPr>
        <w:t xml:space="preserve"> according to their degree of disease</w:t>
      </w:r>
      <w:r w:rsidRPr="59A009FC">
        <w:rPr>
          <w:sz w:val="24"/>
          <w:szCs w:val="24"/>
          <w:lang w:val="en-US"/>
        </w:rPr>
        <w:t xml:space="preserve"> as observed by specialists after 4 days of germination. This analysis</w:t>
      </w:r>
      <w:r w:rsidR="3B0BEB59" w:rsidRPr="59A009FC">
        <w:rPr>
          <w:sz w:val="24"/>
          <w:szCs w:val="24"/>
          <w:lang w:val="en-US"/>
        </w:rPr>
        <w:t xml:space="preserve"> was done using </w:t>
      </w:r>
      <w:r w:rsidR="00706EAE" w:rsidRPr="00706EAE">
        <w:rPr>
          <w:sz w:val="24"/>
          <w:szCs w:val="24"/>
          <w:lang w:val="en-US"/>
        </w:rPr>
        <w:t>R Statistical Software (v4.</w:t>
      </w:r>
      <w:r w:rsidR="00011C55">
        <w:rPr>
          <w:sz w:val="24"/>
          <w:szCs w:val="24"/>
          <w:lang w:val="en-US"/>
        </w:rPr>
        <w:t>3</w:t>
      </w:r>
      <w:r w:rsidR="00706EAE" w:rsidRPr="00706EAE">
        <w:rPr>
          <w:sz w:val="24"/>
          <w:szCs w:val="24"/>
          <w:lang w:val="en-US"/>
        </w:rPr>
        <w:t>.</w:t>
      </w:r>
      <w:r w:rsidR="00011C55">
        <w:rPr>
          <w:sz w:val="24"/>
          <w:szCs w:val="24"/>
          <w:lang w:val="en-US"/>
        </w:rPr>
        <w:t>0</w:t>
      </w:r>
      <w:r w:rsidR="00706EAE" w:rsidRPr="00706EAE">
        <w:rPr>
          <w:sz w:val="24"/>
          <w:szCs w:val="24"/>
          <w:lang w:val="en-US"/>
        </w:rPr>
        <w:t>; R Core Team 2021)</w:t>
      </w:r>
      <w:r w:rsidR="00FA1C3C">
        <w:rPr>
          <w:sz w:val="24"/>
          <w:szCs w:val="24"/>
          <w:lang w:val="en-US"/>
        </w:rPr>
        <w:t xml:space="preserve"> with </w:t>
      </w:r>
      <w:r w:rsidR="0025464F">
        <w:rPr>
          <w:sz w:val="24"/>
          <w:szCs w:val="24"/>
          <w:lang w:val="en-US"/>
        </w:rPr>
        <w:t>c</w:t>
      </w:r>
      <w:r w:rsidR="00FA1C3C">
        <w:rPr>
          <w:sz w:val="24"/>
          <w:szCs w:val="24"/>
          <w:lang w:val="en-US"/>
        </w:rPr>
        <w:t xml:space="preserve">aret, </w:t>
      </w:r>
      <w:proofErr w:type="spellStart"/>
      <w:r w:rsidR="00AA7346">
        <w:rPr>
          <w:sz w:val="24"/>
          <w:szCs w:val="24"/>
          <w:lang w:val="en-US"/>
        </w:rPr>
        <w:t>r</w:t>
      </w:r>
      <w:r w:rsidR="00FA1C3C">
        <w:rPr>
          <w:sz w:val="24"/>
          <w:szCs w:val="24"/>
          <w:lang w:val="en-US"/>
        </w:rPr>
        <w:t>chemo</w:t>
      </w:r>
      <w:proofErr w:type="spellEnd"/>
      <w:r w:rsidR="00FA1C3C">
        <w:rPr>
          <w:sz w:val="24"/>
          <w:szCs w:val="24"/>
          <w:lang w:val="en-US"/>
        </w:rPr>
        <w:t xml:space="preserve"> and </w:t>
      </w:r>
      <w:proofErr w:type="spellStart"/>
      <w:r w:rsidR="006F72B8" w:rsidRPr="006F72B8">
        <w:rPr>
          <w:sz w:val="24"/>
          <w:szCs w:val="24"/>
          <w:lang w:val="en-US"/>
        </w:rPr>
        <w:t>prospectr</w:t>
      </w:r>
      <w:proofErr w:type="spellEnd"/>
      <w:r w:rsidR="006F72B8">
        <w:rPr>
          <w:sz w:val="24"/>
          <w:szCs w:val="24"/>
          <w:lang w:val="en-US"/>
        </w:rPr>
        <w:t xml:space="preserve"> packages,</w:t>
      </w:r>
      <w:r w:rsidR="00706EAE" w:rsidRPr="00706EAE">
        <w:rPr>
          <w:sz w:val="24"/>
          <w:szCs w:val="24"/>
          <w:lang w:val="en-US"/>
        </w:rPr>
        <w:t xml:space="preserve"> </w:t>
      </w:r>
      <w:r w:rsidR="3B0BEB59" w:rsidRPr="59A009FC">
        <w:rPr>
          <w:sz w:val="24"/>
          <w:szCs w:val="24"/>
          <w:lang w:val="en-US"/>
        </w:rPr>
        <w:t xml:space="preserve">and </w:t>
      </w:r>
      <w:r w:rsidRPr="59A009FC">
        <w:rPr>
          <w:sz w:val="24"/>
          <w:szCs w:val="24"/>
          <w:lang w:val="en-US"/>
        </w:rPr>
        <w:t xml:space="preserve">involved </w:t>
      </w:r>
      <w:r w:rsidR="00FA5810" w:rsidRPr="59A009FC">
        <w:rPr>
          <w:sz w:val="24"/>
          <w:szCs w:val="24"/>
          <w:lang w:val="en-US"/>
        </w:rPr>
        <w:t>the following steps</w:t>
      </w:r>
      <w:r w:rsidR="004353EF" w:rsidRPr="59A009FC">
        <w:rPr>
          <w:sz w:val="24"/>
          <w:szCs w:val="24"/>
          <w:lang w:val="en-US"/>
        </w:rPr>
        <w:t>:</w:t>
      </w:r>
      <w:r w:rsidR="002B1298">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&lt;EndNote&gt;&lt;Cite&gt;&lt;RecNum&gt;63&lt;/RecNum&gt;&lt;DisplayText&gt;(41-44)&lt;/DisplayText&gt;&lt;record&gt;&lt;rec-number&gt;63&lt;/rec-number&gt;&lt;foreign-keys&gt;&lt;key app="EN" db-id="ws9rdx2wn0xd03eresrvdse5d5dp5rap0a09" timestamp="1706612146"&gt;63&lt;/key&gt;&lt;/foreign-keys&gt;&lt;ref-type name="Computer Program"&gt;9&lt;/ref-type&gt;&lt;contributors&gt;&lt;/contributors&gt;&lt;titles&gt;&lt;title&gt;R Core Team. R: A Language and Environment for Statistical Computing [Internet]. Vienna, Austria; 2016. Available from: https://www.R-project.org/&lt;/title&gt;&lt;/titles&gt;&lt;dates&gt;&lt;/dates&gt;&lt;urls&gt;&lt;/urls&gt;&lt;/record&gt;&lt;/Cite&gt;&lt;Cite&gt;&lt;RecNum&gt;64&lt;/RecNum&gt;&lt;record&gt;&lt;rec-number&gt;64&lt;/rec-number&gt;&lt;foreign-keys&gt;&lt;key app="EN" db-id="ws9rdx2wn0xd03eresrvdse5d5dp5rap0a09" timestamp="1706612368"&gt;64&lt;/key&gt;&lt;/foreign-keys&gt;&lt;ref-type name="Computer Program"&gt;9&lt;/ref-type&gt;&lt;contributors&gt;&lt;/contributors&gt;&lt;titles&gt;&lt;title&gt;Kuhn, M. (2008). Building Predictive Models in R Using the caret Package. Journal of Statistical Software, 28(5), 1–26. https://doi.org/10.18637/jss.v028.i05&lt;/title&gt;&lt;/titles&gt;&lt;dates&gt;&lt;/dates&gt;&lt;urls&gt;&lt;/urls&gt;&lt;/record&gt;&lt;/Cite&gt;&lt;Cite&gt;&lt;RecNum&gt;65&lt;/RecNum&gt;&lt;record&gt;&lt;rec-number&gt;65&lt;/rec-number&gt;&lt;foreign-keys&gt;&lt;key app="EN" db-id="ws9rdx2wn0xd03eresrvdse5d5dp5rap0a09" timestamp="1706612476"&gt;65&lt;/key&gt;&lt;/foreign-keys&gt;&lt;ref-type name="Computer Program"&gt;9&lt;/ref-type&gt;&lt;contributors&gt;&lt;/contributors&gt;&lt;titles&gt;&lt;title&gt;Lesnoff M (2023). _rchemo: Dimension reduction, Regression and Discrimination for Chemometrics_. R package version 0.0-18, &amp;lt;https://github.com/mlesnoff/rchemo&amp;gt;.&lt;/title&gt;&lt;/titles&gt;&lt;dates&gt;&lt;/dates&gt;&lt;urls&gt;&lt;/urls&gt;&lt;/record&gt;&lt;/Cite&gt;&lt;Cite&gt;&lt;RecNum&gt;66&lt;/RecNum&gt;&lt;record&gt;&lt;rec-number&gt;66&lt;/rec-number&gt;&lt;foreign-keys&gt;&lt;key app="EN" db-id="ws9rdx2wn0xd03eresrvdse5d5dp5rap0a09" timestamp="1706612578"&gt;66&lt;/key&gt;&lt;/foreign-keys&gt;&lt;ref-type name="Computer Program"&gt;9&lt;/ref-type&gt;&lt;contributors&gt;&lt;/contributors&gt;&lt;titles&gt;&lt;title&gt;Antoine Stevens and Leornardo Ramirez-Lopez (2022). An introduction to the prospectr package. R package Vignette R package version 0.2.6.&lt;/title&gt;&lt;/titles&gt;&lt;dates&gt;&lt;/dates&gt;&lt;urls&gt;&lt;/urls&gt;&lt;/record&gt;&lt;/Cite&gt;&lt;/EndNote&gt;</w:instrText>
      </w:r>
      <w:r w:rsidR="002B1298">
        <w:rPr>
          <w:color w:val="FF0000"/>
          <w:sz w:val="24"/>
          <w:szCs w:val="24"/>
          <w:vertAlign w:val="superscript"/>
          <w:lang w:val="en-US"/>
        </w:rPr>
        <w:fldChar w:fldCharType="separate"/>
      </w:r>
      <w:r w:rsidR="002F2BBA">
        <w:rPr>
          <w:noProof/>
          <w:color w:val="FF0000"/>
          <w:sz w:val="24"/>
          <w:szCs w:val="24"/>
          <w:vertAlign w:val="superscript"/>
          <w:lang w:val="en-US"/>
        </w:rPr>
        <w:t>(41-44)</w:t>
      </w:r>
      <w:r w:rsidR="002B1298">
        <w:rPr>
          <w:color w:val="FF0000"/>
          <w:sz w:val="24"/>
          <w:szCs w:val="24"/>
          <w:vertAlign w:val="superscript"/>
          <w:lang w:val="en-US"/>
        </w:rPr>
        <w:fldChar w:fldCharType="end"/>
      </w:r>
    </w:p>
    <w:p w14:paraId="74368FE5" w14:textId="77777777" w:rsidR="00AA1905" w:rsidRDefault="00AA1905" w:rsidP="59A009FC">
      <w:pPr>
        <w:pStyle w:val="ListParagraph"/>
        <w:spacing w:after="0" w:line="240" w:lineRule="auto"/>
        <w:ind w:left="0"/>
        <w:jc w:val="both"/>
        <w:rPr>
          <w:sz w:val="24"/>
          <w:szCs w:val="24"/>
          <w:vertAlign w:val="superscript"/>
          <w:lang w:val="en-US"/>
        </w:rPr>
      </w:pPr>
    </w:p>
    <w:p w14:paraId="3841346A" w14:textId="77777777" w:rsidR="00AA1905" w:rsidRDefault="00AA1905" w:rsidP="59A009FC">
      <w:pPr>
        <w:pStyle w:val="ListParagraph"/>
        <w:spacing w:after="0" w:line="240" w:lineRule="auto"/>
        <w:ind w:left="0"/>
        <w:jc w:val="both"/>
        <w:rPr>
          <w:sz w:val="24"/>
          <w:szCs w:val="24"/>
          <w:lang w:val="en-US"/>
        </w:rPr>
      </w:pPr>
    </w:p>
    <w:p w14:paraId="32A6E29C" w14:textId="19387FDE" w:rsidR="00345DDC" w:rsidRDefault="00AA1905" w:rsidP="00AA1905">
      <w:pPr>
        <w:pStyle w:val="ListParagraph"/>
        <w:numPr>
          <w:ilvl w:val="0"/>
          <w:numId w:val="7"/>
        </w:numPr>
        <w:spacing w:after="0" w:line="360" w:lineRule="auto"/>
        <w:jc w:val="both"/>
        <w:rPr>
          <w:sz w:val="24"/>
          <w:szCs w:val="24"/>
          <w:lang w:val="en-US"/>
        </w:rPr>
      </w:pPr>
      <w:bookmarkStart w:id="97" w:name="_Hlk156983145"/>
      <w:r>
        <w:rPr>
          <w:sz w:val="24"/>
          <w:szCs w:val="24"/>
          <w:lang w:val="en-US"/>
        </w:rPr>
        <w:t>Data visualization</w:t>
      </w:r>
    </w:p>
    <w:bookmarkEnd w:id="97"/>
    <w:p w14:paraId="406A6340" w14:textId="552038F0" w:rsidR="0013791A" w:rsidRDefault="0013791A" w:rsidP="00660C77">
      <w:pPr>
        <w:pStyle w:val="ListParagraph"/>
        <w:spacing w:after="0" w:line="240" w:lineRule="auto"/>
        <w:ind w:left="0"/>
        <w:jc w:val="both"/>
        <w:rPr>
          <w:sz w:val="24"/>
          <w:szCs w:val="24"/>
          <w:lang w:val="en-US"/>
        </w:rPr>
      </w:pPr>
      <w:r w:rsidRPr="0013791A">
        <w:rPr>
          <w:sz w:val="24"/>
          <w:szCs w:val="24"/>
          <w:lang w:val="en-US"/>
        </w:rPr>
        <w:t>Firstly, spectra were plot</w:t>
      </w:r>
      <w:r w:rsidR="00FC62B2">
        <w:rPr>
          <w:sz w:val="24"/>
          <w:szCs w:val="24"/>
          <w:lang w:val="en-US"/>
        </w:rPr>
        <w:t>ted</w:t>
      </w:r>
      <w:r w:rsidRPr="0013791A">
        <w:rPr>
          <w:sz w:val="24"/>
          <w:szCs w:val="24"/>
          <w:lang w:val="en-US"/>
        </w:rPr>
        <w:t xml:space="preserve"> to have a first appreciation of the shape of the data, observe their clarity, signal-to-noise ratio, presence of obvious outliers, baseline, etc.</w:t>
      </w:r>
    </w:p>
    <w:p w14:paraId="560ABB15" w14:textId="77777777" w:rsidR="00E526FB" w:rsidRDefault="00E526FB" w:rsidP="00660C77">
      <w:pPr>
        <w:pStyle w:val="ListParagraph"/>
        <w:spacing w:after="0" w:line="240" w:lineRule="auto"/>
        <w:ind w:left="0"/>
        <w:jc w:val="both"/>
        <w:rPr>
          <w:sz w:val="24"/>
          <w:szCs w:val="24"/>
          <w:lang w:val="en-US"/>
        </w:rPr>
      </w:pPr>
    </w:p>
    <w:p w14:paraId="4B92406F" w14:textId="41BB9141" w:rsidR="00E526FB" w:rsidRDefault="00E526FB" w:rsidP="00E526FB">
      <w:pPr>
        <w:pStyle w:val="ListParagraph"/>
        <w:numPr>
          <w:ilvl w:val="0"/>
          <w:numId w:val="7"/>
        </w:numPr>
        <w:spacing w:after="0" w:line="360" w:lineRule="auto"/>
        <w:jc w:val="both"/>
        <w:rPr>
          <w:sz w:val="24"/>
          <w:szCs w:val="24"/>
          <w:lang w:val="en-US"/>
        </w:rPr>
      </w:pPr>
      <w:r>
        <w:rPr>
          <w:sz w:val="24"/>
          <w:szCs w:val="24"/>
          <w:lang w:val="en-US"/>
        </w:rPr>
        <w:t>Data exploration and outlier removal</w:t>
      </w:r>
    </w:p>
    <w:p w14:paraId="29128583" w14:textId="09655DFA" w:rsidR="002724A6" w:rsidRDefault="002724A6" w:rsidP="002724A6">
      <w:pPr>
        <w:pStyle w:val="ListParagraph"/>
        <w:spacing w:after="0" w:line="240" w:lineRule="auto"/>
        <w:ind w:left="0"/>
        <w:jc w:val="both"/>
        <w:rPr>
          <w:sz w:val="24"/>
          <w:szCs w:val="24"/>
          <w:lang w:val="en-US"/>
        </w:rPr>
      </w:pPr>
      <w:r w:rsidRPr="59A009FC">
        <w:rPr>
          <w:sz w:val="24"/>
          <w:szCs w:val="24"/>
          <w:lang w:val="en-US"/>
        </w:rPr>
        <w:t>Exploratory analysis was carried out at sepal and variety level using Principal Component Analysis (PCA)</w:t>
      </w:r>
      <w:r w:rsidR="00F92D87">
        <w:rPr>
          <w:sz w:val="24"/>
          <w:szCs w:val="24"/>
          <w:lang w:val="en-US"/>
        </w:rPr>
        <w:t>.</w:t>
      </w:r>
      <w:r w:rsidR="00CD4C7B">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&lt;EndNote&gt;&lt;Cite&gt;&lt;Author&gt;Fearn&lt;/Author&gt;&lt;Year&gt;2016&lt;/Year&gt;&lt;RecNum&gt;24&lt;/RecNum&gt;&lt;DisplayText&gt;(45)&lt;/DisplayText&gt;&lt;record&gt;&lt;rec-number&gt;24&lt;/rec-number&gt;&lt;foreign-keys&gt;&lt;key app="EN" db-id="ws9rdx2wn0xd03eresrvdse5d5dp5rap0a09" timestamp="1701354906"&gt;24&lt;/key&gt;&lt;/foreign-keys&gt;&lt;ref-type name="Journal Article"&gt;17&lt;/ref-type&gt;&lt;contributors&gt;&lt;authors&gt;&lt;author&gt;Tom Fearn&lt;/author&gt;&lt;/authors&gt;&lt;/contributors&gt;&lt;titles&gt;&lt;title&gt;Principal Components Analysis is Not a Classification Method&lt;/title&gt;&lt;secondary-title&gt;NIR news&lt;/secondary-title&gt;&lt;/titles&gt;&lt;periodical&gt;&lt;full-title&gt;NIR news&lt;/full-title&gt;&lt;/periodical&gt;&lt;pages&gt;3-27&lt;/pages&gt;&lt;volume&gt;27&lt;/volume&gt;&lt;number&gt;3&lt;/number&gt;&lt;dates&gt;&lt;year&gt;2016&lt;/year&gt;&lt;/dates&gt;&lt;urls&gt;&lt;related-urls&gt;&lt;url&gt;https://journals.sagepub.com/doi/epdf/10.1255/nirn.1604&lt;/url&gt;&lt;/related-urls&gt;&lt;/urls&gt;&lt;electronic-resource-num&gt;https://doi.org/10.1255/nirn.1604&lt;/electronic-resource-num&gt;&lt;/record&gt;&lt;/Cite&gt;&lt;/EndNote&gt;</w:instrText>
      </w:r>
      <w:r w:rsidR="00CD4C7B">
        <w:rPr>
          <w:color w:val="FF0000"/>
          <w:sz w:val="24"/>
          <w:szCs w:val="24"/>
          <w:vertAlign w:val="superscript"/>
          <w:lang w:val="en-US"/>
        </w:rPr>
        <w:fldChar w:fldCharType="separate"/>
      </w:r>
      <w:r w:rsidR="002F2BBA">
        <w:rPr>
          <w:noProof/>
          <w:color w:val="FF0000"/>
          <w:sz w:val="24"/>
          <w:szCs w:val="24"/>
          <w:vertAlign w:val="superscript"/>
          <w:lang w:val="en-US"/>
        </w:rPr>
        <w:t>(45)</w:t>
      </w:r>
      <w:r w:rsidR="00CD4C7B">
        <w:rPr>
          <w:color w:val="FF0000"/>
          <w:sz w:val="24"/>
          <w:szCs w:val="24"/>
          <w:vertAlign w:val="superscript"/>
          <w:lang w:val="en-US"/>
        </w:rPr>
        <w:fldChar w:fldCharType="end"/>
      </w:r>
      <w:r w:rsidRPr="59A009FC">
        <w:rPr>
          <w:sz w:val="24"/>
          <w:szCs w:val="24"/>
          <w:lang w:val="en-US"/>
        </w:rPr>
        <w:t xml:space="preserve"> </w:t>
      </w:r>
    </w:p>
    <w:p w14:paraId="4698C157" w14:textId="77777777" w:rsidR="002724A6" w:rsidRDefault="002724A6" w:rsidP="002724A6">
      <w:pPr>
        <w:spacing w:after="0" w:line="240" w:lineRule="auto"/>
        <w:jc w:val="both"/>
        <w:rPr>
          <w:sz w:val="24"/>
          <w:szCs w:val="24"/>
          <w:u w:val="single"/>
          <w:lang w:val="en-US"/>
        </w:rPr>
      </w:pPr>
    </w:p>
    <w:p w14:paraId="6D3DFCC5" w14:textId="19846D77" w:rsidR="002724A6" w:rsidRDefault="002724A6" w:rsidP="00660C77">
      <w:pPr>
        <w:spacing w:after="0" w:line="240" w:lineRule="auto"/>
        <w:jc w:val="both"/>
        <w:rPr>
          <w:ins w:id="98" w:author="Bertotto, Mercedes" w:date="2024-01-30T09:21:00Z"/>
          <w:sz w:val="24"/>
          <w:szCs w:val="24"/>
          <w:lang w:val="en-US"/>
        </w:rPr>
      </w:pPr>
      <w:r w:rsidRPr="59A009FC">
        <w:rPr>
          <w:sz w:val="24"/>
          <w:szCs w:val="24"/>
          <w:lang w:val="en-US"/>
        </w:rPr>
        <w:t xml:space="preserve">PCA was applied over all the pixels for a given sepal. </w:t>
      </w:r>
      <w:r w:rsidR="006E0E72">
        <w:rPr>
          <w:sz w:val="24"/>
          <w:szCs w:val="24"/>
          <w:lang w:val="en-US"/>
        </w:rPr>
        <w:t>T</w:t>
      </w:r>
      <w:r w:rsidRPr="59A009FC">
        <w:rPr>
          <w:sz w:val="24"/>
          <w:szCs w:val="24"/>
          <w:lang w:val="en-US"/>
        </w:rPr>
        <w:t xml:space="preserve">o detect outlier pixels, </w:t>
      </w:r>
      <w:proofErr w:type="spellStart"/>
      <w:r w:rsidRPr="59A009FC">
        <w:rPr>
          <w:sz w:val="24"/>
          <w:szCs w:val="24"/>
          <w:lang w:val="en-US"/>
        </w:rPr>
        <w:t>Mahalanobis</w:t>
      </w:r>
      <w:proofErr w:type="spellEnd"/>
      <w:r w:rsidRPr="59A009FC">
        <w:rPr>
          <w:sz w:val="24"/>
          <w:szCs w:val="24"/>
          <w:lang w:val="en-US"/>
        </w:rPr>
        <w:t xml:space="preserve"> distances were computed between the individual projection of each score value onto the model and the center of the model.  The identification of outliers was determined based on a specified confidence level (0.95), indicating the probability that a data point lies within a certain range. The cutoff for </w:t>
      </w:r>
      <w:proofErr w:type="spellStart"/>
      <w:r w:rsidRPr="59A009FC">
        <w:rPr>
          <w:sz w:val="24"/>
          <w:szCs w:val="24"/>
          <w:lang w:val="en-US"/>
        </w:rPr>
        <w:t>Mahalanobis</w:t>
      </w:r>
      <w:proofErr w:type="spellEnd"/>
      <w:r w:rsidRPr="59A009FC">
        <w:rPr>
          <w:sz w:val="24"/>
          <w:szCs w:val="24"/>
          <w:lang w:val="en-US"/>
        </w:rPr>
        <w:t xml:space="preserve"> distances was employed as a threshold, beyond which data samples were classified as outliers. The confidence level played a crucial role in controlling the sensitivity of the outlier detection, with higher confidence levels leading to more stringent criteria for identifying outliers.</w:t>
      </w:r>
    </w:p>
    <w:p w14:paraId="4748DAE4" w14:textId="77777777" w:rsidR="00741EE5" w:rsidRDefault="00741EE5" w:rsidP="00660C77">
      <w:pPr>
        <w:spacing w:after="0" w:line="240" w:lineRule="auto"/>
        <w:jc w:val="both"/>
        <w:rPr>
          <w:sz w:val="24"/>
          <w:szCs w:val="24"/>
          <w:lang w:val="en-US"/>
        </w:rPr>
      </w:pPr>
    </w:p>
    <w:p w14:paraId="7E170D6B" w14:textId="77777777" w:rsidR="002724A6" w:rsidRDefault="002724A6" w:rsidP="00660C77">
      <w:pPr>
        <w:spacing w:after="0" w:line="240" w:lineRule="auto"/>
        <w:jc w:val="both"/>
        <w:rPr>
          <w:sz w:val="24"/>
          <w:szCs w:val="24"/>
          <w:lang w:val="en-US"/>
        </w:rPr>
      </w:pPr>
      <w:r w:rsidRPr="2EABC22C">
        <w:rPr>
          <w:sz w:val="24"/>
          <w:szCs w:val="24"/>
          <w:lang w:val="en-US"/>
        </w:rPr>
        <w:t xml:space="preserve">The outliers were removed, the remaining pixels averaged, and the </w:t>
      </w:r>
      <w:r>
        <w:rPr>
          <w:sz w:val="24"/>
          <w:szCs w:val="24"/>
          <w:lang w:val="en-US"/>
        </w:rPr>
        <w:t xml:space="preserve">datasets </w:t>
      </w:r>
      <w:r w:rsidRPr="2EABC22C">
        <w:rPr>
          <w:sz w:val="24"/>
          <w:szCs w:val="24"/>
          <w:lang w:val="en-US"/>
        </w:rPr>
        <w:t xml:space="preserve">were finally reassembled according to their labels (see Table 1). </w:t>
      </w:r>
    </w:p>
    <w:p w14:paraId="6E562A44" w14:textId="77777777" w:rsidR="00BA4F01" w:rsidRDefault="00BA4F01" w:rsidP="00660C77">
      <w:pPr>
        <w:spacing w:after="0" w:line="240" w:lineRule="auto"/>
        <w:jc w:val="both"/>
        <w:rPr>
          <w:sz w:val="24"/>
          <w:szCs w:val="24"/>
          <w:lang w:val="en-US"/>
        </w:rPr>
      </w:pPr>
    </w:p>
    <w:p w14:paraId="7D19D3D5" w14:textId="77777777" w:rsidR="002724A6" w:rsidRDefault="002724A6" w:rsidP="002724A6">
      <w:pPr>
        <w:pStyle w:val="ListParagraph"/>
        <w:spacing w:after="0" w:line="240" w:lineRule="auto"/>
        <w:ind w:left="0"/>
        <w:jc w:val="both"/>
        <w:rPr>
          <w:sz w:val="16"/>
          <w:szCs w:val="16"/>
          <w:lang w:val="en-US"/>
        </w:rPr>
      </w:pPr>
      <w:r w:rsidRPr="59A009FC">
        <w:rPr>
          <w:b/>
          <w:bCs/>
          <w:sz w:val="16"/>
          <w:szCs w:val="16"/>
          <w:lang w:val="en-US"/>
        </w:rPr>
        <w:t>Table 1:</w:t>
      </w:r>
      <w:r w:rsidRPr="59A009FC">
        <w:rPr>
          <w:sz w:val="16"/>
          <w:szCs w:val="16"/>
          <w:lang w:val="en-US"/>
        </w:rPr>
        <w:t xml:space="preserve"> Description of the dimensionality of the initial and final datasets before and after averaging spectra that belonged to the same sepal. </w:t>
      </w:r>
    </w:p>
    <w:p w14:paraId="62E09A72" w14:textId="77777777" w:rsidR="002724A6" w:rsidRDefault="002724A6" w:rsidP="002724A6">
      <w:pPr>
        <w:jc w:val="both"/>
        <w:rPr>
          <w:sz w:val="24"/>
          <w:szCs w:val="24"/>
          <w:lang w:val="en-US"/>
        </w:rPr>
      </w:pPr>
    </w:p>
    <w:tbl>
      <w:tblPr>
        <w:tblStyle w:val="TableGrid"/>
        <w:tblW w:w="8512" w:type="dxa"/>
        <w:tblInd w:w="720" w:type="dxa"/>
        <w:tblLayout w:type="fixed"/>
        <w:tblLook w:val="04A0" w:firstRow="1" w:lastRow="0" w:firstColumn="1" w:lastColumn="0" w:noHBand="0" w:noVBand="1"/>
      </w:tblPr>
      <w:tblGrid>
        <w:gridCol w:w="1170"/>
        <w:gridCol w:w="799"/>
        <w:gridCol w:w="960"/>
        <w:gridCol w:w="1125"/>
        <w:gridCol w:w="705"/>
        <w:gridCol w:w="1005"/>
        <w:gridCol w:w="1616"/>
        <w:gridCol w:w="1132"/>
      </w:tblGrid>
      <w:tr w:rsidR="002724A6" w14:paraId="2D3AD90C" w14:textId="77777777" w:rsidTr="003213ED">
        <w:trPr>
          <w:trHeight w:val="300"/>
        </w:trPr>
        <w:tc>
          <w:tcPr>
            <w:tcW w:w="1170" w:type="dxa"/>
          </w:tcPr>
          <w:p w14:paraId="5D920238" w14:textId="77777777" w:rsidR="002724A6" w:rsidRDefault="002724A6" w:rsidP="003213ED">
            <w:pPr>
              <w:pStyle w:val="ListParagraph"/>
              <w:ind w:left="0"/>
              <w:jc w:val="center"/>
              <w:rPr>
                <w:sz w:val="18"/>
                <w:szCs w:val="18"/>
                <w:lang w:val="en-US"/>
              </w:rPr>
            </w:pPr>
            <w:r w:rsidRPr="59A009FC">
              <w:rPr>
                <w:sz w:val="18"/>
                <w:szCs w:val="18"/>
                <w:lang w:val="en-US"/>
              </w:rPr>
              <w:t>Dataset name/ Number of</w:t>
            </w:r>
          </w:p>
        </w:tc>
        <w:tc>
          <w:tcPr>
            <w:tcW w:w="799" w:type="dxa"/>
          </w:tcPr>
          <w:p w14:paraId="456C1362" w14:textId="77777777" w:rsidR="002724A6" w:rsidRDefault="002724A6" w:rsidP="003213ED">
            <w:pPr>
              <w:pStyle w:val="ListParagraph"/>
              <w:ind w:left="0"/>
              <w:jc w:val="center"/>
              <w:rPr>
                <w:sz w:val="18"/>
                <w:szCs w:val="18"/>
                <w:lang w:val="en-US"/>
              </w:rPr>
            </w:pPr>
            <w:r w:rsidRPr="73083DBA">
              <w:rPr>
                <w:sz w:val="18"/>
                <w:szCs w:val="18"/>
                <w:lang w:val="en-US"/>
              </w:rPr>
              <w:t>Pixels per sepal</w:t>
            </w:r>
          </w:p>
        </w:tc>
        <w:tc>
          <w:tcPr>
            <w:tcW w:w="960" w:type="dxa"/>
          </w:tcPr>
          <w:p w14:paraId="5E3065CD" w14:textId="77777777" w:rsidR="002724A6" w:rsidRDefault="002724A6" w:rsidP="003213ED">
            <w:pPr>
              <w:pStyle w:val="ListParagraph"/>
              <w:ind w:left="0"/>
              <w:jc w:val="center"/>
              <w:rPr>
                <w:sz w:val="18"/>
                <w:szCs w:val="18"/>
                <w:lang w:val="en-US"/>
              </w:rPr>
            </w:pPr>
            <w:r w:rsidRPr="73083DBA">
              <w:rPr>
                <w:sz w:val="18"/>
                <w:szCs w:val="18"/>
                <w:lang w:val="en-US"/>
              </w:rPr>
              <w:t>Sepals per tomato</w:t>
            </w:r>
          </w:p>
        </w:tc>
        <w:tc>
          <w:tcPr>
            <w:tcW w:w="1125" w:type="dxa"/>
          </w:tcPr>
          <w:p w14:paraId="01BE4317" w14:textId="77777777" w:rsidR="002724A6" w:rsidRDefault="002724A6" w:rsidP="003213ED">
            <w:pPr>
              <w:pStyle w:val="ListParagraph"/>
              <w:ind w:left="0"/>
              <w:jc w:val="center"/>
              <w:rPr>
                <w:sz w:val="18"/>
                <w:szCs w:val="18"/>
                <w:lang w:val="en-US"/>
              </w:rPr>
            </w:pPr>
            <w:r w:rsidRPr="73083DBA">
              <w:rPr>
                <w:sz w:val="18"/>
                <w:szCs w:val="18"/>
                <w:lang w:val="en-US"/>
              </w:rPr>
              <w:t>Tomatoes per image</w:t>
            </w:r>
          </w:p>
        </w:tc>
        <w:tc>
          <w:tcPr>
            <w:tcW w:w="705" w:type="dxa"/>
          </w:tcPr>
          <w:p w14:paraId="7B20861E" w14:textId="77777777" w:rsidR="002724A6" w:rsidRDefault="002724A6" w:rsidP="003213ED">
            <w:pPr>
              <w:pStyle w:val="ListParagraph"/>
              <w:ind w:left="0"/>
              <w:jc w:val="center"/>
              <w:rPr>
                <w:sz w:val="18"/>
                <w:szCs w:val="18"/>
                <w:lang w:val="en-US"/>
              </w:rPr>
            </w:pPr>
            <w:r w:rsidRPr="73083DBA">
              <w:rPr>
                <w:sz w:val="18"/>
                <w:szCs w:val="18"/>
                <w:lang w:val="en-US"/>
              </w:rPr>
              <w:t>HSI</w:t>
            </w:r>
          </w:p>
        </w:tc>
        <w:tc>
          <w:tcPr>
            <w:tcW w:w="1005" w:type="dxa"/>
          </w:tcPr>
          <w:p w14:paraId="29C63905" w14:textId="77777777" w:rsidR="002724A6" w:rsidRDefault="002724A6" w:rsidP="003213ED">
            <w:pPr>
              <w:pStyle w:val="ListParagraph"/>
              <w:ind w:left="0"/>
              <w:jc w:val="center"/>
              <w:rPr>
                <w:sz w:val="18"/>
                <w:szCs w:val="18"/>
                <w:lang w:val="en-US"/>
              </w:rPr>
            </w:pPr>
            <w:r w:rsidRPr="73083DBA">
              <w:rPr>
                <w:sz w:val="18"/>
                <w:szCs w:val="18"/>
                <w:lang w:val="en-US"/>
              </w:rPr>
              <w:t>Spectra in the</w:t>
            </w:r>
          </w:p>
          <w:p w14:paraId="348632A2" w14:textId="77777777" w:rsidR="002724A6" w:rsidRDefault="002724A6" w:rsidP="003213ED">
            <w:pPr>
              <w:pStyle w:val="ListParagraph"/>
              <w:ind w:left="0"/>
              <w:jc w:val="center"/>
              <w:rPr>
                <w:sz w:val="18"/>
                <w:szCs w:val="18"/>
                <w:lang w:val="en-US"/>
              </w:rPr>
            </w:pPr>
            <w:r w:rsidRPr="73083DBA">
              <w:rPr>
                <w:sz w:val="18"/>
                <w:szCs w:val="18"/>
                <w:lang w:val="en-US"/>
              </w:rPr>
              <w:t>initial dataset</w:t>
            </w:r>
          </w:p>
        </w:tc>
        <w:tc>
          <w:tcPr>
            <w:tcW w:w="1616" w:type="dxa"/>
          </w:tcPr>
          <w:p w14:paraId="1B514513" w14:textId="77777777" w:rsidR="002724A6" w:rsidRDefault="002724A6" w:rsidP="003213ED">
            <w:pPr>
              <w:pStyle w:val="ListParagraph"/>
              <w:ind w:left="0"/>
              <w:jc w:val="center"/>
              <w:rPr>
                <w:sz w:val="18"/>
                <w:szCs w:val="18"/>
                <w:lang w:val="en-US"/>
              </w:rPr>
            </w:pPr>
            <w:r w:rsidRPr="73083DBA">
              <w:rPr>
                <w:sz w:val="18"/>
                <w:szCs w:val="18"/>
                <w:lang w:val="en-US"/>
              </w:rPr>
              <w:t>Spectra in the averaged dataset</w:t>
            </w:r>
          </w:p>
        </w:tc>
        <w:tc>
          <w:tcPr>
            <w:tcW w:w="1132" w:type="dxa"/>
          </w:tcPr>
          <w:p w14:paraId="17D3A3AD" w14:textId="77777777" w:rsidR="002724A6" w:rsidRDefault="002724A6" w:rsidP="003213ED">
            <w:pPr>
              <w:pStyle w:val="ListParagraph"/>
              <w:ind w:left="0"/>
              <w:jc w:val="center"/>
              <w:rPr>
                <w:sz w:val="18"/>
                <w:szCs w:val="18"/>
                <w:lang w:val="en-US"/>
              </w:rPr>
            </w:pPr>
            <w:r w:rsidRPr="73083DBA">
              <w:rPr>
                <w:sz w:val="18"/>
                <w:szCs w:val="18"/>
                <w:lang w:val="en-US"/>
              </w:rPr>
              <w:t>Variables</w:t>
            </w:r>
          </w:p>
        </w:tc>
      </w:tr>
      <w:tr w:rsidR="002724A6" w14:paraId="6EA9621E" w14:textId="77777777" w:rsidTr="003213ED">
        <w:trPr>
          <w:trHeight w:val="300"/>
        </w:trPr>
        <w:tc>
          <w:tcPr>
            <w:tcW w:w="1170" w:type="dxa"/>
          </w:tcPr>
          <w:p w14:paraId="45A579DA"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Provine</w:t>
            </w:r>
            <w:proofErr w:type="spellEnd"/>
          </w:p>
        </w:tc>
        <w:tc>
          <w:tcPr>
            <w:tcW w:w="799" w:type="dxa"/>
          </w:tcPr>
          <w:p w14:paraId="78406786" w14:textId="77777777" w:rsidR="002724A6" w:rsidRDefault="002724A6" w:rsidP="003213ED">
            <w:pPr>
              <w:pStyle w:val="ListParagraph"/>
              <w:ind w:left="0"/>
              <w:jc w:val="center"/>
              <w:rPr>
                <w:sz w:val="18"/>
                <w:szCs w:val="18"/>
                <w:lang w:val="en-US"/>
              </w:rPr>
            </w:pPr>
            <w:r w:rsidRPr="73083DBA">
              <w:rPr>
                <w:sz w:val="18"/>
                <w:szCs w:val="18"/>
                <w:lang w:val="en-US"/>
              </w:rPr>
              <w:t>Between 119 and 90</w:t>
            </w:r>
          </w:p>
        </w:tc>
        <w:tc>
          <w:tcPr>
            <w:tcW w:w="960" w:type="dxa"/>
          </w:tcPr>
          <w:p w14:paraId="59D07CE2" w14:textId="77777777" w:rsidR="002724A6" w:rsidRDefault="002724A6" w:rsidP="003213ED">
            <w:pPr>
              <w:pStyle w:val="ListParagraph"/>
              <w:ind w:left="0"/>
              <w:jc w:val="center"/>
              <w:rPr>
                <w:sz w:val="18"/>
                <w:szCs w:val="18"/>
                <w:lang w:val="en-US"/>
              </w:rPr>
            </w:pPr>
            <w:r w:rsidRPr="73083DBA">
              <w:rPr>
                <w:sz w:val="18"/>
                <w:szCs w:val="18"/>
                <w:lang w:val="en-US"/>
              </w:rPr>
              <w:t>5 or 6</w:t>
            </w:r>
          </w:p>
        </w:tc>
        <w:tc>
          <w:tcPr>
            <w:tcW w:w="1125" w:type="dxa"/>
          </w:tcPr>
          <w:p w14:paraId="2E53D806" w14:textId="77777777" w:rsidR="002724A6" w:rsidRDefault="002724A6" w:rsidP="003213ED">
            <w:pPr>
              <w:pStyle w:val="ListParagraph"/>
              <w:ind w:left="0"/>
              <w:jc w:val="center"/>
              <w:rPr>
                <w:sz w:val="18"/>
                <w:szCs w:val="18"/>
                <w:lang w:val="en-US"/>
              </w:rPr>
            </w:pPr>
            <w:r w:rsidRPr="73083DBA">
              <w:rPr>
                <w:sz w:val="18"/>
                <w:szCs w:val="18"/>
                <w:lang w:val="en-US"/>
              </w:rPr>
              <w:t>16</w:t>
            </w:r>
          </w:p>
        </w:tc>
        <w:tc>
          <w:tcPr>
            <w:tcW w:w="705" w:type="dxa"/>
          </w:tcPr>
          <w:p w14:paraId="61932390" w14:textId="77777777" w:rsidR="002724A6" w:rsidRDefault="002724A6" w:rsidP="003213ED">
            <w:pPr>
              <w:pStyle w:val="ListParagraph"/>
              <w:ind w:left="0"/>
              <w:jc w:val="center"/>
              <w:rPr>
                <w:sz w:val="18"/>
                <w:szCs w:val="18"/>
                <w:lang w:val="en-US"/>
              </w:rPr>
            </w:pPr>
            <w:r w:rsidRPr="73083DBA">
              <w:rPr>
                <w:sz w:val="18"/>
                <w:szCs w:val="18"/>
                <w:lang w:val="en-US"/>
              </w:rPr>
              <w:t>2</w:t>
            </w:r>
          </w:p>
        </w:tc>
        <w:tc>
          <w:tcPr>
            <w:tcW w:w="1005" w:type="dxa"/>
          </w:tcPr>
          <w:p w14:paraId="64C82CCB" w14:textId="77777777" w:rsidR="002724A6" w:rsidRDefault="002724A6" w:rsidP="003213ED">
            <w:pPr>
              <w:pStyle w:val="ListParagraph"/>
              <w:ind w:left="0"/>
              <w:jc w:val="center"/>
              <w:rPr>
                <w:sz w:val="18"/>
                <w:szCs w:val="18"/>
                <w:lang w:val="en-US"/>
              </w:rPr>
            </w:pPr>
            <w:r w:rsidRPr="73083DBA">
              <w:rPr>
                <w:sz w:val="18"/>
                <w:szCs w:val="18"/>
                <w:lang w:val="en-US"/>
              </w:rPr>
              <w:t>16156</w:t>
            </w:r>
          </w:p>
        </w:tc>
        <w:tc>
          <w:tcPr>
            <w:tcW w:w="1616" w:type="dxa"/>
          </w:tcPr>
          <w:p w14:paraId="6E6B4DA5" w14:textId="77777777" w:rsidR="002724A6" w:rsidRDefault="002724A6" w:rsidP="003213ED">
            <w:pPr>
              <w:pStyle w:val="ListParagraph"/>
              <w:ind w:left="0"/>
              <w:jc w:val="center"/>
              <w:rPr>
                <w:sz w:val="18"/>
                <w:szCs w:val="18"/>
                <w:lang w:val="en-US"/>
              </w:rPr>
            </w:pPr>
            <w:r w:rsidRPr="73083DBA">
              <w:rPr>
                <w:sz w:val="18"/>
                <w:szCs w:val="18"/>
                <w:lang w:val="en-US"/>
              </w:rPr>
              <w:t>159</w:t>
            </w:r>
          </w:p>
        </w:tc>
        <w:tc>
          <w:tcPr>
            <w:tcW w:w="1132" w:type="dxa"/>
          </w:tcPr>
          <w:p w14:paraId="258EB458" w14:textId="77777777" w:rsidR="002724A6" w:rsidRDefault="002724A6" w:rsidP="003213ED">
            <w:pPr>
              <w:pStyle w:val="ListParagraph"/>
              <w:ind w:left="0"/>
              <w:jc w:val="center"/>
              <w:rPr>
                <w:sz w:val="18"/>
                <w:szCs w:val="18"/>
                <w:lang w:val="en-US"/>
              </w:rPr>
            </w:pPr>
            <w:r w:rsidRPr="73083DBA">
              <w:rPr>
                <w:sz w:val="18"/>
                <w:szCs w:val="18"/>
                <w:lang w:val="en-US"/>
              </w:rPr>
              <w:t>112</w:t>
            </w:r>
          </w:p>
        </w:tc>
      </w:tr>
      <w:tr w:rsidR="002724A6" w14:paraId="34C0AACA" w14:textId="77777777" w:rsidTr="003213ED">
        <w:trPr>
          <w:trHeight w:val="300"/>
        </w:trPr>
        <w:tc>
          <w:tcPr>
            <w:tcW w:w="1170" w:type="dxa"/>
          </w:tcPr>
          <w:p w14:paraId="7326040B"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Brioso</w:t>
            </w:r>
            <w:proofErr w:type="spellEnd"/>
          </w:p>
        </w:tc>
        <w:tc>
          <w:tcPr>
            <w:tcW w:w="799" w:type="dxa"/>
          </w:tcPr>
          <w:p w14:paraId="1476109C" w14:textId="77777777" w:rsidR="002724A6" w:rsidRDefault="002724A6" w:rsidP="003213ED">
            <w:pPr>
              <w:pStyle w:val="ListParagraph"/>
              <w:ind w:left="0"/>
              <w:jc w:val="center"/>
              <w:rPr>
                <w:sz w:val="18"/>
                <w:szCs w:val="18"/>
                <w:lang w:val="en-US"/>
              </w:rPr>
            </w:pPr>
            <w:r w:rsidRPr="73083DBA">
              <w:rPr>
                <w:sz w:val="18"/>
                <w:szCs w:val="18"/>
                <w:lang w:val="en-US"/>
              </w:rPr>
              <w:t>Between 45 and 53</w:t>
            </w:r>
          </w:p>
        </w:tc>
        <w:tc>
          <w:tcPr>
            <w:tcW w:w="960" w:type="dxa"/>
          </w:tcPr>
          <w:p w14:paraId="1067F8D5" w14:textId="77777777" w:rsidR="002724A6" w:rsidRDefault="002724A6" w:rsidP="003213ED">
            <w:pPr>
              <w:pStyle w:val="ListParagraph"/>
              <w:ind w:left="0"/>
              <w:jc w:val="center"/>
              <w:rPr>
                <w:sz w:val="18"/>
                <w:szCs w:val="18"/>
                <w:lang w:val="en-US"/>
              </w:rPr>
            </w:pPr>
            <w:r w:rsidRPr="73083DBA">
              <w:rPr>
                <w:sz w:val="18"/>
                <w:szCs w:val="18"/>
                <w:lang w:val="en-US"/>
              </w:rPr>
              <w:t>5 or 6</w:t>
            </w:r>
          </w:p>
        </w:tc>
        <w:tc>
          <w:tcPr>
            <w:tcW w:w="1125" w:type="dxa"/>
          </w:tcPr>
          <w:p w14:paraId="7FC1B3C7" w14:textId="77777777" w:rsidR="002724A6" w:rsidRDefault="002724A6" w:rsidP="003213ED">
            <w:pPr>
              <w:pStyle w:val="ListParagraph"/>
              <w:ind w:left="0"/>
              <w:jc w:val="center"/>
              <w:rPr>
                <w:sz w:val="18"/>
                <w:szCs w:val="18"/>
                <w:lang w:val="en-US"/>
              </w:rPr>
            </w:pPr>
            <w:r w:rsidRPr="73083DBA">
              <w:rPr>
                <w:sz w:val="18"/>
                <w:szCs w:val="18"/>
                <w:lang w:val="en-US"/>
              </w:rPr>
              <w:t>32</w:t>
            </w:r>
          </w:p>
        </w:tc>
        <w:tc>
          <w:tcPr>
            <w:tcW w:w="705" w:type="dxa"/>
          </w:tcPr>
          <w:p w14:paraId="451AE688" w14:textId="77777777" w:rsidR="002724A6" w:rsidRDefault="002724A6" w:rsidP="003213ED">
            <w:pPr>
              <w:pStyle w:val="ListParagraph"/>
              <w:ind w:left="0"/>
              <w:jc w:val="center"/>
              <w:rPr>
                <w:sz w:val="18"/>
                <w:szCs w:val="18"/>
                <w:lang w:val="en-US"/>
              </w:rPr>
            </w:pPr>
            <w:r w:rsidRPr="73083DBA">
              <w:rPr>
                <w:sz w:val="18"/>
                <w:szCs w:val="18"/>
                <w:lang w:val="en-US"/>
              </w:rPr>
              <w:t>1</w:t>
            </w:r>
          </w:p>
        </w:tc>
        <w:tc>
          <w:tcPr>
            <w:tcW w:w="1005" w:type="dxa"/>
          </w:tcPr>
          <w:p w14:paraId="340AD862" w14:textId="77777777" w:rsidR="002724A6" w:rsidRDefault="002724A6" w:rsidP="003213ED">
            <w:pPr>
              <w:pStyle w:val="ListParagraph"/>
              <w:ind w:left="0"/>
              <w:jc w:val="center"/>
              <w:rPr>
                <w:sz w:val="18"/>
                <w:szCs w:val="18"/>
                <w:lang w:val="en-US"/>
              </w:rPr>
            </w:pPr>
            <w:r w:rsidRPr="73083DBA">
              <w:rPr>
                <w:sz w:val="18"/>
                <w:szCs w:val="18"/>
                <w:lang w:val="en-US"/>
              </w:rPr>
              <w:t>6497</w:t>
            </w:r>
          </w:p>
        </w:tc>
        <w:tc>
          <w:tcPr>
            <w:tcW w:w="1616" w:type="dxa"/>
          </w:tcPr>
          <w:p w14:paraId="1F1BED70" w14:textId="77777777" w:rsidR="002724A6" w:rsidRDefault="002724A6" w:rsidP="003213ED">
            <w:pPr>
              <w:pStyle w:val="ListParagraph"/>
              <w:ind w:left="0"/>
              <w:jc w:val="center"/>
              <w:rPr>
                <w:sz w:val="18"/>
                <w:szCs w:val="18"/>
                <w:lang w:val="en-US"/>
              </w:rPr>
            </w:pPr>
            <w:r w:rsidRPr="73083DBA">
              <w:rPr>
                <w:sz w:val="18"/>
                <w:szCs w:val="18"/>
                <w:lang w:val="en-US"/>
              </w:rPr>
              <w:t>164</w:t>
            </w:r>
          </w:p>
        </w:tc>
        <w:tc>
          <w:tcPr>
            <w:tcW w:w="1132" w:type="dxa"/>
          </w:tcPr>
          <w:p w14:paraId="0D70A042" w14:textId="77777777" w:rsidR="002724A6" w:rsidRDefault="002724A6" w:rsidP="003213ED">
            <w:pPr>
              <w:pStyle w:val="ListParagraph"/>
              <w:ind w:left="0"/>
              <w:jc w:val="center"/>
              <w:rPr>
                <w:sz w:val="18"/>
                <w:szCs w:val="18"/>
                <w:lang w:val="en-US"/>
              </w:rPr>
            </w:pPr>
            <w:r w:rsidRPr="73083DBA">
              <w:rPr>
                <w:sz w:val="18"/>
                <w:szCs w:val="18"/>
                <w:lang w:val="en-US"/>
              </w:rPr>
              <w:t>112</w:t>
            </w:r>
          </w:p>
        </w:tc>
      </w:tr>
      <w:tr w:rsidR="002724A6" w14:paraId="7E06CBF8" w14:textId="77777777" w:rsidTr="003213ED">
        <w:trPr>
          <w:trHeight w:val="300"/>
        </w:trPr>
        <w:tc>
          <w:tcPr>
            <w:tcW w:w="1170" w:type="dxa"/>
          </w:tcPr>
          <w:p w14:paraId="5E64E4AB" w14:textId="77777777" w:rsidR="002724A6" w:rsidRDefault="002724A6" w:rsidP="003213ED">
            <w:pPr>
              <w:pStyle w:val="ListParagraph"/>
              <w:ind w:left="0"/>
              <w:jc w:val="center"/>
              <w:rPr>
                <w:sz w:val="18"/>
                <w:szCs w:val="18"/>
                <w:lang w:val="en-US"/>
              </w:rPr>
            </w:pPr>
            <w:proofErr w:type="spellStart"/>
            <w:r w:rsidRPr="73083DBA">
              <w:rPr>
                <w:sz w:val="18"/>
                <w:szCs w:val="18"/>
                <w:lang w:val="en-US"/>
              </w:rPr>
              <w:t>Cappricia</w:t>
            </w:r>
            <w:proofErr w:type="spellEnd"/>
          </w:p>
        </w:tc>
        <w:tc>
          <w:tcPr>
            <w:tcW w:w="799" w:type="dxa"/>
          </w:tcPr>
          <w:p w14:paraId="5FA5536E" w14:textId="77777777" w:rsidR="002724A6" w:rsidRDefault="002724A6" w:rsidP="003213ED">
            <w:pPr>
              <w:pStyle w:val="ListParagraph"/>
              <w:ind w:left="0"/>
              <w:jc w:val="center"/>
              <w:rPr>
                <w:sz w:val="18"/>
                <w:szCs w:val="18"/>
                <w:lang w:val="en-US"/>
              </w:rPr>
            </w:pPr>
            <w:r w:rsidRPr="73083DBA">
              <w:rPr>
                <w:sz w:val="18"/>
                <w:szCs w:val="18"/>
                <w:lang w:val="en-US"/>
              </w:rPr>
              <w:t>Between 81 and 124</w:t>
            </w:r>
          </w:p>
        </w:tc>
        <w:tc>
          <w:tcPr>
            <w:tcW w:w="960" w:type="dxa"/>
          </w:tcPr>
          <w:p w14:paraId="647E7E99" w14:textId="77777777" w:rsidR="002724A6" w:rsidRDefault="002724A6" w:rsidP="003213ED">
            <w:pPr>
              <w:pStyle w:val="ListParagraph"/>
              <w:ind w:left="0"/>
              <w:jc w:val="center"/>
              <w:rPr>
                <w:sz w:val="18"/>
                <w:szCs w:val="18"/>
                <w:lang w:val="en-US"/>
              </w:rPr>
            </w:pPr>
            <w:r w:rsidRPr="73083DBA">
              <w:rPr>
                <w:sz w:val="18"/>
                <w:szCs w:val="18"/>
                <w:lang w:val="en-US"/>
              </w:rPr>
              <w:t>5 or 6</w:t>
            </w:r>
          </w:p>
        </w:tc>
        <w:tc>
          <w:tcPr>
            <w:tcW w:w="1125" w:type="dxa"/>
          </w:tcPr>
          <w:p w14:paraId="63CB930A" w14:textId="77777777" w:rsidR="002724A6" w:rsidRDefault="002724A6" w:rsidP="003213ED">
            <w:pPr>
              <w:pStyle w:val="ListParagraph"/>
              <w:ind w:left="0"/>
              <w:jc w:val="center"/>
              <w:rPr>
                <w:sz w:val="18"/>
                <w:szCs w:val="18"/>
                <w:lang w:val="en-US"/>
              </w:rPr>
            </w:pPr>
            <w:r w:rsidRPr="73083DBA">
              <w:rPr>
                <w:sz w:val="18"/>
                <w:szCs w:val="18"/>
                <w:lang w:val="en-US"/>
              </w:rPr>
              <w:t>16</w:t>
            </w:r>
          </w:p>
        </w:tc>
        <w:tc>
          <w:tcPr>
            <w:tcW w:w="705" w:type="dxa"/>
          </w:tcPr>
          <w:p w14:paraId="13D4D036" w14:textId="77777777" w:rsidR="002724A6" w:rsidRDefault="002724A6" w:rsidP="003213ED">
            <w:pPr>
              <w:pStyle w:val="ListParagraph"/>
              <w:ind w:left="0"/>
              <w:jc w:val="center"/>
              <w:rPr>
                <w:sz w:val="18"/>
                <w:szCs w:val="18"/>
                <w:lang w:val="en-US"/>
              </w:rPr>
            </w:pPr>
            <w:r w:rsidRPr="73083DBA">
              <w:rPr>
                <w:sz w:val="18"/>
                <w:szCs w:val="18"/>
                <w:lang w:val="en-US"/>
              </w:rPr>
              <w:t>2</w:t>
            </w:r>
          </w:p>
        </w:tc>
        <w:tc>
          <w:tcPr>
            <w:tcW w:w="1005" w:type="dxa"/>
          </w:tcPr>
          <w:p w14:paraId="66445878" w14:textId="77777777" w:rsidR="002724A6" w:rsidRDefault="002724A6" w:rsidP="003213ED">
            <w:pPr>
              <w:pStyle w:val="ListParagraph"/>
              <w:ind w:left="0"/>
              <w:jc w:val="center"/>
              <w:rPr>
                <w:sz w:val="18"/>
                <w:szCs w:val="18"/>
                <w:lang w:val="en-US"/>
              </w:rPr>
            </w:pPr>
            <w:r w:rsidRPr="73083DBA">
              <w:rPr>
                <w:sz w:val="18"/>
                <w:szCs w:val="18"/>
                <w:lang w:val="en-US"/>
              </w:rPr>
              <w:t>12816</w:t>
            </w:r>
          </w:p>
        </w:tc>
        <w:tc>
          <w:tcPr>
            <w:tcW w:w="1616" w:type="dxa"/>
          </w:tcPr>
          <w:p w14:paraId="6702DDEA" w14:textId="77777777" w:rsidR="002724A6" w:rsidRDefault="002724A6" w:rsidP="003213ED">
            <w:pPr>
              <w:pStyle w:val="ListParagraph"/>
              <w:ind w:left="0"/>
              <w:jc w:val="center"/>
              <w:rPr>
                <w:sz w:val="18"/>
                <w:szCs w:val="18"/>
                <w:lang w:val="en-US"/>
              </w:rPr>
            </w:pPr>
            <w:r w:rsidRPr="73083DBA">
              <w:rPr>
                <w:sz w:val="18"/>
                <w:szCs w:val="18"/>
                <w:lang w:val="en-US"/>
              </w:rPr>
              <w:t>165</w:t>
            </w:r>
          </w:p>
        </w:tc>
        <w:tc>
          <w:tcPr>
            <w:tcW w:w="1132" w:type="dxa"/>
          </w:tcPr>
          <w:p w14:paraId="7408508B" w14:textId="77777777" w:rsidR="002724A6" w:rsidRDefault="002724A6" w:rsidP="003213ED">
            <w:pPr>
              <w:pStyle w:val="ListParagraph"/>
              <w:ind w:left="0"/>
              <w:jc w:val="center"/>
              <w:rPr>
                <w:sz w:val="18"/>
                <w:szCs w:val="18"/>
                <w:lang w:val="en-US"/>
              </w:rPr>
            </w:pPr>
            <w:r w:rsidRPr="73083DBA">
              <w:rPr>
                <w:sz w:val="18"/>
                <w:szCs w:val="18"/>
                <w:lang w:val="en-US"/>
              </w:rPr>
              <w:t>112</w:t>
            </w:r>
          </w:p>
        </w:tc>
      </w:tr>
    </w:tbl>
    <w:p w14:paraId="65CBE373" w14:textId="77777777" w:rsidR="002724A6" w:rsidRDefault="002724A6" w:rsidP="002724A6">
      <w:pPr>
        <w:pStyle w:val="ListParagraph"/>
        <w:spacing w:line="240" w:lineRule="auto"/>
        <w:jc w:val="both"/>
        <w:rPr>
          <w:sz w:val="24"/>
          <w:szCs w:val="24"/>
          <w:lang w:val="en-US"/>
        </w:rPr>
      </w:pPr>
    </w:p>
    <w:p w14:paraId="403812F9" w14:textId="63F09E58" w:rsidR="00EF1A60" w:rsidRDefault="002724A6" w:rsidP="002724A6">
      <w:pPr>
        <w:pStyle w:val="ListParagraph"/>
        <w:spacing w:line="240" w:lineRule="auto"/>
        <w:ind w:left="0"/>
        <w:jc w:val="both"/>
        <w:rPr>
          <w:ins w:id="99" w:author="Bertotto, Mercedes" w:date="2024-01-30T09:21:00Z"/>
          <w:sz w:val="24"/>
          <w:szCs w:val="24"/>
          <w:lang w:val="en-US"/>
        </w:rPr>
      </w:pPr>
      <w:r w:rsidRPr="59A009FC">
        <w:rPr>
          <w:sz w:val="24"/>
          <w:szCs w:val="24"/>
          <w:lang w:val="en-US"/>
        </w:rPr>
        <w:t>Data exploration was carried out</w:t>
      </w:r>
      <w:r>
        <w:rPr>
          <w:sz w:val="24"/>
          <w:szCs w:val="24"/>
          <w:lang w:val="en-US"/>
        </w:rPr>
        <w:t xml:space="preserve"> again</w:t>
      </w:r>
      <w:r w:rsidRPr="59A009FC">
        <w:rPr>
          <w:sz w:val="24"/>
          <w:szCs w:val="24"/>
          <w:lang w:val="en-US"/>
        </w:rPr>
        <w:t xml:space="preserve"> by PCA in order to remove outliers</w:t>
      </w:r>
      <w:r>
        <w:rPr>
          <w:sz w:val="24"/>
          <w:szCs w:val="24"/>
          <w:lang w:val="en-US"/>
        </w:rPr>
        <w:t xml:space="preserve"> at  </w:t>
      </w:r>
      <w:r w:rsidR="00C56D4B">
        <w:rPr>
          <w:sz w:val="24"/>
          <w:szCs w:val="24"/>
          <w:lang w:val="en-US"/>
        </w:rPr>
        <w:t xml:space="preserve">variety </w:t>
      </w:r>
      <w:r>
        <w:rPr>
          <w:sz w:val="24"/>
          <w:szCs w:val="24"/>
          <w:lang w:val="en-US"/>
        </w:rPr>
        <w:t xml:space="preserve">level (in </w:t>
      </w:r>
      <w:proofErr w:type="spellStart"/>
      <w:r>
        <w:rPr>
          <w:sz w:val="24"/>
          <w:szCs w:val="24"/>
          <w:lang w:val="en-US"/>
        </w:rPr>
        <w:t>Provine</w:t>
      </w:r>
      <w:proofErr w:type="spellEnd"/>
      <w:r>
        <w:rPr>
          <w:sz w:val="24"/>
          <w:szCs w:val="24"/>
          <w:lang w:val="en-US"/>
        </w:rPr>
        <w:t xml:space="preserve">, </w:t>
      </w:r>
      <w:proofErr w:type="spellStart"/>
      <w:r>
        <w:rPr>
          <w:sz w:val="24"/>
          <w:szCs w:val="24"/>
          <w:lang w:val="en-US"/>
        </w:rPr>
        <w:t>Brioso</w:t>
      </w:r>
      <w:proofErr w:type="spellEnd"/>
      <w:r>
        <w:rPr>
          <w:sz w:val="24"/>
          <w:szCs w:val="24"/>
          <w:lang w:val="en-US"/>
        </w:rPr>
        <w:t xml:space="preserve"> and </w:t>
      </w:r>
      <w:proofErr w:type="spellStart"/>
      <w:r>
        <w:rPr>
          <w:sz w:val="24"/>
          <w:szCs w:val="24"/>
          <w:lang w:val="en-US"/>
        </w:rPr>
        <w:t>Cappricia</w:t>
      </w:r>
      <w:proofErr w:type="spellEnd"/>
      <w:r>
        <w:rPr>
          <w:sz w:val="24"/>
          <w:szCs w:val="24"/>
          <w:lang w:val="en-US"/>
        </w:rPr>
        <w:t xml:space="preserve"> datasets)</w:t>
      </w:r>
      <w:r w:rsidRPr="59A009FC">
        <w:rPr>
          <w:sz w:val="24"/>
          <w:szCs w:val="24"/>
          <w:lang w:val="en-US"/>
        </w:rPr>
        <w:t>. Score plots were created, outliers were detected visually and removed from dataset.</w:t>
      </w:r>
    </w:p>
    <w:p w14:paraId="20F77B20" w14:textId="77777777" w:rsidR="00741EE5" w:rsidRDefault="00741EE5" w:rsidP="002724A6">
      <w:pPr>
        <w:pStyle w:val="ListParagraph"/>
        <w:spacing w:line="240" w:lineRule="auto"/>
        <w:ind w:left="0"/>
        <w:jc w:val="both"/>
        <w:rPr>
          <w:sz w:val="24"/>
          <w:szCs w:val="24"/>
          <w:lang w:val="en-US"/>
        </w:rPr>
      </w:pPr>
    </w:p>
    <w:p w14:paraId="0B35ABB8" w14:textId="5CBDA656" w:rsidR="00FD07D5" w:rsidRDefault="00FD07D5" w:rsidP="00FF45F3">
      <w:pPr>
        <w:spacing w:after="0" w:line="240" w:lineRule="auto"/>
        <w:jc w:val="both"/>
        <w:rPr>
          <w:color w:val="000000" w:themeColor="text1"/>
          <w:sz w:val="24"/>
          <w:szCs w:val="24"/>
          <w:lang w:val="en-US"/>
        </w:rPr>
      </w:pPr>
      <w:r>
        <w:rPr>
          <w:color w:val="000000" w:themeColor="text1"/>
          <w:sz w:val="24"/>
          <w:szCs w:val="24"/>
          <w:lang w:val="en-US"/>
        </w:rPr>
        <w:t>c) Pretreatments on raw spectra</w:t>
      </w:r>
    </w:p>
    <w:p w14:paraId="3C2F549F" w14:textId="77777777" w:rsidR="00FD07D5" w:rsidRDefault="00FD07D5" w:rsidP="00FF45F3">
      <w:pPr>
        <w:spacing w:after="0" w:line="240" w:lineRule="auto"/>
        <w:jc w:val="both"/>
        <w:rPr>
          <w:color w:val="000000" w:themeColor="text1"/>
          <w:sz w:val="24"/>
          <w:szCs w:val="24"/>
          <w:lang w:val="en-US"/>
        </w:rPr>
      </w:pPr>
    </w:p>
    <w:p w14:paraId="74952E4E" w14:textId="6CFB35B7" w:rsidR="009A7DD2" w:rsidRDefault="20C13468" w:rsidP="00FF45F3">
      <w:pPr>
        <w:spacing w:after="0" w:line="240" w:lineRule="auto"/>
        <w:jc w:val="both"/>
        <w:rPr>
          <w:color w:val="000000" w:themeColor="text1"/>
          <w:sz w:val="24"/>
          <w:szCs w:val="24"/>
          <w:lang w:val="en-US"/>
        </w:rPr>
      </w:pPr>
      <w:r w:rsidRPr="2EABC22C">
        <w:rPr>
          <w:color w:val="000000" w:themeColor="text1"/>
          <w:sz w:val="24"/>
          <w:szCs w:val="24"/>
          <w:lang w:val="en-US"/>
        </w:rPr>
        <w:t xml:space="preserve">Various pretreated forms of the original spectra were used to calibrate and validate different models, whose performances were compared with each other. These methods include: </w:t>
      </w:r>
      <w:r w:rsidR="7286D940" w:rsidRPr="2EABC22C">
        <w:rPr>
          <w:color w:val="000000" w:themeColor="text1"/>
          <w:sz w:val="24"/>
          <w:szCs w:val="24"/>
          <w:lang w:val="en-US"/>
        </w:rPr>
        <w:t xml:space="preserve">Detrend grades 1 and 2; </w:t>
      </w:r>
      <w:proofErr w:type="spellStart"/>
      <w:r w:rsidR="7286D940" w:rsidRPr="2EABC22C">
        <w:rPr>
          <w:color w:val="000000" w:themeColor="text1"/>
          <w:sz w:val="24"/>
          <w:szCs w:val="24"/>
          <w:lang w:val="en-US"/>
        </w:rPr>
        <w:t>Savitzky</w:t>
      </w:r>
      <w:proofErr w:type="spellEnd"/>
      <w:r w:rsidR="7286D940" w:rsidRPr="2EABC22C">
        <w:rPr>
          <w:color w:val="000000" w:themeColor="text1"/>
          <w:sz w:val="24"/>
          <w:szCs w:val="24"/>
          <w:lang w:val="en-US"/>
        </w:rPr>
        <w:t>–</w:t>
      </w:r>
      <w:proofErr w:type="spellStart"/>
      <w:r w:rsidR="7286D940" w:rsidRPr="2EABC22C">
        <w:rPr>
          <w:color w:val="000000" w:themeColor="text1"/>
          <w:sz w:val="24"/>
          <w:szCs w:val="24"/>
          <w:lang w:val="en-US"/>
        </w:rPr>
        <w:t>Golay</w:t>
      </w:r>
      <w:proofErr w:type="spellEnd"/>
      <w:r w:rsidR="7286D940" w:rsidRPr="2EABC22C">
        <w:rPr>
          <w:color w:val="000000" w:themeColor="text1"/>
          <w:sz w:val="24"/>
          <w:szCs w:val="24"/>
          <w:lang w:val="en-US"/>
        </w:rPr>
        <w:t xml:space="preserve"> first and second derivatives, second polynomial degree and 9, 11, 15, 17 </w:t>
      </w:r>
      <w:r w:rsidR="7286D940" w:rsidRPr="2EABC22C">
        <w:rPr>
          <w:color w:val="000000" w:themeColor="text1"/>
          <w:sz w:val="24"/>
          <w:szCs w:val="24"/>
          <w:lang w:val="en-US"/>
        </w:rPr>
        <w:lastRenderedPageBreak/>
        <w:t>smoothing windows; Standard Normal Variate (SNV); and combinations of these.</w:t>
      </w:r>
      <w:r w:rsidR="004A6649">
        <w:rPr>
          <w:color w:val="FF0000"/>
          <w:sz w:val="24"/>
          <w:szCs w:val="24"/>
          <w:vertAlign w:val="superscript"/>
          <w:lang w:val="en-US"/>
        </w:rPr>
        <w:fldChar w:fldCharType="begin">
          <w:fldData xml:space="preserve">PEVuZE5vdGU+PENpdGU+PFJlY051bT42NzwvUmVjTnVtPjxEaXNwbGF5VGV4dD4oNDYtNDgpPC9E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2F2BBA">
        <w:rPr>
          <w:color w:val="FF0000"/>
          <w:sz w:val="24"/>
          <w:szCs w:val="24"/>
          <w:vertAlign w:val="superscript"/>
          <w:lang w:val="en-US"/>
        </w:rPr>
        <w:instrText xml:space="preserve"> ADDIN EN.CITE </w:instrText>
      </w:r>
      <w:r w:rsidR="002F2BBA">
        <w:rPr>
          <w:color w:val="FF0000"/>
          <w:sz w:val="24"/>
          <w:szCs w:val="24"/>
          <w:vertAlign w:val="superscript"/>
          <w:lang w:val="en-US"/>
        </w:rPr>
        <w:fldChar w:fldCharType="begin">
          <w:fldData xml:space="preserve">PEVuZE5vdGU+PENpdGU+PFJlY051bT42NzwvUmVjTnVtPjxEaXNwbGF5VGV4dD4oNDYtNDgpPC9E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=
</w:fldData>
        </w:fldChar>
      </w:r>
      <w:r w:rsidR="002F2BBA">
        <w:rPr>
          <w:color w:val="FF0000"/>
          <w:sz w:val="24"/>
          <w:szCs w:val="24"/>
          <w:vertAlign w:val="superscript"/>
          <w:lang w:val="en-US"/>
        </w:rPr>
        <w:instrText xml:space="preserve"> ADDIN EN.CITE.DATA </w:instrText>
      </w:r>
      <w:r w:rsidR="002F2BBA">
        <w:rPr>
          <w:color w:val="FF0000"/>
          <w:sz w:val="24"/>
          <w:szCs w:val="24"/>
          <w:vertAlign w:val="superscript"/>
          <w:lang w:val="en-US"/>
        </w:rPr>
      </w:r>
      <w:r w:rsidR="002F2BBA">
        <w:rPr>
          <w:color w:val="FF0000"/>
          <w:sz w:val="24"/>
          <w:szCs w:val="24"/>
          <w:vertAlign w:val="superscript"/>
          <w:lang w:val="en-US"/>
        </w:rPr>
        <w:fldChar w:fldCharType="end"/>
      </w:r>
      <w:r w:rsidR="004A6649">
        <w:rPr>
          <w:color w:val="FF0000"/>
          <w:sz w:val="24"/>
          <w:szCs w:val="24"/>
          <w:vertAlign w:val="superscript"/>
          <w:lang w:val="en-US"/>
        </w:rPr>
        <w:fldChar w:fldCharType="separate"/>
      </w:r>
      <w:r w:rsidR="002F2BBA">
        <w:rPr>
          <w:noProof/>
          <w:color w:val="FF0000"/>
          <w:sz w:val="24"/>
          <w:szCs w:val="24"/>
          <w:vertAlign w:val="superscript"/>
          <w:lang w:val="en-US"/>
        </w:rPr>
        <w:t>(46-48)</w:t>
      </w:r>
      <w:r w:rsidR="004A6649">
        <w:rPr>
          <w:color w:val="FF0000"/>
          <w:sz w:val="24"/>
          <w:szCs w:val="24"/>
          <w:vertAlign w:val="superscript"/>
          <w:lang w:val="en-US"/>
        </w:rPr>
        <w:fldChar w:fldCharType="end"/>
      </w:r>
      <w:r w:rsidR="6EBF1D29" w:rsidRPr="2EABC22C">
        <w:rPr>
          <w:color w:val="000000" w:themeColor="text1"/>
          <w:sz w:val="24"/>
          <w:szCs w:val="24"/>
          <w:lang w:val="en-US"/>
        </w:rPr>
        <w:t xml:space="preserve"> </w:t>
      </w:r>
      <w:r w:rsidR="7286D940" w:rsidRPr="2EABC22C">
        <w:rPr>
          <w:color w:val="000000" w:themeColor="text1"/>
          <w:sz w:val="24"/>
          <w:szCs w:val="24"/>
          <w:lang w:val="en-US"/>
        </w:rPr>
        <w:t xml:space="preserve">Only the </w:t>
      </w:r>
      <w:r w:rsidR="00CC2155" w:rsidRPr="2EABC22C">
        <w:rPr>
          <w:color w:val="000000" w:themeColor="text1"/>
          <w:sz w:val="24"/>
          <w:szCs w:val="24"/>
          <w:lang w:val="en-US"/>
        </w:rPr>
        <w:t>best</w:t>
      </w:r>
      <w:r w:rsidR="7286D940" w:rsidRPr="2EABC22C">
        <w:rPr>
          <w:color w:val="000000" w:themeColor="text1"/>
          <w:sz w:val="24"/>
          <w:szCs w:val="24"/>
          <w:lang w:val="en-US"/>
        </w:rPr>
        <w:t xml:space="preserve"> results will be presented in this document.  </w:t>
      </w:r>
    </w:p>
    <w:p w14:paraId="06DDED9E" w14:textId="77777777" w:rsidR="00F15D9C" w:rsidRDefault="00F15D9C" w:rsidP="00FF45F3">
      <w:pPr>
        <w:spacing w:after="0" w:line="240" w:lineRule="auto"/>
        <w:jc w:val="both"/>
        <w:rPr>
          <w:color w:val="000000" w:themeColor="text1"/>
          <w:sz w:val="24"/>
          <w:szCs w:val="24"/>
          <w:lang w:val="en-US"/>
        </w:rPr>
      </w:pPr>
    </w:p>
    <w:p w14:paraId="0607A22E" w14:textId="513BC53B" w:rsidR="00F15D9C" w:rsidDel="00741EE5" w:rsidRDefault="00BF10E8">
      <w:pPr>
        <w:spacing w:after="0" w:line="240" w:lineRule="auto"/>
        <w:jc w:val="both"/>
        <w:rPr>
          <w:del w:id="100" w:author="Bertotto, Mercedes" w:date="2024-01-30T09:21:00Z"/>
          <w:color w:val="000000" w:themeColor="text1"/>
          <w:sz w:val="24"/>
          <w:szCs w:val="24"/>
          <w:lang w:val="en-US"/>
        </w:rPr>
      </w:pPr>
      <w:r>
        <w:rPr>
          <w:color w:val="000000" w:themeColor="text1"/>
          <w:sz w:val="24"/>
          <w:szCs w:val="24"/>
          <w:lang w:val="en-US"/>
        </w:rPr>
        <w:t>d</w:t>
      </w:r>
      <w:r w:rsidR="00F15D9C" w:rsidRPr="00F15D9C">
        <w:rPr>
          <w:color w:val="000000" w:themeColor="text1"/>
          <w:sz w:val="24"/>
          <w:szCs w:val="24"/>
          <w:lang w:val="en-US"/>
        </w:rPr>
        <w:t>)</w:t>
      </w:r>
      <w:r w:rsidR="00EA6584">
        <w:rPr>
          <w:color w:val="000000" w:themeColor="text1"/>
          <w:sz w:val="24"/>
          <w:szCs w:val="24"/>
          <w:lang w:val="en-US"/>
        </w:rPr>
        <w:t xml:space="preserve"> </w:t>
      </w:r>
      <w:r>
        <w:rPr>
          <w:color w:val="000000" w:themeColor="text1"/>
          <w:sz w:val="24"/>
          <w:szCs w:val="24"/>
          <w:lang w:val="en-US"/>
        </w:rPr>
        <w:t xml:space="preserve">Data </w:t>
      </w:r>
      <w:proofErr w:type="spellStart"/>
      <w:r>
        <w:rPr>
          <w:color w:val="000000" w:themeColor="text1"/>
          <w:sz w:val="24"/>
          <w:szCs w:val="24"/>
          <w:lang w:val="en-US"/>
        </w:rPr>
        <w:t>split</w:t>
      </w:r>
    </w:p>
    <w:p w14:paraId="45BB127F" w14:textId="277CAA12" w:rsidR="20C13468" w:rsidDel="00741EE5" w:rsidRDefault="7286D940" w:rsidP="00022EBE">
      <w:pPr>
        <w:spacing w:after="0" w:line="240" w:lineRule="auto"/>
        <w:jc w:val="both"/>
        <w:rPr>
          <w:del w:id="101" w:author="Bertotto, Mercedes" w:date="2024-01-30T09:20:00Z"/>
          <w:color w:val="000000" w:themeColor="text1"/>
          <w:sz w:val="24"/>
          <w:szCs w:val="24"/>
          <w:lang w:val="en-US"/>
        </w:rPr>
      </w:pPr>
      <w:del w:id="102" w:author="Bertotto, Mercedes" w:date="2024-01-30T09:20:00Z">
        <w:r w:rsidRPr="2EABC22C" w:rsidDel="00741EE5">
          <w:rPr>
            <w:color w:val="000000" w:themeColor="text1"/>
            <w:sz w:val="24"/>
            <w:szCs w:val="24"/>
            <w:lang w:val="en-US"/>
          </w:rPr>
          <w:delText xml:space="preserve"> </w:delText>
        </w:r>
      </w:del>
    </w:p>
    <w:p w14:paraId="524A5511" w14:textId="77777777" w:rsidR="00275D9F" w:rsidRPr="00275D9F" w:rsidDel="00741EE5" w:rsidRDefault="00275D9F" w:rsidP="00741EE5">
      <w:pPr>
        <w:spacing w:after="0" w:line="240" w:lineRule="auto"/>
        <w:jc w:val="both"/>
        <w:rPr>
          <w:del w:id="103" w:author="Bertotto, Mercedes" w:date="2024-01-30T09:20:00Z"/>
          <w:lang w:val="en-US"/>
        </w:rPr>
      </w:pPr>
    </w:p>
    <w:p w14:paraId="5D4D0112" w14:textId="74BC060B" w:rsidR="003F7488" w:rsidRDefault="008B630E">
      <w:pPr>
        <w:pStyle w:val="ListParagraph"/>
        <w:spacing w:after="0" w:line="240" w:lineRule="auto"/>
        <w:ind w:left="0"/>
        <w:jc w:val="both"/>
        <w:rPr>
          <w:sz w:val="24"/>
          <w:szCs w:val="24"/>
          <w:lang w:val="en-US"/>
        </w:rPr>
      </w:pPr>
      <w:r>
        <w:rPr>
          <w:sz w:val="24"/>
          <w:szCs w:val="24"/>
          <w:lang w:val="en-US"/>
        </w:rPr>
        <w:t>T</w:t>
      </w:r>
      <w:r w:rsidR="003F7488" w:rsidRPr="2EABC22C">
        <w:rPr>
          <w:sz w:val="24"/>
          <w:szCs w:val="24"/>
          <w:lang w:val="en-US"/>
        </w:rPr>
        <w:t>hree</w:t>
      </w:r>
      <w:proofErr w:type="spellEnd"/>
      <w:r w:rsidR="003F7488" w:rsidRPr="2EABC22C">
        <w:rPr>
          <w:sz w:val="24"/>
          <w:szCs w:val="24"/>
          <w:lang w:val="en-US"/>
        </w:rPr>
        <w:t xml:space="preserve"> binary-class scenarios were </w:t>
      </w:r>
      <w:r w:rsidR="00A56F3C" w:rsidRPr="2EABC22C">
        <w:rPr>
          <w:sz w:val="24"/>
          <w:szCs w:val="24"/>
          <w:lang w:val="en-US"/>
        </w:rPr>
        <w:t>derived</w:t>
      </w:r>
      <w:r>
        <w:rPr>
          <w:sz w:val="24"/>
          <w:szCs w:val="24"/>
          <w:lang w:val="en-US"/>
        </w:rPr>
        <w:t xml:space="preserve"> from the visual</w:t>
      </w:r>
      <w:r w:rsidR="006E0E72">
        <w:rPr>
          <w:sz w:val="24"/>
          <w:szCs w:val="24"/>
          <w:lang w:val="en-US"/>
        </w:rPr>
        <w:t xml:space="preserve"> expert</w:t>
      </w:r>
      <w:r>
        <w:rPr>
          <w:sz w:val="24"/>
          <w:szCs w:val="24"/>
          <w:lang w:val="en-US"/>
        </w:rPr>
        <w:t xml:space="preserve"> scoring </w:t>
      </w:r>
      <w:r w:rsidR="006E0E72">
        <w:rPr>
          <w:sz w:val="24"/>
          <w:szCs w:val="24"/>
          <w:lang w:val="en-US"/>
        </w:rPr>
        <w:t xml:space="preserve">described </w:t>
      </w:r>
      <w:r>
        <w:rPr>
          <w:sz w:val="24"/>
          <w:szCs w:val="24"/>
          <w:lang w:val="en-US"/>
        </w:rPr>
        <w:t>in</w:t>
      </w:r>
      <w:r w:rsidRPr="008B630E">
        <w:rPr>
          <w:sz w:val="24"/>
          <w:szCs w:val="24"/>
          <w:lang w:val="en-US"/>
        </w:rPr>
        <w:t xml:space="preserve"> Data collection</w:t>
      </w:r>
      <w:r>
        <w:rPr>
          <w:sz w:val="24"/>
          <w:szCs w:val="24"/>
          <w:lang w:val="en-US"/>
        </w:rPr>
        <w:t xml:space="preserve"> (2.2.1):</w:t>
      </w:r>
    </w:p>
    <w:p w14:paraId="18150C3E" w14:textId="578C6125" w:rsidR="004A17EA" w:rsidRDefault="003F7488" w:rsidP="003F7488">
      <w:pPr>
        <w:pStyle w:val="ListParagraph"/>
        <w:numPr>
          <w:ilvl w:val="0"/>
          <w:numId w:val="14"/>
        </w:numPr>
        <w:spacing w:after="0" w:line="240" w:lineRule="auto"/>
        <w:jc w:val="both"/>
        <w:rPr>
          <w:sz w:val="24"/>
          <w:szCs w:val="24"/>
          <w:lang w:val="en-US"/>
        </w:rPr>
      </w:pPr>
      <w:r w:rsidRPr="2EABC22C">
        <w:rPr>
          <w:sz w:val="24"/>
          <w:szCs w:val="24"/>
          <w:lang w:val="en-US"/>
        </w:rPr>
        <w:t>Scenario</w:t>
      </w:r>
      <w:r w:rsidR="00A56F3C" w:rsidRPr="2EABC22C">
        <w:rPr>
          <w:sz w:val="24"/>
          <w:szCs w:val="24"/>
          <w:lang w:val="en-US"/>
        </w:rPr>
        <w:t xml:space="preserve"> </w:t>
      </w:r>
      <w:r w:rsidRPr="2EABC22C">
        <w:rPr>
          <w:sz w:val="24"/>
          <w:szCs w:val="24"/>
          <w:lang w:val="en-US"/>
        </w:rPr>
        <w:t xml:space="preserve">1: Score of </w:t>
      </w:r>
      <w:r w:rsidR="1B73D402" w:rsidRPr="2EABC22C">
        <w:rPr>
          <w:sz w:val="24"/>
          <w:szCs w:val="24"/>
          <w:lang w:val="en-US"/>
        </w:rPr>
        <w:t>0 was considered healthy</w:t>
      </w:r>
      <w:r w:rsidRPr="2EABC22C">
        <w:rPr>
          <w:sz w:val="24"/>
          <w:szCs w:val="24"/>
          <w:lang w:val="en-US"/>
        </w:rPr>
        <w:t xml:space="preserve">, and any other value </w:t>
      </w:r>
      <w:r w:rsidR="004A17EA" w:rsidRPr="2EABC22C">
        <w:rPr>
          <w:sz w:val="24"/>
          <w:szCs w:val="24"/>
          <w:lang w:val="en-US"/>
        </w:rPr>
        <w:t xml:space="preserve">was considered </w:t>
      </w:r>
      <w:r w:rsidR="00A56F3C" w:rsidRPr="2EABC22C">
        <w:rPr>
          <w:sz w:val="24"/>
          <w:szCs w:val="24"/>
          <w:lang w:val="en-US"/>
        </w:rPr>
        <w:t>infected</w:t>
      </w:r>
      <w:r w:rsidR="004A17EA" w:rsidRPr="2EABC22C">
        <w:rPr>
          <w:sz w:val="24"/>
          <w:szCs w:val="24"/>
          <w:lang w:val="en-US"/>
        </w:rPr>
        <w:t>;</w:t>
      </w:r>
    </w:p>
    <w:p w14:paraId="65B9F2C9" w14:textId="4FBC6FE9" w:rsidR="004A17EA" w:rsidRDefault="1B73D402" w:rsidP="003F7488">
      <w:pPr>
        <w:pStyle w:val="ListParagraph"/>
        <w:numPr>
          <w:ilvl w:val="0"/>
          <w:numId w:val="14"/>
        </w:numPr>
        <w:spacing w:after="0" w:line="240" w:lineRule="auto"/>
        <w:jc w:val="both"/>
        <w:rPr>
          <w:sz w:val="24"/>
          <w:szCs w:val="24"/>
          <w:lang w:val="en-US"/>
        </w:rPr>
      </w:pPr>
      <w:r w:rsidRPr="4DBC728B">
        <w:rPr>
          <w:sz w:val="24"/>
          <w:szCs w:val="24"/>
          <w:lang w:val="en-US"/>
        </w:rPr>
        <w:t>Scenario 2</w:t>
      </w:r>
      <w:r w:rsidR="004A17EA" w:rsidRPr="4DBC728B">
        <w:rPr>
          <w:sz w:val="24"/>
          <w:szCs w:val="24"/>
          <w:lang w:val="en-US"/>
        </w:rPr>
        <w:t xml:space="preserve">: A </w:t>
      </w:r>
      <w:r w:rsidR="00066645" w:rsidRPr="4DBC728B">
        <w:rPr>
          <w:sz w:val="24"/>
          <w:szCs w:val="24"/>
          <w:lang w:val="en-US"/>
        </w:rPr>
        <w:t>score</w:t>
      </w:r>
      <w:r w:rsidR="004A17EA" w:rsidRPr="4DBC728B">
        <w:rPr>
          <w:sz w:val="24"/>
          <w:szCs w:val="24"/>
          <w:lang w:val="en-US"/>
        </w:rPr>
        <w:t xml:space="preserve"> of </w:t>
      </w:r>
      <w:r w:rsidR="2D92313F" w:rsidRPr="4DBC728B">
        <w:rPr>
          <w:sz w:val="24"/>
          <w:szCs w:val="24"/>
          <w:lang w:val="en-US"/>
        </w:rPr>
        <w:t xml:space="preserve">1 or less </w:t>
      </w:r>
      <w:r w:rsidR="00066645" w:rsidRPr="4DBC728B">
        <w:rPr>
          <w:sz w:val="24"/>
          <w:szCs w:val="24"/>
          <w:lang w:val="en-US"/>
        </w:rPr>
        <w:t xml:space="preserve">was </w:t>
      </w:r>
      <w:r w:rsidR="1A84246E" w:rsidRPr="4DBC728B">
        <w:rPr>
          <w:sz w:val="24"/>
          <w:szCs w:val="24"/>
          <w:lang w:val="en-US"/>
        </w:rPr>
        <w:t>considered healthy</w:t>
      </w:r>
      <w:r w:rsidR="3714F4A0" w:rsidRPr="4DBC728B">
        <w:rPr>
          <w:sz w:val="24"/>
          <w:szCs w:val="24"/>
          <w:lang w:val="en-US"/>
        </w:rPr>
        <w:t xml:space="preserve"> and</w:t>
      </w:r>
      <w:r w:rsidR="004A17EA" w:rsidRPr="4DBC728B">
        <w:rPr>
          <w:sz w:val="24"/>
          <w:szCs w:val="24"/>
          <w:lang w:val="en-US"/>
        </w:rPr>
        <w:t xml:space="preserve"> the rest infected</w:t>
      </w:r>
      <w:r w:rsidR="00066645" w:rsidRPr="4DBC728B">
        <w:rPr>
          <w:sz w:val="24"/>
          <w:szCs w:val="24"/>
          <w:lang w:val="en-US"/>
        </w:rPr>
        <w:t>;</w:t>
      </w:r>
    </w:p>
    <w:p w14:paraId="47419D1F" w14:textId="23B4A29C" w:rsidR="00665B90" w:rsidRDefault="004A17EA" w:rsidP="00022EBE">
      <w:pPr>
        <w:pStyle w:val="ListParagraph"/>
        <w:numPr>
          <w:ilvl w:val="0"/>
          <w:numId w:val="14"/>
        </w:numPr>
        <w:spacing w:after="0" w:line="240" w:lineRule="auto"/>
        <w:jc w:val="both"/>
        <w:rPr>
          <w:sz w:val="24"/>
          <w:szCs w:val="24"/>
          <w:lang w:val="en-US"/>
        </w:rPr>
      </w:pPr>
      <w:r w:rsidRPr="4DBC728B">
        <w:rPr>
          <w:sz w:val="24"/>
          <w:szCs w:val="24"/>
          <w:lang w:val="en-US"/>
        </w:rPr>
        <w:t>Scenario 3</w:t>
      </w:r>
      <w:r w:rsidR="00156FD6" w:rsidRPr="4DBC728B">
        <w:rPr>
          <w:sz w:val="24"/>
          <w:szCs w:val="24"/>
          <w:lang w:val="en-US"/>
        </w:rPr>
        <w:t xml:space="preserve">: scores from two consecutive days were averaged, and </w:t>
      </w:r>
      <w:r w:rsidR="000C6AFE" w:rsidRPr="4DBC728B">
        <w:rPr>
          <w:sz w:val="24"/>
          <w:szCs w:val="24"/>
          <w:lang w:val="en-US"/>
        </w:rPr>
        <w:t xml:space="preserve">a </w:t>
      </w:r>
      <w:r w:rsidR="472F7E8F" w:rsidRPr="4DBC728B">
        <w:rPr>
          <w:sz w:val="24"/>
          <w:szCs w:val="24"/>
          <w:lang w:val="en-US"/>
        </w:rPr>
        <w:t xml:space="preserve">healthy class </w:t>
      </w:r>
      <w:r w:rsidR="000C6AFE" w:rsidRPr="4DBC728B">
        <w:rPr>
          <w:sz w:val="24"/>
          <w:szCs w:val="24"/>
          <w:lang w:val="en-US"/>
        </w:rPr>
        <w:t xml:space="preserve">was considered when score was </w:t>
      </w:r>
      <w:r w:rsidR="10009C0F" w:rsidRPr="4DBC728B">
        <w:rPr>
          <w:sz w:val="24"/>
          <w:szCs w:val="24"/>
          <w:lang w:val="en-US"/>
        </w:rPr>
        <w:t>0.5</w:t>
      </w:r>
      <w:r w:rsidR="000C6AFE" w:rsidRPr="4DBC728B">
        <w:rPr>
          <w:sz w:val="24"/>
          <w:szCs w:val="24"/>
          <w:lang w:val="en-US"/>
        </w:rPr>
        <w:t xml:space="preserve"> or lower, otherwise the sepal was consi</w:t>
      </w:r>
      <w:r w:rsidR="00902FFD" w:rsidRPr="4DBC728B">
        <w:rPr>
          <w:sz w:val="24"/>
          <w:szCs w:val="24"/>
          <w:lang w:val="en-US"/>
        </w:rPr>
        <w:t>dered infected</w:t>
      </w:r>
    </w:p>
    <w:p w14:paraId="2A7F6A8D" w14:textId="77777777" w:rsidR="00AA24AC" w:rsidRDefault="00AA24AC" w:rsidP="2EABC22C">
      <w:pPr>
        <w:pStyle w:val="ListParagraph"/>
        <w:spacing w:line="240" w:lineRule="auto"/>
        <w:jc w:val="both"/>
        <w:rPr>
          <w:sz w:val="24"/>
          <w:szCs w:val="24"/>
          <w:lang w:val="en-US"/>
        </w:rPr>
      </w:pPr>
    </w:p>
    <w:p w14:paraId="118D55F7" w14:textId="332E5AEA" w:rsidR="73083DBA" w:rsidRDefault="7BEE18A7" w:rsidP="00FF45F3">
      <w:pPr>
        <w:pStyle w:val="ListParagraph"/>
        <w:spacing w:after="0" w:line="240" w:lineRule="auto"/>
        <w:ind w:left="0"/>
        <w:jc w:val="both"/>
        <w:rPr>
          <w:ins w:id="104" w:author="Bertotto, Mercedes" w:date="2024-01-30T09:23:00Z"/>
          <w:sz w:val="24"/>
          <w:szCs w:val="24"/>
          <w:lang w:val="en-US"/>
        </w:rPr>
      </w:pPr>
      <w:r w:rsidRPr="59A009FC">
        <w:rPr>
          <w:sz w:val="24"/>
          <w:szCs w:val="24"/>
          <w:lang w:val="en-US"/>
        </w:rPr>
        <w:t xml:space="preserve">Stratified sampling was </w:t>
      </w:r>
      <w:r w:rsidR="7B7F4FFD" w:rsidRPr="59A009FC">
        <w:rPr>
          <w:sz w:val="24"/>
          <w:szCs w:val="24"/>
          <w:lang w:val="en-US"/>
        </w:rPr>
        <w:t xml:space="preserve">carried out in the following way. </w:t>
      </w:r>
      <w:r w:rsidR="00AA24AC" w:rsidRPr="59A009FC">
        <w:rPr>
          <w:sz w:val="24"/>
          <w:szCs w:val="24"/>
          <w:lang w:val="en-US"/>
        </w:rPr>
        <w:t>The datasets were divided into calibration (70%) and validation (30%) sets, in a representative way for each class</w:t>
      </w:r>
      <w:r w:rsidR="2586A8CA" w:rsidRPr="59A009FC">
        <w:rPr>
          <w:sz w:val="24"/>
          <w:szCs w:val="24"/>
          <w:lang w:val="en-US"/>
        </w:rPr>
        <w:t>, randomly</w:t>
      </w:r>
      <w:r w:rsidR="3135D85E" w:rsidRPr="59A009FC">
        <w:rPr>
          <w:sz w:val="24"/>
          <w:szCs w:val="24"/>
          <w:lang w:val="en-US"/>
        </w:rPr>
        <w:t>.</w:t>
      </w:r>
      <w:r w:rsidR="00AA24AC" w:rsidRPr="59A009FC">
        <w:rPr>
          <w:sz w:val="24"/>
          <w:szCs w:val="24"/>
          <w:lang w:val="en-US"/>
        </w:rPr>
        <w:t xml:space="preserve">  The number of spectra resulting from this separation, according to each labeling scenario, can be seen in Table </w:t>
      </w:r>
      <w:r w:rsidR="5DB45F9A" w:rsidRPr="59A009FC">
        <w:rPr>
          <w:sz w:val="24"/>
          <w:szCs w:val="24"/>
          <w:lang w:val="en-US"/>
        </w:rPr>
        <w:t>2</w:t>
      </w:r>
      <w:r w:rsidR="00AA24AC" w:rsidRPr="59A009FC">
        <w:rPr>
          <w:sz w:val="24"/>
          <w:szCs w:val="24"/>
          <w:lang w:val="en-US"/>
        </w:rPr>
        <w:t>.</w:t>
      </w:r>
    </w:p>
    <w:p w14:paraId="14629595" w14:textId="77777777" w:rsidR="00741EE5" w:rsidRDefault="00741EE5" w:rsidP="73083DBA">
      <w:pPr>
        <w:pStyle w:val="ListParagraph"/>
        <w:ind w:left="0"/>
        <w:jc w:val="both"/>
        <w:rPr>
          <w:b/>
          <w:bCs/>
          <w:sz w:val="16"/>
          <w:szCs w:val="16"/>
          <w:lang w:val="en-US"/>
        </w:rPr>
      </w:pPr>
    </w:p>
    <w:p w14:paraId="29ECA05B" w14:textId="1B6137C5" w:rsidR="001D0BFD" w:rsidRDefault="00CF469F" w:rsidP="001939F0">
      <w:pPr>
        <w:pStyle w:val="ListParagraph"/>
        <w:ind w:left="0"/>
        <w:jc w:val="both"/>
        <w:rPr>
          <w:sz w:val="16"/>
          <w:szCs w:val="16"/>
          <w:lang w:val="en-US"/>
        </w:rPr>
      </w:pPr>
      <w:r w:rsidRPr="2EABC22C">
        <w:rPr>
          <w:b/>
          <w:bCs/>
          <w:sz w:val="16"/>
          <w:szCs w:val="16"/>
          <w:lang w:val="en-US"/>
        </w:rPr>
        <w:t xml:space="preserve">Table </w:t>
      </w:r>
      <w:r w:rsidR="4375CEB2" w:rsidRPr="2EABC22C">
        <w:rPr>
          <w:b/>
          <w:bCs/>
          <w:sz w:val="16"/>
          <w:szCs w:val="16"/>
          <w:lang w:val="en-US"/>
        </w:rPr>
        <w:t>2</w:t>
      </w:r>
      <w:r w:rsidRPr="2EABC22C">
        <w:rPr>
          <w:b/>
          <w:bCs/>
          <w:sz w:val="16"/>
          <w:szCs w:val="16"/>
          <w:lang w:val="en-US"/>
        </w:rPr>
        <w:t>:</w:t>
      </w:r>
      <w:r w:rsidRPr="2EABC22C">
        <w:rPr>
          <w:sz w:val="16"/>
          <w:szCs w:val="16"/>
          <w:lang w:val="en-US"/>
        </w:rPr>
        <w:t xml:space="preserve"> Number of spectra in each clas</w:t>
      </w:r>
      <w:r w:rsidR="00501536" w:rsidRPr="2EABC22C">
        <w:rPr>
          <w:sz w:val="16"/>
          <w:szCs w:val="16"/>
          <w:lang w:val="en-US"/>
        </w:rPr>
        <w:t>s</w:t>
      </w:r>
      <w:r w:rsidR="00972939" w:rsidRPr="2EABC22C">
        <w:rPr>
          <w:sz w:val="16"/>
          <w:szCs w:val="16"/>
          <w:lang w:val="en-US"/>
        </w:rPr>
        <w:t xml:space="preserve"> (</w:t>
      </w:r>
      <w:r w:rsidR="00362737" w:rsidRPr="2EABC22C">
        <w:rPr>
          <w:sz w:val="16"/>
          <w:szCs w:val="16"/>
          <w:lang w:val="en-US"/>
        </w:rPr>
        <w:t>H</w:t>
      </w:r>
      <w:r w:rsidR="00972939" w:rsidRPr="2EABC22C">
        <w:rPr>
          <w:sz w:val="16"/>
          <w:szCs w:val="16"/>
          <w:lang w:val="en-US"/>
        </w:rPr>
        <w:t>ealthy</w:t>
      </w:r>
      <w:r w:rsidR="00362737" w:rsidRPr="2EABC22C">
        <w:rPr>
          <w:sz w:val="16"/>
          <w:szCs w:val="16"/>
          <w:lang w:val="en-US"/>
        </w:rPr>
        <w:t>: Class 1; Diseased: Class 2)</w:t>
      </w:r>
      <w:r w:rsidR="00501536" w:rsidRPr="2EABC22C">
        <w:rPr>
          <w:sz w:val="16"/>
          <w:szCs w:val="16"/>
          <w:lang w:val="en-US"/>
        </w:rPr>
        <w:t xml:space="preserve"> when dataset </w:t>
      </w:r>
      <w:r w:rsidR="00362737" w:rsidRPr="2EABC22C">
        <w:rPr>
          <w:sz w:val="16"/>
          <w:szCs w:val="16"/>
          <w:lang w:val="en-US"/>
        </w:rPr>
        <w:t>was</w:t>
      </w:r>
      <w:r w:rsidR="00501536" w:rsidRPr="2EABC22C">
        <w:rPr>
          <w:sz w:val="16"/>
          <w:szCs w:val="16"/>
          <w:lang w:val="en-US"/>
        </w:rPr>
        <w:t xml:space="preserve"> split </w:t>
      </w:r>
      <w:r w:rsidR="00972939" w:rsidRPr="2EABC22C">
        <w:rPr>
          <w:sz w:val="16"/>
          <w:szCs w:val="16"/>
          <w:lang w:val="en-US"/>
        </w:rPr>
        <w:t xml:space="preserve">according to different labelling scenarios </w:t>
      </w:r>
      <w:r w:rsidR="00D24D22" w:rsidRPr="2EABC22C">
        <w:rPr>
          <w:sz w:val="16"/>
          <w:szCs w:val="16"/>
          <w:lang w:val="en-US"/>
        </w:rPr>
        <w:t>(</w:t>
      </w:r>
      <w:r w:rsidR="00972939" w:rsidRPr="2EABC22C">
        <w:rPr>
          <w:sz w:val="16"/>
          <w:szCs w:val="16"/>
          <w:lang w:val="en-US"/>
        </w:rPr>
        <w:t>Label 1: 0/123;  Label 2: 01/23 and Label  3: 0.5/123</w:t>
      </w:r>
      <w:r w:rsidR="00D24D22" w:rsidRPr="2EABC22C">
        <w:rPr>
          <w:sz w:val="16"/>
          <w:szCs w:val="16"/>
          <w:lang w:val="en-US"/>
        </w:rPr>
        <w:t>)</w:t>
      </w:r>
      <w:r w:rsidR="00972939" w:rsidRPr="2EABC22C">
        <w:rPr>
          <w:sz w:val="16"/>
          <w:szCs w:val="16"/>
          <w:lang w:val="en-US"/>
        </w:rPr>
        <w:t>.</w:t>
      </w:r>
    </w:p>
    <w:p w14:paraId="192F1A12" w14:textId="77777777" w:rsidR="00326D37" w:rsidRPr="00362737" w:rsidRDefault="00326D37" w:rsidP="001939F0">
      <w:pPr>
        <w:pStyle w:val="ListParagraph"/>
        <w:ind w:left="0"/>
        <w:jc w:val="both"/>
        <w:rPr>
          <w:sz w:val="16"/>
          <w:szCs w:val="16"/>
          <w:lang w:val="en-US"/>
        </w:rPr>
      </w:pPr>
    </w:p>
    <w:tbl>
      <w:tblPr>
        <w:tblStyle w:val="TableGrid"/>
        <w:tblW w:w="8472" w:type="dxa"/>
        <w:tblInd w:w="720" w:type="dxa"/>
        <w:tblLook w:val="04A0" w:firstRow="1" w:lastRow="0" w:firstColumn="1" w:lastColumn="0" w:noHBand="0" w:noVBand="1"/>
      </w:tblPr>
      <w:tblGrid>
        <w:gridCol w:w="1163"/>
        <w:gridCol w:w="813"/>
        <w:gridCol w:w="1018"/>
        <w:gridCol w:w="1132"/>
        <w:gridCol w:w="1028"/>
        <w:gridCol w:w="1152"/>
        <w:gridCol w:w="1049"/>
        <w:gridCol w:w="1117"/>
      </w:tblGrid>
      <w:tr w:rsidR="00200B1F" w14:paraId="38C38F19" w14:textId="77777777" w:rsidTr="00022EBE">
        <w:trPr>
          <w:trHeight w:val="300"/>
        </w:trPr>
        <w:tc>
          <w:tcPr>
            <w:tcW w:w="1170" w:type="dxa"/>
            <w:vMerge w:val="restart"/>
          </w:tcPr>
          <w:p w14:paraId="1D3E6BCC" w14:textId="5966EF88" w:rsidR="00200B1F" w:rsidRPr="00DB4244" w:rsidRDefault="00200B1F" w:rsidP="001939F0">
            <w:pPr>
              <w:pStyle w:val="ListParagraph"/>
              <w:ind w:left="0"/>
              <w:jc w:val="center"/>
              <w:rPr>
                <w:sz w:val="20"/>
                <w:szCs w:val="20"/>
                <w:lang w:val="en-US"/>
              </w:rPr>
            </w:pPr>
            <w:r w:rsidRPr="00DB4244">
              <w:rPr>
                <w:sz w:val="20"/>
                <w:szCs w:val="20"/>
                <w:lang w:val="en-US"/>
              </w:rPr>
              <w:t>Cultivar</w:t>
            </w:r>
          </w:p>
        </w:tc>
        <w:tc>
          <w:tcPr>
            <w:tcW w:w="882" w:type="dxa"/>
            <w:vMerge w:val="restart"/>
          </w:tcPr>
          <w:p w14:paraId="7EBA2B07" w14:textId="737145DE" w:rsidR="00200B1F" w:rsidRPr="00DB4244" w:rsidRDefault="00200B1F" w:rsidP="001939F0">
            <w:pPr>
              <w:pStyle w:val="ListParagraph"/>
              <w:ind w:left="0"/>
              <w:jc w:val="center"/>
              <w:rPr>
                <w:sz w:val="20"/>
                <w:szCs w:val="20"/>
                <w:lang w:val="en-US"/>
              </w:rPr>
            </w:pPr>
            <w:r w:rsidRPr="00DB4244">
              <w:rPr>
                <w:sz w:val="20"/>
                <w:szCs w:val="20"/>
                <w:lang w:val="en-US"/>
              </w:rPr>
              <w:t>n</w:t>
            </w:r>
          </w:p>
        </w:tc>
        <w:tc>
          <w:tcPr>
            <w:tcW w:w="2175" w:type="dxa"/>
            <w:gridSpan w:val="2"/>
          </w:tcPr>
          <w:p w14:paraId="088F973F" w14:textId="61EAEBDB" w:rsidR="00200B1F" w:rsidRPr="00DB4244" w:rsidRDefault="00200B1F" w:rsidP="001939F0">
            <w:pPr>
              <w:pStyle w:val="ListParagraph"/>
              <w:ind w:left="0"/>
              <w:jc w:val="center"/>
              <w:rPr>
                <w:sz w:val="20"/>
                <w:szCs w:val="20"/>
                <w:lang w:val="en-US"/>
              </w:rPr>
            </w:pPr>
            <w:r>
              <w:rPr>
                <w:sz w:val="20"/>
                <w:szCs w:val="20"/>
                <w:lang w:val="en-US"/>
              </w:rPr>
              <w:t>Label 1</w:t>
            </w:r>
          </w:p>
        </w:tc>
        <w:tc>
          <w:tcPr>
            <w:tcW w:w="2220" w:type="dxa"/>
            <w:gridSpan w:val="2"/>
          </w:tcPr>
          <w:p w14:paraId="22CCE0E5" w14:textId="5D0D66ED" w:rsidR="00200B1F" w:rsidRPr="00DB4244" w:rsidRDefault="00200B1F" w:rsidP="001939F0">
            <w:pPr>
              <w:pStyle w:val="ListParagraph"/>
              <w:ind w:left="0"/>
              <w:jc w:val="center"/>
              <w:rPr>
                <w:sz w:val="20"/>
                <w:szCs w:val="20"/>
                <w:lang w:val="en-US"/>
              </w:rPr>
            </w:pPr>
            <w:r>
              <w:rPr>
                <w:sz w:val="20"/>
                <w:szCs w:val="20"/>
                <w:lang w:val="en-US"/>
              </w:rPr>
              <w:t>Label 2</w:t>
            </w:r>
          </w:p>
        </w:tc>
        <w:tc>
          <w:tcPr>
            <w:tcW w:w="2025" w:type="dxa"/>
            <w:gridSpan w:val="2"/>
          </w:tcPr>
          <w:p w14:paraId="2CA1082E" w14:textId="249C015A" w:rsidR="00200B1F" w:rsidRPr="00DB4244" w:rsidRDefault="00200B1F" w:rsidP="001939F0">
            <w:pPr>
              <w:pStyle w:val="ListParagraph"/>
              <w:ind w:left="0"/>
              <w:jc w:val="center"/>
              <w:rPr>
                <w:sz w:val="20"/>
                <w:szCs w:val="20"/>
                <w:lang w:val="en-US"/>
              </w:rPr>
            </w:pPr>
            <w:r>
              <w:rPr>
                <w:sz w:val="20"/>
                <w:szCs w:val="20"/>
                <w:lang w:val="en-US"/>
              </w:rPr>
              <w:t>Label 3</w:t>
            </w:r>
          </w:p>
        </w:tc>
      </w:tr>
      <w:tr w:rsidR="00200B1F" w14:paraId="0F58DC91" w14:textId="77777777" w:rsidTr="00022EBE">
        <w:trPr>
          <w:trHeight w:val="300"/>
        </w:trPr>
        <w:tc>
          <w:tcPr>
            <w:tcW w:w="1170" w:type="dxa"/>
            <w:vMerge/>
          </w:tcPr>
          <w:p w14:paraId="4890B1E7" w14:textId="12594F93" w:rsidR="00200B1F" w:rsidRPr="00DB4244" w:rsidRDefault="00200B1F" w:rsidP="001939F0">
            <w:pPr>
              <w:pStyle w:val="ListParagraph"/>
              <w:ind w:left="0"/>
              <w:jc w:val="center"/>
              <w:rPr>
                <w:sz w:val="20"/>
                <w:szCs w:val="20"/>
                <w:lang w:val="en-US"/>
              </w:rPr>
            </w:pPr>
          </w:p>
        </w:tc>
        <w:tc>
          <w:tcPr>
            <w:tcW w:w="882" w:type="dxa"/>
            <w:vMerge/>
          </w:tcPr>
          <w:p w14:paraId="7205CB0C" w14:textId="058C57E0" w:rsidR="00200B1F" w:rsidRPr="00DB4244" w:rsidRDefault="00200B1F" w:rsidP="001939F0">
            <w:pPr>
              <w:pStyle w:val="ListParagraph"/>
              <w:ind w:left="0"/>
              <w:jc w:val="center"/>
              <w:rPr>
                <w:sz w:val="20"/>
                <w:szCs w:val="20"/>
                <w:lang w:val="en-US"/>
              </w:rPr>
            </w:pPr>
          </w:p>
        </w:tc>
        <w:tc>
          <w:tcPr>
            <w:tcW w:w="1035" w:type="dxa"/>
          </w:tcPr>
          <w:p w14:paraId="634B8D49" w14:textId="425CDE05"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40" w:type="dxa"/>
          </w:tcPr>
          <w:p w14:paraId="64780228" w14:textId="0D8162DF"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50" w:type="dxa"/>
          </w:tcPr>
          <w:p w14:paraId="6AF7B429" w14:textId="7D510EA1"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1170" w:type="dxa"/>
          </w:tcPr>
          <w:p w14:paraId="3BC77DDC" w14:textId="29AB3AAA" w:rsidR="00200B1F" w:rsidRPr="00DB4244" w:rsidRDefault="00200B1F" w:rsidP="001939F0">
            <w:pPr>
              <w:pStyle w:val="ListParagraph"/>
              <w:ind w:left="0"/>
              <w:jc w:val="center"/>
              <w:rPr>
                <w:sz w:val="20"/>
                <w:szCs w:val="20"/>
                <w:lang w:val="en-US"/>
              </w:rPr>
            </w:pPr>
            <w:r w:rsidRPr="00DB4244">
              <w:rPr>
                <w:sz w:val="20"/>
                <w:szCs w:val="20"/>
                <w:lang w:val="en-US"/>
              </w:rPr>
              <w:t>Diseased</w:t>
            </w:r>
          </w:p>
        </w:tc>
        <w:tc>
          <w:tcPr>
            <w:tcW w:w="1080" w:type="dxa"/>
          </w:tcPr>
          <w:p w14:paraId="6F34293A" w14:textId="4087046C" w:rsidR="00200B1F" w:rsidRPr="00DB4244" w:rsidRDefault="00200B1F" w:rsidP="001939F0">
            <w:pPr>
              <w:pStyle w:val="ListParagraph"/>
              <w:ind w:left="0"/>
              <w:jc w:val="center"/>
              <w:rPr>
                <w:sz w:val="20"/>
                <w:szCs w:val="20"/>
                <w:lang w:val="en-US"/>
              </w:rPr>
            </w:pPr>
            <w:r w:rsidRPr="00DB4244">
              <w:rPr>
                <w:sz w:val="20"/>
                <w:szCs w:val="20"/>
                <w:lang w:val="en-US"/>
              </w:rPr>
              <w:t>Healthy</w:t>
            </w:r>
          </w:p>
        </w:tc>
        <w:tc>
          <w:tcPr>
            <w:tcW w:w="945" w:type="dxa"/>
          </w:tcPr>
          <w:p w14:paraId="3F1E7AC6" w14:textId="16C18CF6" w:rsidR="00200B1F" w:rsidRPr="00DB4244" w:rsidRDefault="00200B1F" w:rsidP="001939F0">
            <w:pPr>
              <w:pStyle w:val="ListParagraph"/>
              <w:ind w:left="0"/>
              <w:jc w:val="center"/>
              <w:rPr>
                <w:sz w:val="20"/>
                <w:szCs w:val="20"/>
                <w:lang w:val="en-US"/>
              </w:rPr>
            </w:pPr>
            <w:r w:rsidRPr="00DB4244">
              <w:rPr>
                <w:sz w:val="20"/>
                <w:szCs w:val="20"/>
                <w:lang w:val="en-US"/>
              </w:rPr>
              <w:t>Diseased</w:t>
            </w:r>
          </w:p>
        </w:tc>
      </w:tr>
      <w:tr w:rsidR="00CF469F" w14:paraId="60679DA9" w14:textId="77777777" w:rsidTr="00022EBE">
        <w:trPr>
          <w:trHeight w:val="300"/>
        </w:trPr>
        <w:tc>
          <w:tcPr>
            <w:tcW w:w="1170" w:type="dxa"/>
          </w:tcPr>
          <w:p w14:paraId="5F1269F6" w14:textId="1A07E758" w:rsidR="00DB4244" w:rsidRPr="00022EBE" w:rsidRDefault="00CF469F" w:rsidP="001939F0">
            <w:pPr>
              <w:pStyle w:val="ListParagraph"/>
              <w:ind w:left="0"/>
              <w:jc w:val="center"/>
              <w:rPr>
                <w:sz w:val="20"/>
                <w:szCs w:val="20"/>
                <w:lang w:val="en-US"/>
              </w:rPr>
            </w:pPr>
            <w:proofErr w:type="spellStart"/>
            <w:r w:rsidRPr="00022EBE">
              <w:rPr>
                <w:sz w:val="20"/>
                <w:szCs w:val="20"/>
                <w:lang w:val="en-US"/>
              </w:rPr>
              <w:t>Cappricia</w:t>
            </w:r>
            <w:proofErr w:type="spellEnd"/>
          </w:p>
        </w:tc>
        <w:tc>
          <w:tcPr>
            <w:tcW w:w="882" w:type="dxa"/>
          </w:tcPr>
          <w:p w14:paraId="6077E08D" w14:textId="0C12CC2F" w:rsidR="00DB4244" w:rsidRDefault="00200B1F" w:rsidP="001939F0">
            <w:pPr>
              <w:pStyle w:val="ListParagraph"/>
              <w:ind w:left="0"/>
              <w:jc w:val="center"/>
              <w:rPr>
                <w:sz w:val="24"/>
                <w:szCs w:val="24"/>
                <w:lang w:val="en-US"/>
              </w:rPr>
            </w:pPr>
            <w:r>
              <w:rPr>
                <w:sz w:val="24"/>
                <w:szCs w:val="24"/>
                <w:lang w:val="en-US"/>
              </w:rPr>
              <w:t>163</w:t>
            </w:r>
          </w:p>
        </w:tc>
        <w:tc>
          <w:tcPr>
            <w:tcW w:w="1035" w:type="dxa"/>
          </w:tcPr>
          <w:p w14:paraId="71EE676C" w14:textId="65878B06" w:rsidR="00DB4244" w:rsidRDefault="00200B1F" w:rsidP="001939F0">
            <w:pPr>
              <w:pStyle w:val="ListParagraph"/>
              <w:ind w:left="0"/>
              <w:jc w:val="center"/>
              <w:rPr>
                <w:sz w:val="24"/>
                <w:szCs w:val="24"/>
                <w:lang w:val="en-US"/>
              </w:rPr>
            </w:pPr>
            <w:r>
              <w:rPr>
                <w:sz w:val="24"/>
                <w:szCs w:val="24"/>
                <w:lang w:val="en-US"/>
              </w:rPr>
              <w:t>139</w:t>
            </w:r>
          </w:p>
        </w:tc>
        <w:tc>
          <w:tcPr>
            <w:tcW w:w="1140" w:type="dxa"/>
          </w:tcPr>
          <w:p w14:paraId="62029125" w14:textId="7957E04F" w:rsidR="00DB4244" w:rsidRDefault="00200B1F" w:rsidP="001939F0">
            <w:pPr>
              <w:pStyle w:val="ListParagraph"/>
              <w:ind w:left="0"/>
              <w:jc w:val="center"/>
              <w:rPr>
                <w:sz w:val="24"/>
                <w:szCs w:val="24"/>
                <w:lang w:val="en-US"/>
              </w:rPr>
            </w:pPr>
            <w:r>
              <w:rPr>
                <w:sz w:val="24"/>
                <w:szCs w:val="24"/>
                <w:lang w:val="en-US"/>
              </w:rPr>
              <w:t>24</w:t>
            </w:r>
          </w:p>
        </w:tc>
        <w:tc>
          <w:tcPr>
            <w:tcW w:w="1050" w:type="dxa"/>
          </w:tcPr>
          <w:p w14:paraId="17871C79" w14:textId="6AAB3E67" w:rsidR="00DB4244" w:rsidRDefault="00200B1F" w:rsidP="001939F0">
            <w:pPr>
              <w:pStyle w:val="ListParagraph"/>
              <w:ind w:left="0"/>
              <w:jc w:val="center"/>
              <w:rPr>
                <w:sz w:val="24"/>
                <w:szCs w:val="24"/>
                <w:lang w:val="en-US"/>
              </w:rPr>
            </w:pPr>
            <w:r>
              <w:rPr>
                <w:sz w:val="24"/>
                <w:szCs w:val="24"/>
                <w:lang w:val="en-US"/>
              </w:rPr>
              <w:t>85</w:t>
            </w:r>
          </w:p>
        </w:tc>
        <w:tc>
          <w:tcPr>
            <w:tcW w:w="1170" w:type="dxa"/>
          </w:tcPr>
          <w:p w14:paraId="355C143E" w14:textId="194427EF" w:rsidR="00DB4244" w:rsidRDefault="00200B1F" w:rsidP="001939F0">
            <w:pPr>
              <w:pStyle w:val="ListParagraph"/>
              <w:ind w:left="0"/>
              <w:jc w:val="center"/>
              <w:rPr>
                <w:sz w:val="24"/>
                <w:szCs w:val="24"/>
                <w:lang w:val="en-US"/>
              </w:rPr>
            </w:pPr>
            <w:r>
              <w:rPr>
                <w:sz w:val="24"/>
                <w:szCs w:val="24"/>
                <w:lang w:val="en-US"/>
              </w:rPr>
              <w:t>78</w:t>
            </w:r>
          </w:p>
        </w:tc>
        <w:tc>
          <w:tcPr>
            <w:tcW w:w="1080" w:type="dxa"/>
          </w:tcPr>
          <w:p w14:paraId="28815089" w14:textId="502AE9F0" w:rsidR="00DB4244" w:rsidRDefault="00200B1F" w:rsidP="001939F0">
            <w:pPr>
              <w:pStyle w:val="ListParagraph"/>
              <w:ind w:left="0"/>
              <w:jc w:val="center"/>
              <w:rPr>
                <w:sz w:val="24"/>
                <w:szCs w:val="24"/>
                <w:lang w:val="en-US"/>
              </w:rPr>
            </w:pPr>
            <w:r>
              <w:rPr>
                <w:sz w:val="24"/>
                <w:szCs w:val="24"/>
                <w:lang w:val="en-US"/>
              </w:rPr>
              <w:t>117</w:t>
            </w:r>
          </w:p>
        </w:tc>
        <w:tc>
          <w:tcPr>
            <w:tcW w:w="945" w:type="dxa"/>
          </w:tcPr>
          <w:p w14:paraId="03FB7296" w14:textId="3015CCC5" w:rsidR="00DB4244" w:rsidRDefault="00200B1F" w:rsidP="001939F0">
            <w:pPr>
              <w:pStyle w:val="ListParagraph"/>
              <w:ind w:left="0"/>
              <w:jc w:val="center"/>
              <w:rPr>
                <w:sz w:val="24"/>
                <w:szCs w:val="24"/>
                <w:lang w:val="en-US"/>
              </w:rPr>
            </w:pPr>
            <w:r>
              <w:rPr>
                <w:sz w:val="24"/>
                <w:szCs w:val="24"/>
                <w:lang w:val="en-US"/>
              </w:rPr>
              <w:t>46</w:t>
            </w:r>
          </w:p>
        </w:tc>
      </w:tr>
      <w:tr w:rsidR="00CF469F" w14:paraId="31642A56" w14:textId="77777777" w:rsidTr="00022EBE">
        <w:trPr>
          <w:trHeight w:val="300"/>
        </w:trPr>
        <w:tc>
          <w:tcPr>
            <w:tcW w:w="1170" w:type="dxa"/>
          </w:tcPr>
          <w:p w14:paraId="02184CF1" w14:textId="0D8B1CE6" w:rsidR="00DB4244" w:rsidRPr="00022EBE" w:rsidRDefault="00CF469F" w:rsidP="001939F0">
            <w:pPr>
              <w:pStyle w:val="ListParagraph"/>
              <w:ind w:left="0"/>
              <w:jc w:val="center"/>
              <w:rPr>
                <w:sz w:val="20"/>
                <w:szCs w:val="20"/>
                <w:lang w:val="en-US"/>
              </w:rPr>
            </w:pPr>
            <w:proofErr w:type="spellStart"/>
            <w:r w:rsidRPr="00022EBE">
              <w:rPr>
                <w:sz w:val="20"/>
                <w:szCs w:val="20"/>
                <w:lang w:val="en-US"/>
              </w:rPr>
              <w:t>Brioso</w:t>
            </w:r>
            <w:proofErr w:type="spellEnd"/>
          </w:p>
        </w:tc>
        <w:tc>
          <w:tcPr>
            <w:tcW w:w="882" w:type="dxa"/>
          </w:tcPr>
          <w:p w14:paraId="794C6648" w14:textId="60B08ED2" w:rsidR="00DB4244" w:rsidRDefault="00200B1F" w:rsidP="001939F0">
            <w:pPr>
              <w:pStyle w:val="ListParagraph"/>
              <w:ind w:left="0"/>
              <w:jc w:val="center"/>
              <w:rPr>
                <w:sz w:val="24"/>
                <w:szCs w:val="24"/>
                <w:lang w:val="en-US"/>
              </w:rPr>
            </w:pPr>
            <w:r>
              <w:rPr>
                <w:sz w:val="24"/>
                <w:szCs w:val="24"/>
                <w:lang w:val="en-US"/>
              </w:rPr>
              <w:t>153</w:t>
            </w:r>
          </w:p>
        </w:tc>
        <w:tc>
          <w:tcPr>
            <w:tcW w:w="1035" w:type="dxa"/>
          </w:tcPr>
          <w:p w14:paraId="02FCC2DC" w14:textId="39643104" w:rsidR="00DB4244" w:rsidRDefault="00200B1F" w:rsidP="001939F0">
            <w:pPr>
              <w:pStyle w:val="ListParagraph"/>
              <w:ind w:left="0"/>
              <w:jc w:val="center"/>
              <w:rPr>
                <w:sz w:val="24"/>
                <w:szCs w:val="24"/>
                <w:lang w:val="en-US"/>
              </w:rPr>
            </w:pPr>
            <w:r>
              <w:rPr>
                <w:sz w:val="24"/>
                <w:szCs w:val="24"/>
                <w:lang w:val="en-US"/>
              </w:rPr>
              <w:t>145</w:t>
            </w:r>
          </w:p>
        </w:tc>
        <w:tc>
          <w:tcPr>
            <w:tcW w:w="1140" w:type="dxa"/>
          </w:tcPr>
          <w:p w14:paraId="35CC2F4A" w14:textId="1DF91223" w:rsidR="00DB4244" w:rsidRDefault="00456177" w:rsidP="001939F0">
            <w:pPr>
              <w:pStyle w:val="ListParagraph"/>
              <w:ind w:left="0"/>
              <w:jc w:val="center"/>
              <w:rPr>
                <w:sz w:val="24"/>
                <w:szCs w:val="24"/>
                <w:lang w:val="en-US"/>
              </w:rPr>
            </w:pPr>
            <w:r>
              <w:rPr>
                <w:sz w:val="24"/>
                <w:szCs w:val="24"/>
                <w:lang w:val="en-US"/>
              </w:rPr>
              <w:t>8</w:t>
            </w:r>
          </w:p>
        </w:tc>
        <w:tc>
          <w:tcPr>
            <w:tcW w:w="1050" w:type="dxa"/>
          </w:tcPr>
          <w:p w14:paraId="753EFAA8" w14:textId="752FE085" w:rsidR="00DB4244" w:rsidRDefault="00456177" w:rsidP="001939F0">
            <w:pPr>
              <w:pStyle w:val="ListParagraph"/>
              <w:ind w:left="0"/>
              <w:jc w:val="center"/>
              <w:rPr>
                <w:sz w:val="24"/>
                <w:szCs w:val="24"/>
                <w:lang w:val="en-US"/>
              </w:rPr>
            </w:pPr>
            <w:r>
              <w:rPr>
                <w:sz w:val="24"/>
                <w:szCs w:val="24"/>
                <w:lang w:val="en-US"/>
              </w:rPr>
              <w:t>78</w:t>
            </w:r>
          </w:p>
        </w:tc>
        <w:tc>
          <w:tcPr>
            <w:tcW w:w="1170" w:type="dxa"/>
          </w:tcPr>
          <w:p w14:paraId="0C22E889" w14:textId="5200B17B" w:rsidR="00DB4244" w:rsidRDefault="00456177" w:rsidP="001939F0">
            <w:pPr>
              <w:pStyle w:val="ListParagraph"/>
              <w:ind w:left="0"/>
              <w:jc w:val="center"/>
              <w:rPr>
                <w:sz w:val="24"/>
                <w:szCs w:val="24"/>
                <w:lang w:val="en-US"/>
              </w:rPr>
            </w:pPr>
            <w:r>
              <w:rPr>
                <w:sz w:val="24"/>
                <w:szCs w:val="24"/>
                <w:lang w:val="en-US"/>
              </w:rPr>
              <w:t>75</w:t>
            </w:r>
          </w:p>
        </w:tc>
        <w:tc>
          <w:tcPr>
            <w:tcW w:w="1080" w:type="dxa"/>
          </w:tcPr>
          <w:p w14:paraId="323F79A8" w14:textId="7D3AE254" w:rsidR="00DB4244" w:rsidRDefault="00456177" w:rsidP="001939F0">
            <w:pPr>
              <w:pStyle w:val="ListParagraph"/>
              <w:ind w:left="0"/>
              <w:jc w:val="center"/>
              <w:rPr>
                <w:sz w:val="24"/>
                <w:szCs w:val="24"/>
                <w:lang w:val="en-US"/>
              </w:rPr>
            </w:pPr>
            <w:r>
              <w:rPr>
                <w:sz w:val="24"/>
                <w:szCs w:val="24"/>
                <w:lang w:val="en-US"/>
              </w:rPr>
              <w:t>126</w:t>
            </w:r>
          </w:p>
        </w:tc>
        <w:tc>
          <w:tcPr>
            <w:tcW w:w="945" w:type="dxa"/>
          </w:tcPr>
          <w:p w14:paraId="482AEA1D" w14:textId="277A4F4A" w:rsidR="00DB4244" w:rsidRDefault="00456177" w:rsidP="001939F0">
            <w:pPr>
              <w:pStyle w:val="ListParagraph"/>
              <w:ind w:left="0"/>
              <w:jc w:val="center"/>
              <w:rPr>
                <w:sz w:val="24"/>
                <w:szCs w:val="24"/>
                <w:lang w:val="en-US"/>
              </w:rPr>
            </w:pPr>
            <w:r>
              <w:rPr>
                <w:sz w:val="24"/>
                <w:szCs w:val="24"/>
                <w:lang w:val="en-US"/>
              </w:rPr>
              <w:t>27</w:t>
            </w:r>
          </w:p>
        </w:tc>
      </w:tr>
      <w:tr w:rsidR="00CF469F" w14:paraId="6E37DFD8" w14:textId="77777777" w:rsidTr="00022EBE">
        <w:trPr>
          <w:trHeight w:val="300"/>
        </w:trPr>
        <w:tc>
          <w:tcPr>
            <w:tcW w:w="1170" w:type="dxa"/>
          </w:tcPr>
          <w:p w14:paraId="6AB8E9E0" w14:textId="2B39B9F9" w:rsidR="00DB4244" w:rsidRPr="00022EBE" w:rsidRDefault="00CF469F" w:rsidP="001939F0">
            <w:pPr>
              <w:pStyle w:val="ListParagraph"/>
              <w:ind w:left="0"/>
              <w:jc w:val="center"/>
              <w:rPr>
                <w:sz w:val="20"/>
                <w:szCs w:val="20"/>
                <w:lang w:val="en-US"/>
              </w:rPr>
            </w:pPr>
            <w:proofErr w:type="spellStart"/>
            <w:r w:rsidRPr="00022EBE">
              <w:rPr>
                <w:sz w:val="20"/>
                <w:szCs w:val="20"/>
                <w:lang w:val="en-US"/>
              </w:rPr>
              <w:t>Provine</w:t>
            </w:r>
            <w:proofErr w:type="spellEnd"/>
          </w:p>
        </w:tc>
        <w:tc>
          <w:tcPr>
            <w:tcW w:w="882" w:type="dxa"/>
          </w:tcPr>
          <w:p w14:paraId="52F11EE6" w14:textId="767CD811" w:rsidR="00DB4244" w:rsidRDefault="00200B1F" w:rsidP="001939F0">
            <w:pPr>
              <w:pStyle w:val="ListParagraph"/>
              <w:ind w:left="0"/>
              <w:jc w:val="center"/>
              <w:rPr>
                <w:sz w:val="24"/>
                <w:szCs w:val="24"/>
                <w:lang w:val="en-US"/>
              </w:rPr>
            </w:pPr>
            <w:r>
              <w:rPr>
                <w:sz w:val="24"/>
                <w:szCs w:val="24"/>
                <w:lang w:val="en-US"/>
              </w:rPr>
              <w:t>152</w:t>
            </w:r>
          </w:p>
        </w:tc>
        <w:tc>
          <w:tcPr>
            <w:tcW w:w="1035" w:type="dxa"/>
          </w:tcPr>
          <w:p w14:paraId="073B464F" w14:textId="3CFBABC2" w:rsidR="00DB4244" w:rsidRDefault="00456177" w:rsidP="001939F0">
            <w:pPr>
              <w:pStyle w:val="ListParagraph"/>
              <w:ind w:left="0"/>
              <w:jc w:val="center"/>
              <w:rPr>
                <w:sz w:val="24"/>
                <w:szCs w:val="24"/>
                <w:lang w:val="en-US"/>
              </w:rPr>
            </w:pPr>
            <w:r>
              <w:rPr>
                <w:sz w:val="24"/>
                <w:szCs w:val="24"/>
                <w:lang w:val="en-US"/>
              </w:rPr>
              <w:t>137</w:t>
            </w:r>
          </w:p>
        </w:tc>
        <w:tc>
          <w:tcPr>
            <w:tcW w:w="1140" w:type="dxa"/>
          </w:tcPr>
          <w:p w14:paraId="0804F5A2" w14:textId="38609539" w:rsidR="00DB4244" w:rsidRDefault="00456177" w:rsidP="001939F0">
            <w:pPr>
              <w:pStyle w:val="ListParagraph"/>
              <w:ind w:left="0"/>
              <w:jc w:val="center"/>
              <w:rPr>
                <w:sz w:val="24"/>
                <w:szCs w:val="24"/>
                <w:lang w:val="en-US"/>
              </w:rPr>
            </w:pPr>
            <w:r>
              <w:rPr>
                <w:sz w:val="24"/>
                <w:szCs w:val="24"/>
                <w:lang w:val="en-US"/>
              </w:rPr>
              <w:t>15</w:t>
            </w:r>
          </w:p>
        </w:tc>
        <w:tc>
          <w:tcPr>
            <w:tcW w:w="1050" w:type="dxa"/>
          </w:tcPr>
          <w:p w14:paraId="414FEC6B" w14:textId="597B95B7" w:rsidR="00DB4244" w:rsidRDefault="00456177" w:rsidP="001939F0">
            <w:pPr>
              <w:pStyle w:val="ListParagraph"/>
              <w:ind w:left="0"/>
              <w:jc w:val="center"/>
              <w:rPr>
                <w:sz w:val="24"/>
                <w:szCs w:val="24"/>
                <w:lang w:val="en-US"/>
              </w:rPr>
            </w:pPr>
            <w:r>
              <w:rPr>
                <w:sz w:val="24"/>
                <w:szCs w:val="24"/>
                <w:lang w:val="en-US"/>
              </w:rPr>
              <w:t>72</w:t>
            </w:r>
          </w:p>
        </w:tc>
        <w:tc>
          <w:tcPr>
            <w:tcW w:w="1170" w:type="dxa"/>
          </w:tcPr>
          <w:p w14:paraId="322D90ED" w14:textId="1D9A814A" w:rsidR="00DB4244" w:rsidRDefault="00456177" w:rsidP="001939F0">
            <w:pPr>
              <w:pStyle w:val="ListParagraph"/>
              <w:ind w:left="0"/>
              <w:jc w:val="center"/>
              <w:rPr>
                <w:sz w:val="24"/>
                <w:szCs w:val="24"/>
                <w:lang w:val="en-US"/>
              </w:rPr>
            </w:pPr>
            <w:r>
              <w:rPr>
                <w:sz w:val="24"/>
                <w:szCs w:val="24"/>
                <w:lang w:val="en-US"/>
              </w:rPr>
              <w:t>80</w:t>
            </w:r>
          </w:p>
        </w:tc>
        <w:tc>
          <w:tcPr>
            <w:tcW w:w="1080" w:type="dxa"/>
          </w:tcPr>
          <w:p w14:paraId="191D9596" w14:textId="2F1C742C" w:rsidR="00DB4244" w:rsidRDefault="00456177" w:rsidP="001939F0">
            <w:pPr>
              <w:pStyle w:val="ListParagraph"/>
              <w:ind w:left="0"/>
              <w:jc w:val="center"/>
              <w:rPr>
                <w:sz w:val="24"/>
                <w:szCs w:val="24"/>
                <w:lang w:val="en-US"/>
              </w:rPr>
            </w:pPr>
            <w:r>
              <w:rPr>
                <w:sz w:val="24"/>
                <w:szCs w:val="24"/>
                <w:lang w:val="en-US"/>
              </w:rPr>
              <w:t>129</w:t>
            </w:r>
          </w:p>
        </w:tc>
        <w:tc>
          <w:tcPr>
            <w:tcW w:w="945" w:type="dxa"/>
          </w:tcPr>
          <w:p w14:paraId="1F006BE5" w14:textId="5BB35737" w:rsidR="00DB4244" w:rsidRDefault="00456177" w:rsidP="001939F0">
            <w:pPr>
              <w:pStyle w:val="ListParagraph"/>
              <w:ind w:left="0"/>
              <w:jc w:val="center"/>
              <w:rPr>
                <w:sz w:val="24"/>
                <w:szCs w:val="24"/>
                <w:lang w:val="en-US"/>
              </w:rPr>
            </w:pPr>
            <w:r>
              <w:rPr>
                <w:sz w:val="24"/>
                <w:szCs w:val="24"/>
                <w:lang w:val="en-US"/>
              </w:rPr>
              <w:t>23</w:t>
            </w:r>
          </w:p>
        </w:tc>
      </w:tr>
    </w:tbl>
    <w:p w14:paraId="5CCCEFFF" w14:textId="7A193A55" w:rsidR="001D0BFD" w:rsidRDefault="001D0BFD" w:rsidP="009A5120">
      <w:pPr>
        <w:pStyle w:val="ListParagraph"/>
        <w:ind w:left="0"/>
        <w:jc w:val="both"/>
      </w:pPr>
    </w:p>
    <w:p w14:paraId="36BEFD2D" w14:textId="11546169" w:rsidR="007A2106" w:rsidRPr="00022EBE" w:rsidRDefault="007A2106" w:rsidP="007A2106">
      <w:pPr>
        <w:jc w:val="both"/>
        <w:rPr>
          <w:sz w:val="24"/>
          <w:szCs w:val="24"/>
          <w:lang w:val="en-US"/>
        </w:rPr>
      </w:pPr>
      <w:r w:rsidRPr="00022EBE">
        <w:rPr>
          <w:sz w:val="24"/>
          <w:szCs w:val="24"/>
          <w:lang w:val="en-US"/>
        </w:rPr>
        <w:t>e) Feature selection</w:t>
      </w:r>
    </w:p>
    <w:p w14:paraId="0B934BDE" w14:textId="270B0639" w:rsidR="00647A4E" w:rsidRDefault="00143675" w:rsidP="00775E78">
      <w:pPr>
        <w:pStyle w:val="ListParagraph"/>
        <w:spacing w:after="0" w:line="240" w:lineRule="auto"/>
        <w:ind w:left="0"/>
        <w:jc w:val="both"/>
        <w:rPr>
          <w:sz w:val="24"/>
          <w:szCs w:val="24"/>
          <w:lang w:val="en-US"/>
        </w:rPr>
      </w:pPr>
      <w:r w:rsidRPr="2EABC22C">
        <w:rPr>
          <w:sz w:val="24"/>
          <w:szCs w:val="24"/>
          <w:lang w:val="en-US"/>
        </w:rPr>
        <w:t>A</w:t>
      </w:r>
      <w:r w:rsidR="48AEEFED" w:rsidRPr="2EABC22C">
        <w:rPr>
          <w:sz w:val="24"/>
          <w:szCs w:val="24"/>
          <w:lang w:val="en-US"/>
        </w:rPr>
        <w:t>n iterative process was used to select a sparse subset of important variables</w:t>
      </w:r>
      <w:r w:rsidR="3DE7E7E5" w:rsidRPr="2EABC22C">
        <w:rPr>
          <w:sz w:val="24"/>
          <w:szCs w:val="24"/>
          <w:lang w:val="en-US"/>
        </w:rPr>
        <w:t xml:space="preserve"> in the Training set, </w:t>
      </w:r>
      <w:r w:rsidRPr="2EABC22C">
        <w:rPr>
          <w:sz w:val="24"/>
          <w:szCs w:val="24"/>
          <w:lang w:val="en-US"/>
        </w:rPr>
        <w:t>using</w:t>
      </w:r>
      <w:r w:rsidR="10A7623C" w:rsidRPr="2EABC22C">
        <w:rPr>
          <w:sz w:val="24"/>
          <w:szCs w:val="24"/>
          <w:lang w:val="en-US"/>
        </w:rPr>
        <w:t xml:space="preserve"> </w:t>
      </w:r>
      <w:proofErr w:type="spellStart"/>
      <w:r w:rsidR="10A7623C" w:rsidRPr="2EABC22C">
        <w:rPr>
          <w:sz w:val="24"/>
          <w:szCs w:val="24"/>
          <w:lang w:val="en-US"/>
        </w:rPr>
        <w:t>CovSel</w:t>
      </w:r>
      <w:proofErr w:type="spellEnd"/>
      <w:r w:rsidR="10A7623C" w:rsidRPr="2EABC22C">
        <w:rPr>
          <w:sz w:val="24"/>
          <w:szCs w:val="24"/>
          <w:lang w:val="en-US"/>
        </w:rPr>
        <w:t xml:space="preserve"> algorithm</w:t>
      </w:r>
      <w:r w:rsidR="48AEEFED" w:rsidRPr="2EABC22C">
        <w:rPr>
          <w:sz w:val="24"/>
          <w:szCs w:val="24"/>
          <w:lang w:val="en-US"/>
        </w:rPr>
        <w:t>.</w:t>
      </w:r>
      <w:r w:rsidR="005638FC">
        <w:rPr>
          <w:sz w:val="24"/>
          <w:szCs w:val="24"/>
          <w:vertAlign w:val="superscript"/>
          <w:lang w:val="en-US"/>
        </w:rPr>
        <w:fldChar w:fldCharType="begin"/>
      </w:r>
      <w:r w:rsidR="002F2BBA">
        <w:rPr>
          <w:sz w:val="24"/>
          <w:szCs w:val="24"/>
          <w:vertAlign w:val="superscript"/>
          <w:lang w:val="en-US"/>
        </w:rPr>
        <w:instrText xml:space="preserve"> ADDIN EN.CITE &lt;EndNote&gt;&lt;Cite&gt;&lt;Author&gt;Jean-Michel Roger&lt;/Author&gt;&lt;Year&gt;2022&lt;/Year&gt;&lt;RecNum&gt;18&lt;/RecNum&gt;&lt;DisplayText&gt;(26, 49)&lt;/DisplayText&gt;&lt;record&gt;&lt;rec-number&gt;18&lt;/rec-number&gt;&lt;foreign-keys&gt;&lt;key app="EN" db-id="ws9rdx2wn0xd03eresrvdse5d5dp5rap0a09" timestamp="1701349364"&gt;18&lt;/key&gt;&lt;/foreign-keys&gt;&lt;ref-type name="Journal Article"&gt;17&lt;/ref-type&gt;&lt;contributors&gt;&lt;authors&gt;&lt;author&gt;Jean-Michel Roger, Alexandre Mallet, and Federico Marini&lt;/author&gt;&lt;/authors&gt;&lt;/contributors&gt;&lt;titles&gt;&lt;title&gt;Preprocessing NIR Spectra for Aquaphotomics&lt;/title&gt;&lt;secondary-title&gt;Molecules&lt;/secondary-title&gt;&lt;/titles&gt;&lt;periodical&gt;&lt;full-title&gt;Molecules&lt;/full-title&gt;&lt;/periodical&gt;&lt;pages&gt;6795&lt;/pages&gt;&lt;volume&gt;27&lt;/volume&gt;&lt;number&gt;20&lt;/number&gt;&lt;dates&gt;&lt;year&gt;2022&lt;/year&gt;&lt;/dates&gt;&lt;urls&gt;&lt;related-urls&gt;&lt;url&gt;https://www.ncbi.nlm.nih.gov/pmc/articles/PMC9610546/&lt;/url&gt;&lt;/related-urls&gt;&lt;/urls&gt;&lt;electronic-resource-num&gt;https://doi.org/10.3390%2Fmolecules27206795&lt;/electronic-resource-num&gt;&lt;/record&gt;&lt;/Cite&gt;&lt;Cite&gt;&lt;Author&gt;Alessandra Biancolillo&lt;/Author&gt;&lt;Year&gt;2019&lt;/Year&gt;&lt;RecNum&gt;11&lt;/RecNum&gt;&lt;record&gt;&lt;rec-number&gt;11&lt;/rec-number&gt;&lt;foreign-keys&gt;&lt;key app="EN" db-id="ws9rdx2wn0xd03eresrvdse5d5dp5rap0a09" timestamp="1695729229"&gt;11&lt;/key&gt;&lt;/foreign-keys&gt;&lt;ref-type name="Journal Article"&gt;17&lt;/ref-type&gt;&lt;contributors&gt;&lt;authors&gt;&lt;author&gt;Alessandra Biancolillo, Federico Marini, Jean-Michel Roger&lt;/author&gt;&lt;/authors&gt;&lt;/contributors&gt;&lt;titles&gt;&lt;title&gt;SO-CovSel: A novel method for variable selection in a multiblock framework&lt;/title&gt;&lt;secondary-title&gt;Journal of Chemometrics&lt;/secondary-title&gt;&lt;/titles&gt;&lt;periodical&gt;&lt;full-title&gt;Journal of Chemometrics&lt;/full-title&gt;&lt;/periodical&gt;&lt;volume&gt;34&lt;/volume&gt;&lt;number&gt;2&lt;/number&gt;&lt;dates&gt;&lt;year&gt;2019&lt;/year&gt;&lt;/dates&gt;&lt;urls&gt;&lt;/urls&gt;&lt;electronic-resource-num&gt; https://doi.org/10.1002/cem.3120&lt;/electronic-resource-num&gt;&lt;/record&gt;&lt;/Cite&gt;&lt;/EndNote&gt;</w:instrText>
      </w:r>
      <w:r w:rsidR="005638FC">
        <w:rPr>
          <w:sz w:val="24"/>
          <w:szCs w:val="24"/>
          <w:vertAlign w:val="superscript"/>
          <w:lang w:val="en-US"/>
        </w:rPr>
        <w:fldChar w:fldCharType="separate"/>
      </w:r>
      <w:r w:rsidR="002F2BBA">
        <w:rPr>
          <w:noProof/>
          <w:sz w:val="24"/>
          <w:szCs w:val="24"/>
          <w:vertAlign w:val="superscript"/>
          <w:lang w:val="en-US"/>
        </w:rPr>
        <w:t>(26, 49)</w:t>
      </w:r>
      <w:r w:rsidR="005638FC">
        <w:rPr>
          <w:sz w:val="24"/>
          <w:szCs w:val="24"/>
          <w:vertAlign w:val="superscript"/>
          <w:lang w:val="en-US"/>
        </w:rPr>
        <w:fldChar w:fldCharType="end"/>
      </w:r>
      <w:r w:rsidR="48AEEFED" w:rsidRPr="2EABC22C">
        <w:rPr>
          <w:sz w:val="24"/>
          <w:szCs w:val="24"/>
          <w:lang w:val="en-US"/>
        </w:rPr>
        <w:t xml:space="preserve"> </w:t>
      </w:r>
      <w:r w:rsidR="453D8F7F" w:rsidRPr="2EABC22C">
        <w:rPr>
          <w:sz w:val="24"/>
          <w:szCs w:val="24"/>
          <w:lang w:val="en-US"/>
        </w:rPr>
        <w:t xml:space="preserve">  </w:t>
      </w:r>
      <w:r w:rsidR="4F913385" w:rsidRPr="2EABC22C">
        <w:rPr>
          <w:sz w:val="24"/>
          <w:szCs w:val="24"/>
          <w:lang w:val="en-US"/>
        </w:rPr>
        <w:t xml:space="preserve">Iteratively top 5 to top 39 </w:t>
      </w:r>
      <w:r w:rsidR="48AEEFED" w:rsidRPr="2EABC22C">
        <w:rPr>
          <w:sz w:val="24"/>
          <w:szCs w:val="24"/>
          <w:lang w:val="en-US"/>
        </w:rPr>
        <w:t xml:space="preserve">Important </w:t>
      </w:r>
      <w:r w:rsidR="453D8F7F" w:rsidRPr="2EABC22C">
        <w:rPr>
          <w:sz w:val="24"/>
          <w:szCs w:val="24"/>
          <w:lang w:val="en-US"/>
        </w:rPr>
        <w:t>V</w:t>
      </w:r>
      <w:r w:rsidR="48AEEFED" w:rsidRPr="2EABC22C">
        <w:rPr>
          <w:sz w:val="24"/>
          <w:szCs w:val="24"/>
          <w:lang w:val="en-US"/>
        </w:rPr>
        <w:t>ariables</w:t>
      </w:r>
      <w:r w:rsidR="453D8F7F" w:rsidRPr="2EABC22C">
        <w:rPr>
          <w:sz w:val="24"/>
          <w:szCs w:val="24"/>
          <w:lang w:val="en-US"/>
        </w:rPr>
        <w:t xml:space="preserve"> (</w:t>
      </w:r>
      <w:proofErr w:type="spellStart"/>
      <w:r w:rsidR="453D8F7F" w:rsidRPr="2EABC22C">
        <w:rPr>
          <w:sz w:val="24"/>
          <w:szCs w:val="24"/>
          <w:lang w:val="en-US"/>
        </w:rPr>
        <w:t>ivs</w:t>
      </w:r>
      <w:proofErr w:type="spellEnd"/>
      <w:r w:rsidR="453D8F7F" w:rsidRPr="2EABC22C">
        <w:rPr>
          <w:sz w:val="24"/>
          <w:szCs w:val="24"/>
          <w:lang w:val="en-US"/>
        </w:rPr>
        <w:t>)</w:t>
      </w:r>
      <w:r w:rsidR="72D22C73" w:rsidRPr="2EABC22C">
        <w:rPr>
          <w:sz w:val="24"/>
          <w:szCs w:val="24"/>
          <w:lang w:val="en-US"/>
        </w:rPr>
        <w:t>,</w:t>
      </w:r>
      <w:r w:rsidR="2BB77779" w:rsidRPr="2EABC22C">
        <w:rPr>
          <w:sz w:val="24"/>
          <w:szCs w:val="24"/>
          <w:lang w:val="en-US"/>
        </w:rPr>
        <w:t xml:space="preserve"> </w:t>
      </w:r>
      <w:r w:rsidR="3FEF9B3F" w:rsidRPr="2EABC22C">
        <w:rPr>
          <w:sz w:val="24"/>
          <w:szCs w:val="24"/>
          <w:lang w:val="en-US"/>
        </w:rPr>
        <w:t>(numbers chosen arbitrar</w:t>
      </w:r>
      <w:r w:rsidR="00523F04" w:rsidRPr="2EABC22C">
        <w:rPr>
          <w:sz w:val="24"/>
          <w:szCs w:val="24"/>
          <w:lang w:val="en-US"/>
        </w:rPr>
        <w:t>il</w:t>
      </w:r>
      <w:r w:rsidR="3FEF9B3F" w:rsidRPr="2EABC22C">
        <w:rPr>
          <w:sz w:val="24"/>
          <w:szCs w:val="24"/>
          <w:lang w:val="en-US"/>
        </w:rPr>
        <w:t>y)</w:t>
      </w:r>
      <w:r w:rsidR="72D22C73" w:rsidRPr="2EABC22C">
        <w:rPr>
          <w:sz w:val="24"/>
          <w:szCs w:val="24"/>
          <w:lang w:val="en-US"/>
        </w:rPr>
        <w:t>,</w:t>
      </w:r>
      <w:r w:rsidR="0CC2D7A9" w:rsidRPr="2EABC22C">
        <w:rPr>
          <w:sz w:val="24"/>
          <w:szCs w:val="24"/>
          <w:lang w:val="en-US"/>
        </w:rPr>
        <w:t xml:space="preserve"> </w:t>
      </w:r>
      <w:r w:rsidR="48AEEFED" w:rsidRPr="2EABC22C">
        <w:rPr>
          <w:sz w:val="24"/>
          <w:szCs w:val="24"/>
          <w:lang w:val="en-US"/>
        </w:rPr>
        <w:t>were</w:t>
      </w:r>
      <w:r w:rsidR="0E4B2DF4" w:rsidRPr="2EABC22C">
        <w:rPr>
          <w:sz w:val="24"/>
          <w:szCs w:val="24"/>
          <w:lang w:val="en-US"/>
        </w:rPr>
        <w:t xml:space="preserve"> chosen</w:t>
      </w:r>
      <w:r w:rsidR="48AEEFED" w:rsidRPr="2EABC22C">
        <w:rPr>
          <w:sz w:val="24"/>
          <w:szCs w:val="24"/>
          <w:lang w:val="en-US"/>
        </w:rPr>
        <w:t xml:space="preserve"> for each</w:t>
      </w:r>
      <w:r w:rsidR="77EB1FBE" w:rsidRPr="2EABC22C">
        <w:rPr>
          <w:sz w:val="24"/>
          <w:szCs w:val="24"/>
          <w:lang w:val="en-US"/>
        </w:rPr>
        <w:t xml:space="preserve"> pretreatment</w:t>
      </w:r>
      <w:r w:rsidR="01A8FFB2" w:rsidRPr="2EABC22C">
        <w:rPr>
          <w:sz w:val="24"/>
          <w:szCs w:val="24"/>
          <w:lang w:val="en-US"/>
        </w:rPr>
        <w:t xml:space="preserve">, labelling and cultivar. </w:t>
      </w:r>
      <w:r w:rsidR="4458CCF1" w:rsidRPr="2EABC22C">
        <w:rPr>
          <w:sz w:val="24"/>
          <w:szCs w:val="24"/>
          <w:lang w:val="en-US"/>
        </w:rPr>
        <w:t xml:space="preserve">The selected variables were then used as input </w:t>
      </w:r>
      <w:r w:rsidR="00C60845">
        <w:rPr>
          <w:sz w:val="24"/>
          <w:szCs w:val="24"/>
          <w:lang w:val="en-US"/>
        </w:rPr>
        <w:t>for</w:t>
      </w:r>
      <w:r w:rsidR="4458CCF1" w:rsidRPr="2EABC22C">
        <w:rPr>
          <w:sz w:val="24"/>
          <w:szCs w:val="24"/>
          <w:lang w:val="en-US"/>
        </w:rPr>
        <w:t xml:space="preserve"> </w:t>
      </w:r>
      <w:r w:rsidR="0E4B2DF4" w:rsidRPr="2EABC22C">
        <w:rPr>
          <w:sz w:val="24"/>
          <w:szCs w:val="24"/>
          <w:lang w:val="en-US"/>
        </w:rPr>
        <w:t>the classification model</w:t>
      </w:r>
      <w:r w:rsidR="4458CCF1" w:rsidRPr="2EABC22C">
        <w:rPr>
          <w:sz w:val="24"/>
          <w:szCs w:val="24"/>
          <w:lang w:val="en-US"/>
        </w:rPr>
        <w:t>.</w:t>
      </w:r>
    </w:p>
    <w:p w14:paraId="18D00A55" w14:textId="1F239A97" w:rsidR="00647A4E" w:rsidRDefault="00775E78" w:rsidP="00775E78">
      <w:pPr>
        <w:pStyle w:val="ListParagraph"/>
        <w:spacing w:after="0" w:line="240" w:lineRule="auto"/>
        <w:ind w:left="0"/>
        <w:jc w:val="both"/>
        <w:rPr>
          <w:sz w:val="24"/>
          <w:szCs w:val="24"/>
          <w:lang w:val="en-US"/>
        </w:rPr>
      </w:pPr>
      <w:r w:rsidRPr="00775E78">
        <w:rPr>
          <w:sz w:val="24"/>
          <w:szCs w:val="24"/>
          <w:lang w:val="en-US"/>
        </w:rPr>
        <w:t>Dataset with measured reflectance of only the chosen variables was saved in “</w:t>
      </w:r>
      <w:proofErr w:type="spellStart"/>
      <w:r w:rsidRPr="00775E78">
        <w:rPr>
          <w:sz w:val="24"/>
          <w:szCs w:val="24"/>
          <w:lang w:val="en-US"/>
        </w:rPr>
        <w:t>CovSelTrain</w:t>
      </w:r>
      <w:proofErr w:type="spellEnd"/>
      <w:r w:rsidRPr="00775E78">
        <w:rPr>
          <w:sz w:val="24"/>
          <w:szCs w:val="24"/>
          <w:lang w:val="en-US"/>
        </w:rPr>
        <w:t xml:space="preserve">". The same </w:t>
      </w:r>
      <w:proofErr w:type="spellStart"/>
      <w:r w:rsidRPr="00775E78">
        <w:rPr>
          <w:sz w:val="24"/>
          <w:szCs w:val="24"/>
          <w:lang w:val="en-US"/>
        </w:rPr>
        <w:t>ivs</w:t>
      </w:r>
      <w:proofErr w:type="spellEnd"/>
      <w:r w:rsidRPr="00775E78">
        <w:rPr>
          <w:sz w:val="24"/>
          <w:szCs w:val="24"/>
          <w:lang w:val="en-US"/>
        </w:rPr>
        <w:t xml:space="preserve"> were selected from the Test Set,</w:t>
      </w:r>
      <w:r w:rsidR="0090029E">
        <w:rPr>
          <w:sz w:val="24"/>
          <w:szCs w:val="24"/>
          <w:lang w:val="en-US"/>
        </w:rPr>
        <w:t xml:space="preserve"> </w:t>
      </w:r>
      <w:r w:rsidRPr="00775E78">
        <w:rPr>
          <w:sz w:val="24"/>
          <w:szCs w:val="24"/>
          <w:lang w:val="en-US"/>
        </w:rPr>
        <w:t>and saved in “</w:t>
      </w:r>
      <w:proofErr w:type="spellStart"/>
      <w:r w:rsidRPr="00775E78">
        <w:rPr>
          <w:sz w:val="24"/>
          <w:szCs w:val="24"/>
          <w:lang w:val="en-US"/>
        </w:rPr>
        <w:t>CovSelTest</w:t>
      </w:r>
      <w:proofErr w:type="spellEnd"/>
      <w:r w:rsidRPr="00775E78">
        <w:rPr>
          <w:sz w:val="24"/>
          <w:szCs w:val="24"/>
          <w:lang w:val="en-US"/>
        </w:rPr>
        <w:t>".</w:t>
      </w:r>
    </w:p>
    <w:p w14:paraId="376C8B47" w14:textId="77777777" w:rsidR="0038173C" w:rsidRDefault="0038173C" w:rsidP="00775E78">
      <w:pPr>
        <w:pStyle w:val="ListParagraph"/>
        <w:spacing w:after="0" w:line="240" w:lineRule="auto"/>
        <w:ind w:left="0"/>
        <w:jc w:val="both"/>
        <w:rPr>
          <w:sz w:val="24"/>
          <w:szCs w:val="24"/>
          <w:lang w:val="en-US"/>
        </w:rPr>
      </w:pPr>
    </w:p>
    <w:p w14:paraId="3D900E47" w14:textId="7C46EF57" w:rsidR="00FA6EAF" w:rsidRPr="00A20962" w:rsidDel="00741EE5" w:rsidRDefault="00CE53A3" w:rsidP="00FA6EAF">
      <w:pPr>
        <w:jc w:val="both"/>
        <w:rPr>
          <w:del w:id="105" w:author="Bertotto, Mercedes" w:date="2024-01-30T09:24:00Z"/>
          <w:sz w:val="24"/>
          <w:szCs w:val="24"/>
          <w:lang w:val="en-US"/>
        </w:rPr>
      </w:pPr>
      <w:r>
        <w:rPr>
          <w:sz w:val="24"/>
          <w:szCs w:val="24"/>
          <w:lang w:val="en-US"/>
        </w:rPr>
        <w:t>f)</w:t>
      </w:r>
      <w:r w:rsidR="00FA6EAF" w:rsidRPr="00A20962">
        <w:rPr>
          <w:sz w:val="24"/>
          <w:szCs w:val="24"/>
          <w:lang w:val="en-US"/>
        </w:rPr>
        <w:t xml:space="preserve"> </w:t>
      </w:r>
      <w:r>
        <w:rPr>
          <w:sz w:val="24"/>
          <w:szCs w:val="24"/>
          <w:lang w:val="en-US"/>
        </w:rPr>
        <w:t xml:space="preserve">Calibration and validation of PLSDA </w:t>
      </w:r>
      <w:proofErr w:type="spellStart"/>
      <w:r>
        <w:rPr>
          <w:sz w:val="24"/>
          <w:szCs w:val="24"/>
          <w:lang w:val="en-US"/>
        </w:rPr>
        <w:t>models</w:t>
      </w:r>
    </w:p>
    <w:p w14:paraId="4ABD7773" w14:textId="77777777" w:rsidR="00FA6EAF" w:rsidRPr="00741EE5" w:rsidDel="00741EE5" w:rsidRDefault="00FA6EAF" w:rsidP="00741EE5">
      <w:pPr>
        <w:jc w:val="both"/>
        <w:rPr>
          <w:del w:id="106" w:author="Bertotto, Mercedes" w:date="2024-01-30T09:24:00Z"/>
          <w:sz w:val="24"/>
          <w:szCs w:val="24"/>
          <w:lang w:val="en-US"/>
        </w:rPr>
      </w:pPr>
    </w:p>
    <w:p w14:paraId="67052EB0" w14:textId="6BE20E23" w:rsidR="00775E78" w:rsidRDefault="00775E78" w:rsidP="00775E78">
      <w:pPr>
        <w:pStyle w:val="ListParagraph"/>
        <w:spacing w:after="0" w:line="240" w:lineRule="auto"/>
        <w:ind w:left="0"/>
        <w:jc w:val="both"/>
        <w:rPr>
          <w:sz w:val="24"/>
          <w:szCs w:val="24"/>
          <w:lang w:val="en-US"/>
        </w:rPr>
      </w:pPr>
      <w:r w:rsidRPr="00775E78">
        <w:rPr>
          <w:sz w:val="24"/>
          <w:szCs w:val="24"/>
          <w:lang w:val="en-US"/>
        </w:rPr>
        <w:t>The</w:t>
      </w:r>
      <w:proofErr w:type="spellEnd"/>
      <w:r w:rsidRPr="00775E78">
        <w:rPr>
          <w:sz w:val="24"/>
          <w:szCs w:val="24"/>
          <w:lang w:val="en-US"/>
        </w:rPr>
        <w:t xml:space="preserve"> selected variables as given by </w:t>
      </w:r>
      <w:proofErr w:type="spellStart"/>
      <w:r w:rsidRPr="00775E78">
        <w:rPr>
          <w:sz w:val="24"/>
          <w:szCs w:val="24"/>
          <w:lang w:val="en-US"/>
        </w:rPr>
        <w:t>CovSel</w:t>
      </w:r>
      <w:proofErr w:type="spellEnd"/>
      <w:r w:rsidRPr="00775E78">
        <w:rPr>
          <w:sz w:val="24"/>
          <w:szCs w:val="24"/>
          <w:lang w:val="en-US"/>
        </w:rPr>
        <w:t xml:space="preserve"> were then used as input of PLSDA.</w:t>
      </w:r>
    </w:p>
    <w:p w14:paraId="5DCD9E31" w14:textId="6296FE8F" w:rsidR="006D742F" w:rsidRDefault="00A24718" w:rsidP="00775E78">
      <w:pPr>
        <w:pStyle w:val="ListParagraph"/>
        <w:spacing w:after="0" w:line="240" w:lineRule="auto"/>
        <w:ind w:left="0"/>
        <w:jc w:val="both"/>
        <w:rPr>
          <w:ins w:id="107" w:author="Bertotto, Mercedes" w:date="2024-01-30T09:23:00Z"/>
          <w:sz w:val="24"/>
          <w:szCs w:val="24"/>
          <w:lang w:val="en-US"/>
        </w:rPr>
      </w:pPr>
      <w:r w:rsidRPr="2EABC22C">
        <w:rPr>
          <w:sz w:val="24"/>
          <w:szCs w:val="24"/>
          <w:lang w:val="en-US"/>
        </w:rPr>
        <w:t xml:space="preserve">The </w:t>
      </w:r>
      <w:r w:rsidR="007A312E" w:rsidRPr="2EABC22C">
        <w:rPr>
          <w:sz w:val="24"/>
          <w:szCs w:val="24"/>
          <w:lang w:val="en-US"/>
        </w:rPr>
        <w:t>T</w:t>
      </w:r>
      <w:r w:rsidRPr="2EABC22C">
        <w:rPr>
          <w:sz w:val="24"/>
          <w:szCs w:val="24"/>
          <w:lang w:val="en-US"/>
        </w:rPr>
        <w:t>raining set was spli</w:t>
      </w:r>
      <w:r w:rsidR="00B17E98" w:rsidRPr="2EABC22C">
        <w:rPr>
          <w:sz w:val="24"/>
          <w:szCs w:val="24"/>
          <w:lang w:val="en-US"/>
        </w:rPr>
        <w:t xml:space="preserve">t </w:t>
      </w:r>
      <w:r w:rsidRPr="2EABC22C">
        <w:rPr>
          <w:sz w:val="24"/>
          <w:szCs w:val="24"/>
          <w:lang w:val="en-US"/>
        </w:rPr>
        <w:t>again</w:t>
      </w:r>
      <w:r w:rsidR="006D742F" w:rsidRPr="2EABC22C">
        <w:rPr>
          <w:sz w:val="24"/>
          <w:szCs w:val="24"/>
          <w:lang w:val="en-US"/>
        </w:rPr>
        <w:t xml:space="preserve">, </w:t>
      </w:r>
      <w:r w:rsidRPr="2EABC22C">
        <w:rPr>
          <w:sz w:val="24"/>
          <w:szCs w:val="24"/>
          <w:lang w:val="en-US"/>
        </w:rPr>
        <w:t xml:space="preserve">into </w:t>
      </w:r>
      <w:r w:rsidR="00B06E10" w:rsidRPr="2EABC22C">
        <w:rPr>
          <w:sz w:val="24"/>
          <w:szCs w:val="24"/>
          <w:lang w:val="en-US"/>
        </w:rPr>
        <w:t>Validation</w:t>
      </w:r>
      <w:r w:rsidR="67302E05" w:rsidRPr="2EABC22C">
        <w:rPr>
          <w:sz w:val="24"/>
          <w:szCs w:val="24"/>
          <w:lang w:val="en-US"/>
        </w:rPr>
        <w:t xml:space="preserve"> (70%)</w:t>
      </w:r>
      <w:r w:rsidRPr="2EABC22C">
        <w:rPr>
          <w:sz w:val="24"/>
          <w:szCs w:val="24"/>
          <w:lang w:val="en-US"/>
        </w:rPr>
        <w:t xml:space="preserve"> and </w:t>
      </w:r>
      <w:r w:rsidR="00B06E10" w:rsidRPr="2EABC22C">
        <w:rPr>
          <w:sz w:val="24"/>
          <w:szCs w:val="24"/>
          <w:lang w:val="en-US"/>
        </w:rPr>
        <w:t>T</w:t>
      </w:r>
      <w:r w:rsidRPr="2EABC22C">
        <w:rPr>
          <w:sz w:val="24"/>
          <w:szCs w:val="24"/>
          <w:lang w:val="en-US"/>
        </w:rPr>
        <w:t>uning</w:t>
      </w:r>
      <w:r w:rsidR="1426B613" w:rsidRPr="2EABC22C">
        <w:rPr>
          <w:sz w:val="24"/>
          <w:szCs w:val="24"/>
          <w:lang w:val="en-US"/>
        </w:rPr>
        <w:t xml:space="preserve"> (30%)</w:t>
      </w:r>
      <w:r w:rsidR="231FB31B" w:rsidRPr="2EABC22C">
        <w:rPr>
          <w:sz w:val="24"/>
          <w:szCs w:val="24"/>
          <w:lang w:val="en-US"/>
        </w:rPr>
        <w:t>,</w:t>
      </w:r>
      <w:r w:rsidR="5FD8C57B" w:rsidRPr="2EABC22C">
        <w:rPr>
          <w:sz w:val="24"/>
          <w:szCs w:val="24"/>
          <w:lang w:val="en-US"/>
        </w:rPr>
        <w:t xml:space="preserve"> randomly</w:t>
      </w:r>
      <w:r w:rsidR="13D7D2E3" w:rsidRPr="2EABC22C">
        <w:rPr>
          <w:sz w:val="24"/>
          <w:szCs w:val="24"/>
          <w:lang w:val="en-US"/>
        </w:rPr>
        <w:t>.</w:t>
      </w:r>
      <w:r w:rsidR="00D40127" w:rsidRPr="2EABC22C">
        <w:rPr>
          <w:sz w:val="24"/>
          <w:szCs w:val="24"/>
          <w:lang w:val="en-US"/>
        </w:rPr>
        <w:t xml:space="preserve"> </w:t>
      </w:r>
      <w:commentRangeStart w:id="108"/>
      <w:commentRangeStart w:id="109"/>
      <w:r w:rsidR="00D40127" w:rsidRPr="2EABC22C">
        <w:rPr>
          <w:sz w:val="24"/>
          <w:szCs w:val="24"/>
          <w:lang w:val="en-US"/>
        </w:rPr>
        <w:t xml:space="preserve">Different </w:t>
      </w:r>
      <w:commentRangeEnd w:id="108"/>
      <w:r>
        <w:rPr>
          <w:rStyle w:val="CommentReference"/>
        </w:rPr>
        <w:commentReference w:id="108"/>
      </w:r>
      <w:commentRangeEnd w:id="109"/>
      <w:r>
        <w:rPr>
          <w:rStyle w:val="CommentReference"/>
        </w:rPr>
        <w:commentReference w:id="109"/>
      </w:r>
      <w:r w:rsidR="00D40127" w:rsidRPr="2EABC22C">
        <w:rPr>
          <w:sz w:val="24"/>
          <w:szCs w:val="24"/>
          <w:lang w:val="en-US"/>
        </w:rPr>
        <w:t xml:space="preserve">models with different number of Latent Variables (LVs) </w:t>
      </w:r>
      <w:r w:rsidR="00D40127" w:rsidRPr="2EABC22C">
        <w:rPr>
          <w:sz w:val="24"/>
          <w:szCs w:val="24"/>
          <w:lang w:val="en-US"/>
        </w:rPr>
        <w:lastRenderedPageBreak/>
        <w:t xml:space="preserve">were calibrated in Validation </w:t>
      </w:r>
      <w:r w:rsidR="00775E78">
        <w:rPr>
          <w:sz w:val="24"/>
          <w:szCs w:val="24"/>
          <w:lang w:val="en-US"/>
        </w:rPr>
        <w:t>s</w:t>
      </w:r>
      <w:r w:rsidR="00D40127" w:rsidRPr="2EABC22C">
        <w:rPr>
          <w:sz w:val="24"/>
          <w:szCs w:val="24"/>
          <w:lang w:val="en-US"/>
        </w:rPr>
        <w:t xml:space="preserve">et and tested in the Tuning set. </w:t>
      </w:r>
      <w:r w:rsidR="00EC7704" w:rsidRPr="2EABC22C">
        <w:rPr>
          <w:sz w:val="24"/>
          <w:szCs w:val="24"/>
          <w:lang w:val="en-US"/>
        </w:rPr>
        <w:t>The number</w:t>
      </w:r>
      <w:r w:rsidR="00C60845">
        <w:rPr>
          <w:sz w:val="24"/>
          <w:szCs w:val="24"/>
          <w:lang w:val="en-US"/>
        </w:rPr>
        <w:t xml:space="preserve"> of </w:t>
      </w:r>
      <w:r w:rsidR="00EC7704" w:rsidRPr="2EABC22C">
        <w:rPr>
          <w:sz w:val="24"/>
          <w:szCs w:val="24"/>
          <w:lang w:val="en-US"/>
        </w:rPr>
        <w:t>LVs</w:t>
      </w:r>
      <w:r w:rsidR="00C60845">
        <w:rPr>
          <w:sz w:val="24"/>
          <w:szCs w:val="24"/>
          <w:lang w:val="en-US"/>
        </w:rPr>
        <w:t xml:space="preserve"> </w:t>
      </w:r>
      <w:r w:rsidR="00EC7704" w:rsidRPr="2EABC22C">
        <w:rPr>
          <w:sz w:val="24"/>
          <w:szCs w:val="24"/>
          <w:lang w:val="en-US"/>
        </w:rPr>
        <w:t xml:space="preserve">was selected </w:t>
      </w:r>
      <w:r w:rsidR="00F07F67" w:rsidRPr="2EABC22C">
        <w:rPr>
          <w:sz w:val="24"/>
          <w:szCs w:val="24"/>
          <w:lang w:val="en-US"/>
        </w:rPr>
        <w:t>according to the model that showed the lowe</w:t>
      </w:r>
      <w:r w:rsidR="0049691C" w:rsidRPr="2EABC22C">
        <w:rPr>
          <w:sz w:val="24"/>
          <w:szCs w:val="24"/>
          <w:lang w:val="en-US"/>
        </w:rPr>
        <w:t>st</w:t>
      </w:r>
      <w:r w:rsidR="00F07F67" w:rsidRPr="2EABC22C">
        <w:rPr>
          <w:sz w:val="24"/>
          <w:szCs w:val="24"/>
          <w:lang w:val="en-US"/>
        </w:rPr>
        <w:t xml:space="preserve"> prediction error</w:t>
      </w:r>
      <w:r w:rsidR="00775E78">
        <w:rPr>
          <w:sz w:val="24"/>
          <w:szCs w:val="24"/>
          <w:lang w:val="en-US"/>
        </w:rPr>
        <w:t xml:space="preserve"> in the Tuning set.</w:t>
      </w:r>
    </w:p>
    <w:p w14:paraId="55B093C8" w14:textId="77777777" w:rsidR="00741EE5" w:rsidRDefault="00741EE5" w:rsidP="00775E78">
      <w:pPr>
        <w:pStyle w:val="ListParagraph"/>
        <w:spacing w:after="0" w:line="240" w:lineRule="auto"/>
        <w:ind w:left="0"/>
        <w:jc w:val="both"/>
        <w:rPr>
          <w:sz w:val="24"/>
          <w:szCs w:val="24"/>
          <w:lang w:val="en-US"/>
        </w:rPr>
      </w:pPr>
    </w:p>
    <w:p w14:paraId="2E5EA5F9" w14:textId="77777777" w:rsidR="00775E78" w:rsidRDefault="00775E78">
      <w:pPr>
        <w:pStyle w:val="ListParagraph"/>
        <w:spacing w:after="0" w:line="240" w:lineRule="auto"/>
        <w:ind w:left="0"/>
        <w:jc w:val="both"/>
        <w:rPr>
          <w:sz w:val="24"/>
          <w:szCs w:val="24"/>
          <w:lang w:val="en-US"/>
        </w:rPr>
      </w:pPr>
      <w:r w:rsidRPr="59A009FC">
        <w:rPr>
          <w:sz w:val="24"/>
          <w:szCs w:val="24"/>
          <w:lang w:val="en-US"/>
        </w:rPr>
        <w:t>The PLSDA model, already optimized for the number of latent variables, was tested in “</w:t>
      </w:r>
      <w:proofErr w:type="spellStart"/>
      <w:r w:rsidRPr="59A009FC">
        <w:rPr>
          <w:sz w:val="24"/>
          <w:szCs w:val="24"/>
          <w:lang w:val="en-US"/>
        </w:rPr>
        <w:t>CovSelTest</w:t>
      </w:r>
      <w:proofErr w:type="spellEnd"/>
      <w:r w:rsidRPr="59A009FC">
        <w:rPr>
          <w:sz w:val="24"/>
          <w:szCs w:val="24"/>
          <w:lang w:val="en-US"/>
        </w:rPr>
        <w:t>”, and classification parameters were obtained.</w:t>
      </w:r>
    </w:p>
    <w:p w14:paraId="68B6DB18" w14:textId="77777777" w:rsidR="002A3536" w:rsidRDefault="002A3536">
      <w:pPr>
        <w:pStyle w:val="ListParagraph"/>
        <w:spacing w:after="0" w:line="240" w:lineRule="auto"/>
        <w:ind w:left="0"/>
        <w:jc w:val="both"/>
        <w:rPr>
          <w:sz w:val="24"/>
          <w:szCs w:val="24"/>
          <w:lang w:val="en-US"/>
        </w:rPr>
      </w:pPr>
    </w:p>
    <w:p w14:paraId="6907DA43" w14:textId="7CB8FE9F" w:rsidR="002A3536" w:rsidRPr="00A20962" w:rsidRDefault="00A42329" w:rsidP="002A3536">
      <w:pPr>
        <w:jc w:val="both"/>
        <w:rPr>
          <w:sz w:val="24"/>
          <w:szCs w:val="24"/>
          <w:lang w:val="en-US"/>
        </w:rPr>
      </w:pPr>
      <w:r>
        <w:rPr>
          <w:sz w:val="24"/>
          <w:szCs w:val="24"/>
          <w:lang w:val="en-US"/>
        </w:rPr>
        <w:t>g</w:t>
      </w:r>
      <w:r w:rsidR="002A3536">
        <w:rPr>
          <w:sz w:val="24"/>
          <w:szCs w:val="24"/>
          <w:lang w:val="en-US"/>
        </w:rPr>
        <w:t>)</w:t>
      </w:r>
      <w:r>
        <w:rPr>
          <w:sz w:val="24"/>
          <w:szCs w:val="24"/>
          <w:lang w:val="en-US"/>
        </w:rPr>
        <w:t xml:space="preserve"> </w:t>
      </w:r>
      <w:r w:rsidR="002A3536">
        <w:rPr>
          <w:sz w:val="24"/>
          <w:szCs w:val="24"/>
          <w:lang w:val="en-US"/>
        </w:rPr>
        <w:t xml:space="preserve">Evaluation </w:t>
      </w:r>
      <w:r>
        <w:rPr>
          <w:sz w:val="24"/>
          <w:szCs w:val="24"/>
          <w:lang w:val="en-US"/>
        </w:rPr>
        <w:t>of results</w:t>
      </w:r>
    </w:p>
    <w:p w14:paraId="06BCCCE1" w14:textId="09CF1625" w:rsidR="13A251B7" w:rsidRDefault="13A251B7" w:rsidP="00775E78">
      <w:pPr>
        <w:pStyle w:val="ListParagraph"/>
        <w:spacing w:line="240" w:lineRule="auto"/>
        <w:ind w:left="0"/>
        <w:jc w:val="both"/>
        <w:rPr>
          <w:sz w:val="24"/>
          <w:szCs w:val="24"/>
          <w:lang w:val="en-US"/>
        </w:rPr>
      </w:pPr>
    </w:p>
    <w:p w14:paraId="4DA01F36" w14:textId="5320DF9F" w:rsidR="00033321" w:rsidRPr="00326D37" w:rsidRDefault="0D82903C" w:rsidP="00121335">
      <w:pPr>
        <w:pStyle w:val="ListParagraph"/>
        <w:spacing w:after="0" w:line="240" w:lineRule="auto"/>
        <w:ind w:left="0"/>
        <w:jc w:val="both"/>
        <w:rPr>
          <w:b/>
          <w:bCs/>
          <w:color w:val="FF0000"/>
          <w:sz w:val="24"/>
          <w:szCs w:val="24"/>
          <w:lang w:val="en-US"/>
        </w:rPr>
      </w:pPr>
      <w:r w:rsidRPr="73083DBA">
        <w:rPr>
          <w:sz w:val="24"/>
          <w:szCs w:val="24"/>
          <w:lang w:val="en-US"/>
        </w:rPr>
        <w:t xml:space="preserve">In this study, 10 parameters were used to evaluate the results: </w:t>
      </w:r>
      <w:r w:rsidR="7A8DA4FC" w:rsidRPr="73083DBA">
        <w:rPr>
          <w:sz w:val="24"/>
          <w:szCs w:val="24"/>
          <w:lang w:val="en-US"/>
        </w:rPr>
        <w:t>S</w:t>
      </w:r>
      <w:r w:rsidRPr="73083DBA">
        <w:rPr>
          <w:sz w:val="24"/>
          <w:szCs w:val="24"/>
          <w:lang w:val="en-US"/>
        </w:rPr>
        <w:t xml:space="preserve">ensitivity, </w:t>
      </w:r>
      <w:r w:rsidR="1D7AC2DF" w:rsidRPr="73083DBA">
        <w:rPr>
          <w:sz w:val="24"/>
          <w:szCs w:val="24"/>
          <w:lang w:val="en-US"/>
        </w:rPr>
        <w:t>S</w:t>
      </w:r>
      <w:r w:rsidRPr="73083DBA">
        <w:rPr>
          <w:sz w:val="24"/>
          <w:szCs w:val="24"/>
          <w:lang w:val="en-US"/>
        </w:rPr>
        <w:t xml:space="preserve">pecificity, </w:t>
      </w:r>
      <w:r w:rsidR="5B893790" w:rsidRPr="73083DBA">
        <w:rPr>
          <w:sz w:val="24"/>
          <w:szCs w:val="24"/>
          <w:lang w:val="en-US"/>
        </w:rPr>
        <w:t>P</w:t>
      </w:r>
      <w:r w:rsidRPr="73083DBA">
        <w:rPr>
          <w:sz w:val="24"/>
          <w:szCs w:val="24"/>
          <w:lang w:val="en-US"/>
        </w:rPr>
        <w:t xml:space="preserve">recision, </w:t>
      </w:r>
      <w:r w:rsidR="0BD0C77E" w:rsidRPr="73083DBA">
        <w:rPr>
          <w:sz w:val="24"/>
          <w:szCs w:val="24"/>
          <w:lang w:val="en-US"/>
        </w:rPr>
        <w:t>A</w:t>
      </w:r>
      <w:r w:rsidRPr="73083DBA">
        <w:rPr>
          <w:sz w:val="24"/>
          <w:szCs w:val="24"/>
          <w:lang w:val="en-US"/>
        </w:rPr>
        <w:t xml:space="preserve">ccuracy and </w:t>
      </w:r>
      <w:r w:rsidR="3A63F841" w:rsidRPr="73083DBA">
        <w:rPr>
          <w:sz w:val="24"/>
          <w:szCs w:val="24"/>
          <w:lang w:val="en-US"/>
        </w:rPr>
        <w:t>B</w:t>
      </w:r>
      <w:r w:rsidRPr="73083DBA">
        <w:rPr>
          <w:sz w:val="24"/>
          <w:szCs w:val="24"/>
          <w:lang w:val="en-US"/>
        </w:rPr>
        <w:t xml:space="preserve">alanced </w:t>
      </w:r>
      <w:r w:rsidR="6A127237" w:rsidRPr="73083DBA">
        <w:rPr>
          <w:sz w:val="24"/>
          <w:szCs w:val="24"/>
          <w:lang w:val="en-US"/>
        </w:rPr>
        <w:t>A</w:t>
      </w:r>
      <w:r w:rsidRPr="73083DBA">
        <w:rPr>
          <w:sz w:val="24"/>
          <w:szCs w:val="24"/>
          <w:lang w:val="en-US"/>
        </w:rPr>
        <w:t>ccuracy</w:t>
      </w:r>
      <w:r w:rsidR="30AA396D" w:rsidRPr="73083DBA">
        <w:rPr>
          <w:sz w:val="24"/>
          <w:szCs w:val="24"/>
          <w:lang w:val="en-US"/>
        </w:rPr>
        <w:t>, Geometric mean, F-measure, Youden index, Positive likelihood ra</w:t>
      </w:r>
      <w:r w:rsidR="009B4B14">
        <w:rPr>
          <w:sz w:val="24"/>
          <w:szCs w:val="24"/>
          <w:lang w:val="en-US"/>
        </w:rPr>
        <w:t>t</w:t>
      </w:r>
      <w:r w:rsidR="30AA396D" w:rsidRPr="73083DBA">
        <w:rPr>
          <w:sz w:val="24"/>
          <w:szCs w:val="24"/>
          <w:lang w:val="en-US"/>
        </w:rPr>
        <w:t>io,</w:t>
      </w:r>
      <w:r w:rsidR="00F323AD">
        <w:rPr>
          <w:sz w:val="24"/>
          <w:szCs w:val="24"/>
          <w:lang w:val="en-US"/>
        </w:rPr>
        <w:t xml:space="preserve"> and</w:t>
      </w:r>
      <w:r w:rsidR="30AA396D" w:rsidRPr="73083DBA">
        <w:rPr>
          <w:sz w:val="24"/>
          <w:szCs w:val="24"/>
          <w:lang w:val="en-US"/>
        </w:rPr>
        <w:t xml:space="preserve"> Negative likelihood ratio</w:t>
      </w:r>
      <w:r w:rsidRPr="73083DBA">
        <w:rPr>
          <w:sz w:val="24"/>
          <w:szCs w:val="24"/>
          <w:lang w:val="en-US"/>
        </w:rPr>
        <w:t>.</w:t>
      </w:r>
      <w:r w:rsidR="1084CE68" w:rsidRPr="73083DBA">
        <w:rPr>
          <w:sz w:val="24"/>
          <w:szCs w:val="24"/>
          <w:lang w:val="en-US"/>
        </w:rPr>
        <w:t xml:space="preserve"> </w:t>
      </w:r>
      <w:r w:rsidR="55C10D7C" w:rsidRPr="73083DBA">
        <w:rPr>
          <w:sz w:val="24"/>
          <w:szCs w:val="24"/>
          <w:lang w:val="en-US"/>
        </w:rPr>
        <w:t xml:space="preserve">These are explained in detail in previous publications </w:t>
      </w:r>
      <w:r w:rsidR="16296825" w:rsidRPr="13A251B7">
        <w:rPr>
          <w:sz w:val="24"/>
          <w:szCs w:val="24"/>
          <w:lang w:val="en-US"/>
        </w:rPr>
        <w:t>and shown in Table</w:t>
      </w:r>
      <w:r w:rsidR="00121335">
        <w:rPr>
          <w:sz w:val="24"/>
          <w:szCs w:val="24"/>
          <w:lang w:val="en-US"/>
        </w:rPr>
        <w:t xml:space="preserve"> 3</w:t>
      </w:r>
      <w:r w:rsidR="4F5206C3" w:rsidRPr="13A251B7">
        <w:rPr>
          <w:sz w:val="24"/>
          <w:szCs w:val="24"/>
          <w:lang w:val="en-US"/>
        </w:rPr>
        <w:t>.</w:t>
      </w:r>
      <w:r w:rsidR="00D92DC4">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&lt;EndNote&gt;&lt;Cite&gt;&lt;Author&gt;Akosa&lt;/Author&gt;&lt;Year&gt;2017&lt;/Year&gt;&lt;RecNum&gt;31&lt;/RecNum&gt;&lt;DisplayText&gt;(50, 51)&lt;/DisplayText&gt;&lt;record&gt;&lt;rec-number&gt;31&lt;/rec-number&gt;&lt;foreign-keys&gt;&lt;key app="EN" db-id="ws9rdx2wn0xd03eresrvdse5d5dp5rap0a09" timestamp="1701937814"&gt;31&lt;/key&gt;&lt;/foreign-keys&gt;&lt;ref-type name="Report"&gt;27&lt;/ref-type&gt;&lt;contributors&gt;&lt;authors&gt;&lt;author&gt;Josephine S Akosa&lt;/author&gt;&lt;/authors&gt;&lt;/contributors&gt;&lt;titles&gt;&lt;title&gt;Predictive Accuracy: A Misleading Performance Measure for Highly Imbalanced Data&lt;/title&gt;&lt;/titles&gt;&lt;dates&gt;&lt;year&gt;2017&lt;/year&gt;&lt;/dates&gt;&lt;publisher&gt;Oklahoma State University&lt;/publisher&gt;&lt;urls&gt;&lt;related-urls&gt;&lt;url&gt;https://support.sas.com/resources/papers/proceedings17/0942-2017.pdf&lt;/url&gt;&lt;/related-urls&gt;&lt;/urls&gt;&lt;electronic-resource-num&gt;http://statistician.wixsite.com/josephine-akosa&lt;/electronic-resource-num&gt;&lt;/record&gt;&lt;/Cite&gt;&lt;Cite&gt;&lt;Author&gt;C. Luz&lt;/Author&gt;&lt;Year&gt;2020&lt;/Year&gt;&lt;RecNum&gt;3&lt;/RecNum&gt;&lt;record&gt;&lt;rec-number&gt;3&lt;/rec-number&gt;&lt;foreign-keys&gt;&lt;key app="EN" db-id="ws9rdx2wn0xd03eresrvdse5d5dp5rap0a09" timestamp="1694695941"&gt;3&lt;/key&gt;&lt;/foreign-keys&gt;&lt;ref-type name="Journal Article"&gt;17&lt;/ref-type&gt;&lt;contributors&gt;&lt;authors&gt;&lt;author&gt;C. Luz, V. D&amp;apos;Opazo, J.M. Quiles, R. Romano, J. Mañes, G. Meca &lt;/author&gt;&lt;/authors&gt;&lt;/contributors&gt;&lt;titles&gt;&lt;title&gt;Biopreservation of tomatoes using fermented media by lactic acid bacteria&lt;/title&gt;&lt;/titles&gt;&lt;volume&gt;130&lt;/volume&gt;&lt;dates&gt;&lt;year&gt;2020&lt;/year&gt;&lt;/dates&gt;&lt;urls&gt;&lt;/urls&gt;&lt;electronic-resource-num&gt;https://doi.org/10.1016/j.lwt.2020.109618&lt;/electronic-resource-num&gt;&lt;/record&gt;&lt;/Cite&gt;&lt;/EndNote&gt;</w:instrText>
      </w:r>
      <w:r w:rsidR="00D92DC4">
        <w:rPr>
          <w:color w:val="FF0000"/>
          <w:sz w:val="24"/>
          <w:szCs w:val="24"/>
          <w:vertAlign w:val="superscript"/>
          <w:lang w:val="en-US"/>
        </w:rPr>
        <w:fldChar w:fldCharType="separate"/>
      </w:r>
      <w:r w:rsidR="002F2BBA">
        <w:rPr>
          <w:noProof/>
          <w:color w:val="FF0000"/>
          <w:sz w:val="24"/>
          <w:szCs w:val="24"/>
          <w:vertAlign w:val="superscript"/>
          <w:lang w:val="en-US"/>
        </w:rPr>
        <w:t>(50, 51)</w:t>
      </w:r>
      <w:r w:rsidR="00D92DC4">
        <w:rPr>
          <w:color w:val="FF0000"/>
          <w:sz w:val="24"/>
          <w:szCs w:val="24"/>
          <w:vertAlign w:val="superscript"/>
          <w:lang w:val="en-US"/>
        </w:rPr>
        <w:fldChar w:fldCharType="end"/>
      </w:r>
      <w:r w:rsidR="4EA82BF1" w:rsidRPr="00022EBE">
        <w:rPr>
          <w:color w:val="FF0000"/>
          <w:sz w:val="24"/>
          <w:szCs w:val="24"/>
          <w:lang w:val="en-US"/>
        </w:rPr>
        <w:t xml:space="preserve"> </w:t>
      </w:r>
      <w:r w:rsidR="313D6AD1" w:rsidRPr="13A251B7">
        <w:rPr>
          <w:sz w:val="24"/>
          <w:szCs w:val="24"/>
          <w:lang w:val="en-US"/>
        </w:rPr>
        <w:t>The</w:t>
      </w:r>
      <w:r w:rsidR="02770EC9" w:rsidRPr="13A251B7">
        <w:rPr>
          <w:sz w:val="24"/>
          <w:szCs w:val="24"/>
          <w:lang w:val="en-US"/>
        </w:rPr>
        <w:t xml:space="preserve"> evaluation</w:t>
      </w:r>
      <w:r w:rsidR="5294DED7" w:rsidRPr="73083DBA">
        <w:rPr>
          <w:sz w:val="24"/>
          <w:szCs w:val="24"/>
          <w:lang w:val="en-US"/>
        </w:rPr>
        <w:t xml:space="preserve"> should consider all of them simultaneously, because e</w:t>
      </w:r>
      <w:r w:rsidRPr="73083DBA">
        <w:rPr>
          <w:sz w:val="24"/>
          <w:szCs w:val="24"/>
          <w:lang w:val="en-US"/>
        </w:rPr>
        <w:t>ach one of them takes into account different characteristics of the general discrimination effectiveness</w:t>
      </w:r>
      <w:r w:rsidR="09F59C51" w:rsidRPr="73083DBA">
        <w:rPr>
          <w:sz w:val="24"/>
          <w:szCs w:val="24"/>
          <w:lang w:val="en-US"/>
        </w:rPr>
        <w:t>.</w:t>
      </w:r>
      <w:r w:rsidR="00121335">
        <w:rPr>
          <w:b/>
          <w:bCs/>
          <w:color w:val="FF0000"/>
          <w:sz w:val="24"/>
          <w:szCs w:val="24"/>
          <w:lang w:val="en-US"/>
        </w:rPr>
        <w:t xml:space="preserve"> </w:t>
      </w:r>
    </w:p>
    <w:p w14:paraId="789B3387" w14:textId="77777777" w:rsidR="00F13D62" w:rsidRDefault="00F13D62" w:rsidP="13A251B7">
      <w:pPr>
        <w:pStyle w:val="ListParagraph"/>
        <w:spacing w:after="0" w:line="240" w:lineRule="auto"/>
        <w:ind w:left="0"/>
        <w:jc w:val="both"/>
        <w:rPr>
          <w:sz w:val="24"/>
          <w:szCs w:val="24"/>
          <w:lang w:val="en-US"/>
        </w:rPr>
      </w:pPr>
    </w:p>
    <w:p w14:paraId="6A1D53F6" w14:textId="18AD40D6" w:rsidR="0056496C" w:rsidRDefault="5A8FA286" w:rsidP="13A251B7">
      <w:pPr>
        <w:pStyle w:val="ListParagraph"/>
        <w:spacing w:after="0" w:line="240" w:lineRule="auto"/>
        <w:ind w:left="0"/>
        <w:jc w:val="both"/>
        <w:rPr>
          <w:sz w:val="24"/>
          <w:szCs w:val="24"/>
          <w:lang w:val="en-US"/>
        </w:rPr>
      </w:pPr>
      <w:r w:rsidRPr="00741EE5">
        <w:rPr>
          <w:b/>
          <w:bCs/>
          <w:sz w:val="18"/>
          <w:szCs w:val="18"/>
          <w:lang w:val="en-US"/>
        </w:rPr>
        <w:t>Table</w:t>
      </w:r>
      <w:r w:rsidR="00121335" w:rsidRPr="00741EE5">
        <w:rPr>
          <w:b/>
          <w:bCs/>
          <w:sz w:val="18"/>
          <w:szCs w:val="18"/>
          <w:lang w:val="en-US"/>
        </w:rPr>
        <w:t xml:space="preserve"> 3</w:t>
      </w:r>
      <w:r w:rsidRPr="00741EE5">
        <w:rPr>
          <w:b/>
          <w:bCs/>
          <w:sz w:val="18"/>
          <w:szCs w:val="18"/>
          <w:lang w:val="en-US"/>
        </w:rPr>
        <w:t>:</w:t>
      </w:r>
      <w:r w:rsidRPr="00775E78">
        <w:rPr>
          <w:sz w:val="18"/>
          <w:szCs w:val="18"/>
          <w:lang w:val="en-US"/>
        </w:rPr>
        <w:t xml:space="preserve"> </w:t>
      </w:r>
      <w:r w:rsidR="153FF59A" w:rsidRPr="00775E78">
        <w:rPr>
          <w:sz w:val="18"/>
          <w:szCs w:val="18"/>
          <w:lang w:val="en-US"/>
        </w:rPr>
        <w:t>Parameters commonly used to evaluate classification models. TN: True Pos</w:t>
      </w:r>
      <w:r w:rsidR="2430ECC3" w:rsidRPr="00775E78">
        <w:rPr>
          <w:sz w:val="18"/>
          <w:szCs w:val="18"/>
          <w:lang w:val="en-US"/>
        </w:rPr>
        <w:t>itives; TN: True Negatives; FN: False Negatives; FP: False Positives.</w:t>
      </w:r>
      <w:r w:rsidR="153FF59A" w:rsidRPr="00775E78">
        <w:rPr>
          <w:sz w:val="18"/>
          <w:szCs w:val="18"/>
          <w:lang w:val="en-US"/>
        </w:rPr>
        <w:t xml:space="preserve"> Source: </w:t>
      </w:r>
      <w:proofErr w:type="spellStart"/>
      <w:r w:rsidR="153FF59A" w:rsidRPr="00775E78">
        <w:rPr>
          <w:sz w:val="18"/>
          <w:szCs w:val="18"/>
          <w:lang w:val="en-US"/>
        </w:rPr>
        <w:t>Akosa</w:t>
      </w:r>
      <w:proofErr w:type="spellEnd"/>
      <w:r w:rsidR="153FF59A" w:rsidRPr="00775E78">
        <w:rPr>
          <w:sz w:val="18"/>
          <w:szCs w:val="18"/>
          <w:lang w:val="en-US"/>
        </w:rPr>
        <w:t>, 2017.</w:t>
      </w:r>
      <w:r w:rsidR="153FF59A" w:rsidRPr="13A251B7">
        <w:rPr>
          <w:sz w:val="24"/>
          <w:szCs w:val="24"/>
          <w:lang w:val="en-US"/>
        </w:rPr>
        <w:t xml:space="preserve"> </w:t>
      </w:r>
    </w:p>
    <w:p w14:paraId="15EC4DF6" w14:textId="2CECEEA3" w:rsidR="0056496C" w:rsidRDefault="0056496C" w:rsidP="13A251B7">
      <w:pPr>
        <w:pStyle w:val="ListParagraph"/>
        <w:spacing w:after="0" w:line="240" w:lineRule="auto"/>
        <w:ind w:left="0"/>
        <w:jc w:val="both"/>
        <w:rPr>
          <w:sz w:val="24"/>
          <w:szCs w:val="24"/>
          <w:lang w:val="en-US"/>
        </w:rPr>
      </w:pPr>
    </w:p>
    <w:tbl>
      <w:tblPr>
        <w:tblStyle w:val="TableGrid"/>
        <w:tblW w:w="0" w:type="auto"/>
        <w:tblLayout w:type="fixed"/>
        <w:tblLook w:val="06A0" w:firstRow="1" w:lastRow="0" w:firstColumn="1" w:lastColumn="0" w:noHBand="1" w:noVBand="1"/>
      </w:tblPr>
      <w:tblGrid>
        <w:gridCol w:w="4530"/>
        <w:gridCol w:w="4530"/>
      </w:tblGrid>
      <w:tr w:rsidR="13A251B7" w14:paraId="31ABEBD6" w14:textId="77777777" w:rsidTr="59A009FC">
        <w:trPr>
          <w:trHeight w:val="300"/>
        </w:trPr>
        <w:tc>
          <w:tcPr>
            <w:tcW w:w="4530" w:type="dxa"/>
          </w:tcPr>
          <w:p w14:paraId="216B6DFE" w14:textId="62A5604B" w:rsidR="453814F9" w:rsidRDefault="453814F9"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Measure</w:t>
            </w:r>
          </w:p>
        </w:tc>
        <w:tc>
          <w:tcPr>
            <w:tcW w:w="4530" w:type="dxa"/>
          </w:tcPr>
          <w:p w14:paraId="3650E3D2" w14:textId="3C742DD9" w:rsidR="09A621CD" w:rsidRDefault="09A621CD" w:rsidP="00775E78">
            <w:pPr>
              <w:pStyle w:val="ListParagraph"/>
              <w:rPr>
                <w:sz w:val="24"/>
                <w:szCs w:val="24"/>
                <w:lang w:val="en-US"/>
              </w:rPr>
            </w:pPr>
            <w:r w:rsidRPr="13A251B7">
              <w:rPr>
                <w:sz w:val="24"/>
                <w:szCs w:val="24"/>
                <w:lang w:val="en-US"/>
              </w:rPr>
              <w:t xml:space="preserve">        </w:t>
            </w:r>
            <w:r w:rsidR="79C812D3" w:rsidRPr="13A251B7">
              <w:rPr>
                <w:sz w:val="24"/>
                <w:szCs w:val="24"/>
                <w:lang w:val="en-US"/>
              </w:rPr>
              <w:t>Formula</w:t>
            </w:r>
          </w:p>
        </w:tc>
      </w:tr>
      <w:tr w:rsidR="13A251B7" w14:paraId="4F960A7B" w14:textId="77777777" w:rsidTr="59A009FC">
        <w:trPr>
          <w:trHeight w:val="300"/>
        </w:trPr>
        <w:tc>
          <w:tcPr>
            <w:tcW w:w="4530" w:type="dxa"/>
          </w:tcPr>
          <w:p w14:paraId="3919DAD8" w14:textId="3C87EB9D" w:rsidR="79C812D3" w:rsidRPr="00022EBE" w:rsidRDefault="79C812D3" w:rsidP="00775E78">
            <w:pPr>
              <w:pStyle w:val="ListParagraph"/>
              <w:rPr>
                <w:sz w:val="20"/>
                <w:szCs w:val="20"/>
                <w:lang w:val="en-US"/>
              </w:rPr>
            </w:pPr>
            <w:r w:rsidRPr="00022EBE">
              <w:rPr>
                <w:sz w:val="20"/>
                <w:szCs w:val="20"/>
                <w:lang w:val="en-US"/>
              </w:rPr>
              <w:t>Accuracy</w:t>
            </w:r>
          </w:p>
        </w:tc>
        <w:tc>
          <w:tcPr>
            <w:tcW w:w="4530" w:type="dxa"/>
          </w:tcPr>
          <w:p w14:paraId="218435AF" w14:textId="619EE2EF"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TP + TN</m:t>
                    </m:r>
                  </m:num>
                  <m:den>
                    <m:r>
                      <w:rPr>
                        <w:rFonts w:ascii="Cambria Math" w:hAnsi="Cambria Math"/>
                      </w:rPr>
                      <m:t>TP+TN+FP+FN</m:t>
                    </m:r>
                  </m:den>
                </m:f>
              </m:oMath>
            </m:oMathPara>
          </w:p>
        </w:tc>
      </w:tr>
      <w:tr w:rsidR="13A251B7" w14:paraId="76D57B11" w14:textId="77777777" w:rsidTr="59A009FC">
        <w:trPr>
          <w:trHeight w:val="300"/>
        </w:trPr>
        <w:tc>
          <w:tcPr>
            <w:tcW w:w="4530" w:type="dxa"/>
          </w:tcPr>
          <w:p w14:paraId="657EEDFB" w14:textId="1D09E1A5" w:rsidR="79C812D3" w:rsidRPr="00022EBE" w:rsidRDefault="79C812D3" w:rsidP="13A251B7">
            <w:pPr>
              <w:pStyle w:val="ListParagraph"/>
              <w:rPr>
                <w:sz w:val="20"/>
                <w:szCs w:val="20"/>
                <w:lang w:val="en-US"/>
              </w:rPr>
            </w:pPr>
            <w:r w:rsidRPr="00022EBE">
              <w:rPr>
                <w:sz w:val="20"/>
                <w:szCs w:val="20"/>
                <w:lang w:val="en-US"/>
              </w:rPr>
              <w:t>Misclas</w:t>
            </w:r>
            <w:r w:rsidR="000A20AD" w:rsidRPr="00022EBE">
              <w:rPr>
                <w:sz w:val="20"/>
                <w:szCs w:val="20"/>
                <w:lang w:val="en-US"/>
              </w:rPr>
              <w:t>s</w:t>
            </w:r>
            <w:r w:rsidRPr="00022EBE">
              <w:rPr>
                <w:sz w:val="20"/>
                <w:szCs w:val="20"/>
                <w:lang w:val="en-US"/>
              </w:rPr>
              <w:t>ification rate (1-Accuracy)</w:t>
            </w:r>
          </w:p>
        </w:tc>
        <w:tc>
          <w:tcPr>
            <w:tcW w:w="4530" w:type="dxa"/>
          </w:tcPr>
          <w:p w14:paraId="233F08D0" w14:textId="1958952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FP+FN</m:t>
                    </m:r>
                  </m:num>
                  <m:den>
                    <m:r>
                      <w:rPr>
                        <w:rFonts w:ascii="Cambria Math" w:hAnsi="Cambria Math"/>
                      </w:rPr>
                      <m:t>TP+TN+FP+FN</m:t>
                    </m:r>
                  </m:den>
                </m:f>
              </m:oMath>
            </m:oMathPara>
          </w:p>
        </w:tc>
      </w:tr>
      <w:tr w:rsidR="13A251B7" w14:paraId="52E94AD7" w14:textId="77777777" w:rsidTr="59A009FC">
        <w:trPr>
          <w:trHeight w:val="300"/>
        </w:trPr>
        <w:tc>
          <w:tcPr>
            <w:tcW w:w="4530" w:type="dxa"/>
          </w:tcPr>
          <w:p w14:paraId="55DC9C27" w14:textId="7CBDBC52" w:rsidR="79C812D3" w:rsidRPr="00022EBE" w:rsidRDefault="79C812D3" w:rsidP="13A251B7">
            <w:pPr>
              <w:pStyle w:val="ListParagraph"/>
              <w:rPr>
                <w:sz w:val="20"/>
                <w:szCs w:val="20"/>
                <w:lang w:val="en-US"/>
              </w:rPr>
            </w:pPr>
            <w:r w:rsidRPr="00022EBE">
              <w:rPr>
                <w:sz w:val="20"/>
                <w:szCs w:val="20"/>
                <w:lang w:val="en-US"/>
              </w:rPr>
              <w:t>Sensitivity (or Recall)</w:t>
            </w:r>
          </w:p>
        </w:tc>
        <w:tc>
          <w:tcPr>
            <w:tcW w:w="4530" w:type="dxa"/>
          </w:tcPr>
          <w:p w14:paraId="4C11FEC9" w14:textId="4633D512"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TP+FN</m:t>
                    </m:r>
                  </m:den>
                </m:f>
              </m:oMath>
            </m:oMathPara>
          </w:p>
        </w:tc>
      </w:tr>
      <w:tr w:rsidR="13A251B7" w14:paraId="32883B2E" w14:textId="77777777" w:rsidTr="59A009FC">
        <w:trPr>
          <w:trHeight w:val="300"/>
        </w:trPr>
        <w:tc>
          <w:tcPr>
            <w:tcW w:w="4530" w:type="dxa"/>
          </w:tcPr>
          <w:p w14:paraId="5F54FE20" w14:textId="37754127" w:rsidR="79C812D3" w:rsidRPr="00022EBE" w:rsidRDefault="79C812D3" w:rsidP="00775E78">
            <w:pPr>
              <w:pStyle w:val="ListParagraph"/>
              <w:rPr>
                <w:sz w:val="20"/>
                <w:szCs w:val="20"/>
                <w:lang w:val="en-US"/>
              </w:rPr>
            </w:pPr>
            <w:r w:rsidRPr="00022EBE">
              <w:rPr>
                <w:sz w:val="20"/>
                <w:szCs w:val="20"/>
                <w:lang w:val="en-US"/>
              </w:rPr>
              <w:t>Specificity</w:t>
            </w:r>
          </w:p>
        </w:tc>
        <w:tc>
          <w:tcPr>
            <w:tcW w:w="4530" w:type="dxa"/>
          </w:tcPr>
          <w:p w14:paraId="7B6EFCD0" w14:textId="3C4C1B61" w:rsidR="13A251B7" w:rsidRDefault="00000000" w:rsidP="59A009FC">
            <w:pPr>
              <w:pStyle w:val="ListParagraph"/>
              <w:rPr>
                <w:sz w:val="24"/>
                <w:szCs w:val="24"/>
                <w:lang w:val="en-US"/>
              </w:rPr>
            </w:pPr>
            <m:oMathPara>
              <m:oMath>
                <m:f>
                  <m:fPr>
                    <m:ctrlPr>
                      <w:rPr>
                        <w:rFonts w:ascii="Cambria Math" w:hAnsi="Cambria Math"/>
                      </w:rPr>
                    </m:ctrlPr>
                  </m:fPr>
                  <m:num>
                    <m:r>
                      <w:rPr>
                        <w:rFonts w:ascii="Cambria Math" w:hAnsi="Cambria Math"/>
                      </w:rPr>
                      <m:t>TN</m:t>
                    </m:r>
                  </m:num>
                  <m:den>
                    <m:r>
                      <w:rPr>
                        <w:rFonts w:ascii="Cambria Math" w:hAnsi="Cambria Math"/>
                      </w:rPr>
                      <m:t>TN+FP</m:t>
                    </m:r>
                  </m:den>
                </m:f>
              </m:oMath>
            </m:oMathPara>
          </w:p>
        </w:tc>
      </w:tr>
      <w:tr w:rsidR="13A251B7" w14:paraId="06C2A8CE" w14:textId="77777777" w:rsidTr="59A009FC">
        <w:trPr>
          <w:trHeight w:val="300"/>
        </w:trPr>
        <w:tc>
          <w:tcPr>
            <w:tcW w:w="4530" w:type="dxa"/>
          </w:tcPr>
          <w:p w14:paraId="74BA17A1" w14:textId="0E70582E" w:rsidR="79C812D3" w:rsidRPr="00022EBE" w:rsidRDefault="79C812D3" w:rsidP="00775E78">
            <w:pPr>
              <w:pStyle w:val="ListParagraph"/>
              <w:rPr>
                <w:sz w:val="20"/>
                <w:szCs w:val="20"/>
                <w:lang w:val="en-US"/>
              </w:rPr>
            </w:pPr>
            <w:r w:rsidRPr="00022EBE">
              <w:rPr>
                <w:sz w:val="20"/>
                <w:szCs w:val="20"/>
                <w:lang w:val="en-US"/>
              </w:rPr>
              <w:t>Precision</w:t>
            </w:r>
          </w:p>
        </w:tc>
        <w:tc>
          <w:tcPr>
            <w:tcW w:w="4530" w:type="dxa"/>
          </w:tcPr>
          <w:p w14:paraId="187B9D30" w14:textId="47924E69"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TP</m:t>
                    </m:r>
                  </m:num>
                  <m:den>
                    <m:r>
                      <w:rPr>
                        <w:rFonts w:ascii="Cambria Math" w:hAnsi="Cambria Math"/>
                      </w:rPr>
                      <m:t>TP+FP</m:t>
                    </m:r>
                  </m:den>
                </m:f>
              </m:oMath>
            </m:oMathPara>
          </w:p>
        </w:tc>
      </w:tr>
      <w:tr w:rsidR="13A251B7" w14:paraId="3499BC02" w14:textId="77777777" w:rsidTr="59A009FC">
        <w:trPr>
          <w:trHeight w:val="300"/>
        </w:trPr>
        <w:tc>
          <w:tcPr>
            <w:tcW w:w="4530" w:type="dxa"/>
          </w:tcPr>
          <w:p w14:paraId="3BBA63AF" w14:textId="2D6A5782" w:rsidR="79C812D3" w:rsidRPr="00022EBE" w:rsidRDefault="79C812D3" w:rsidP="00775E78">
            <w:pPr>
              <w:pStyle w:val="ListParagraph"/>
              <w:rPr>
                <w:sz w:val="20"/>
                <w:szCs w:val="20"/>
                <w:lang w:val="en-US"/>
              </w:rPr>
            </w:pPr>
            <w:r w:rsidRPr="00022EBE">
              <w:rPr>
                <w:sz w:val="20"/>
                <w:szCs w:val="20"/>
                <w:lang w:val="en-US"/>
              </w:rPr>
              <w:t>Balanced Accuracy (BA)</w:t>
            </w:r>
          </w:p>
        </w:tc>
        <w:tc>
          <w:tcPr>
            <w:tcW w:w="4530" w:type="dxa"/>
          </w:tcPr>
          <w:p w14:paraId="2F64F619" w14:textId="674CE287" w:rsidR="13A251B7" w:rsidRDefault="0004451A" w:rsidP="00775E78">
            <w:pPr>
              <w:pStyle w:val="ListParagraph"/>
              <w:rPr>
                <w:sz w:val="24"/>
                <w:szCs w:val="24"/>
                <w:lang w:val="en-US"/>
              </w:rPr>
            </w:pPr>
            <m:oMathPara>
              <m:oMath>
                <m:r>
                  <w:rPr>
                    <w:rFonts w:ascii="Cambria Math" w:hAnsi="Cambria Math"/>
                  </w:rPr>
                  <m:t>0.5⋅sensitivity⋅specificity </m:t>
                </m:r>
              </m:oMath>
            </m:oMathPara>
          </w:p>
        </w:tc>
      </w:tr>
      <w:tr w:rsidR="13A251B7" w14:paraId="6B47BDB2" w14:textId="77777777" w:rsidTr="59A009FC">
        <w:trPr>
          <w:trHeight w:val="300"/>
        </w:trPr>
        <w:tc>
          <w:tcPr>
            <w:tcW w:w="4530" w:type="dxa"/>
          </w:tcPr>
          <w:p w14:paraId="61FD53EA" w14:textId="78FAE858" w:rsidR="79C812D3" w:rsidRPr="00022EBE" w:rsidRDefault="79C812D3" w:rsidP="00775E78">
            <w:pPr>
              <w:pStyle w:val="ListParagraph"/>
              <w:rPr>
                <w:sz w:val="20"/>
                <w:szCs w:val="20"/>
                <w:lang w:val="en-US"/>
              </w:rPr>
            </w:pPr>
            <w:r w:rsidRPr="00022EBE">
              <w:rPr>
                <w:sz w:val="20"/>
                <w:szCs w:val="20"/>
                <w:lang w:val="en-US"/>
              </w:rPr>
              <w:t>Geometric mean</w:t>
            </w:r>
          </w:p>
        </w:tc>
        <w:tc>
          <w:tcPr>
            <w:tcW w:w="4530" w:type="dxa"/>
          </w:tcPr>
          <w:p w14:paraId="725AD479" w14:textId="77AF56AC" w:rsidR="13A251B7" w:rsidRDefault="00000000" w:rsidP="00775E78">
            <w:pPr>
              <w:pStyle w:val="ListParagraph"/>
              <w:rPr>
                <w:sz w:val="24"/>
                <w:szCs w:val="24"/>
                <w:lang w:val="en-US"/>
              </w:rPr>
            </w:pPr>
            <m:oMathPara>
              <m:oMath>
                <m:rad>
                  <m:radPr>
                    <m:degHide m:val="1"/>
                    <m:ctrlPr>
                      <w:rPr>
                        <w:rFonts w:ascii="Cambria Math" w:hAnsi="Cambria Math"/>
                      </w:rPr>
                    </m:ctrlPr>
                  </m:radPr>
                  <m:deg/>
                  <m:e>
                    <m:r>
                      <w:rPr>
                        <w:rFonts w:ascii="Cambria Math" w:hAnsi="Cambria Math"/>
                      </w:rPr>
                      <m:t>Sensitivity⋅Specificity</m:t>
                    </m:r>
                  </m:e>
                </m:rad>
              </m:oMath>
            </m:oMathPara>
          </w:p>
        </w:tc>
      </w:tr>
      <w:tr w:rsidR="13A251B7" w14:paraId="21F7911C" w14:textId="77777777" w:rsidTr="59A009FC">
        <w:trPr>
          <w:trHeight w:val="300"/>
        </w:trPr>
        <w:tc>
          <w:tcPr>
            <w:tcW w:w="4530" w:type="dxa"/>
          </w:tcPr>
          <w:p w14:paraId="7C6C0AD3" w14:textId="64AC5CBB" w:rsidR="79C812D3" w:rsidRPr="00022EBE" w:rsidRDefault="79C812D3" w:rsidP="00775E78">
            <w:pPr>
              <w:pStyle w:val="ListParagraph"/>
              <w:rPr>
                <w:sz w:val="20"/>
                <w:szCs w:val="20"/>
                <w:lang w:val="en-US"/>
              </w:rPr>
            </w:pPr>
            <w:r w:rsidRPr="00022EBE">
              <w:rPr>
                <w:sz w:val="20"/>
                <w:szCs w:val="20"/>
                <w:lang w:val="en-US"/>
              </w:rPr>
              <w:t>Positive like</w:t>
            </w:r>
            <w:r w:rsidR="00671DD8" w:rsidRPr="00022EBE">
              <w:rPr>
                <w:sz w:val="20"/>
                <w:szCs w:val="20"/>
                <w:lang w:val="en-US"/>
              </w:rPr>
              <w:t>li</w:t>
            </w:r>
            <w:r w:rsidRPr="00022EBE">
              <w:rPr>
                <w:sz w:val="20"/>
                <w:szCs w:val="20"/>
                <w:lang w:val="en-US"/>
              </w:rPr>
              <w:t>hood ratio</w:t>
            </w:r>
          </w:p>
        </w:tc>
        <w:tc>
          <w:tcPr>
            <w:tcW w:w="4530" w:type="dxa"/>
          </w:tcPr>
          <w:p w14:paraId="2F6FF9FF" w14:textId="69A25E30"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sensitivity</m:t>
                    </m:r>
                  </m:num>
                  <m:den>
                    <m:r>
                      <w:rPr>
                        <w:rFonts w:ascii="Cambria Math" w:hAnsi="Cambria Math"/>
                      </w:rPr>
                      <m:t>1-specificity</m:t>
                    </m:r>
                  </m:den>
                </m:f>
              </m:oMath>
            </m:oMathPara>
          </w:p>
        </w:tc>
      </w:tr>
      <w:tr w:rsidR="13A251B7" w14:paraId="341D8A69" w14:textId="77777777" w:rsidTr="59A009FC">
        <w:trPr>
          <w:trHeight w:val="300"/>
        </w:trPr>
        <w:tc>
          <w:tcPr>
            <w:tcW w:w="4530" w:type="dxa"/>
          </w:tcPr>
          <w:p w14:paraId="4F605908" w14:textId="6D2B9856" w:rsidR="79C812D3" w:rsidRPr="00022EBE" w:rsidRDefault="79C812D3" w:rsidP="00775E78">
            <w:pPr>
              <w:pStyle w:val="ListParagraph"/>
              <w:rPr>
                <w:sz w:val="20"/>
                <w:szCs w:val="20"/>
                <w:lang w:val="en-US"/>
              </w:rPr>
            </w:pPr>
            <w:r w:rsidRPr="00022EBE">
              <w:rPr>
                <w:sz w:val="20"/>
                <w:szCs w:val="20"/>
                <w:lang w:val="en-US"/>
              </w:rPr>
              <w:t>Negative likelihood ratio</w:t>
            </w:r>
          </w:p>
        </w:tc>
        <w:tc>
          <w:tcPr>
            <w:tcW w:w="4530" w:type="dxa"/>
          </w:tcPr>
          <w:p w14:paraId="117DFA0B" w14:textId="183205E5"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1-sensitivity</m:t>
                    </m:r>
                  </m:num>
                  <m:den>
                    <m:r>
                      <w:rPr>
                        <w:rFonts w:ascii="Cambria Math" w:hAnsi="Cambria Math"/>
                      </w:rPr>
                      <m:t>specificity</m:t>
                    </m:r>
                  </m:den>
                </m:f>
              </m:oMath>
            </m:oMathPara>
          </w:p>
        </w:tc>
      </w:tr>
      <w:tr w:rsidR="13A251B7" w14:paraId="1BF883A1" w14:textId="77777777" w:rsidTr="59A009FC">
        <w:trPr>
          <w:trHeight w:val="300"/>
        </w:trPr>
        <w:tc>
          <w:tcPr>
            <w:tcW w:w="4530" w:type="dxa"/>
          </w:tcPr>
          <w:p w14:paraId="0C0536B4" w14:textId="57ED11DF" w:rsidR="79C812D3" w:rsidRPr="00022EBE" w:rsidRDefault="79C812D3" w:rsidP="00775E78">
            <w:pPr>
              <w:pStyle w:val="ListParagraph"/>
              <w:rPr>
                <w:sz w:val="20"/>
                <w:szCs w:val="20"/>
                <w:lang w:val="en-US"/>
              </w:rPr>
            </w:pPr>
            <w:r w:rsidRPr="00022EBE">
              <w:rPr>
                <w:sz w:val="20"/>
                <w:szCs w:val="20"/>
                <w:lang w:val="en-US"/>
              </w:rPr>
              <w:t>F-measure</w:t>
            </w:r>
          </w:p>
        </w:tc>
        <w:tc>
          <w:tcPr>
            <w:tcW w:w="4530" w:type="dxa"/>
          </w:tcPr>
          <w:p w14:paraId="38D4DA5D" w14:textId="6DD6D0DC" w:rsidR="13A251B7" w:rsidRDefault="00000000" w:rsidP="00775E78">
            <w:pPr>
              <w:pStyle w:val="ListParagraph"/>
              <w:rPr>
                <w:sz w:val="24"/>
                <w:szCs w:val="24"/>
                <w:lang w:val="en-US"/>
              </w:rPr>
            </w:pPr>
            <m:oMathPara>
              <m:oMath>
                <m:f>
                  <m:fPr>
                    <m:ctrlPr>
                      <w:rPr>
                        <w:rFonts w:ascii="Cambria Math" w:hAnsi="Cambria Math"/>
                      </w:rPr>
                    </m:ctrlPr>
                  </m:fPr>
                  <m:num>
                    <m:r>
                      <w:rPr>
                        <w:rFonts w:ascii="Cambria Math" w:hAnsi="Cambria Math"/>
                      </w:rPr>
                      <m:t>2⋅sensitivity⋅precision</m:t>
                    </m:r>
                  </m:num>
                  <m:den>
                    <m:r>
                      <w:rPr>
                        <w:rFonts w:ascii="Cambria Math" w:hAnsi="Cambria Math"/>
                      </w:rPr>
                      <m:t>sensitivity+precision</m:t>
                    </m:r>
                  </m:den>
                </m:f>
              </m:oMath>
            </m:oMathPara>
          </w:p>
        </w:tc>
      </w:tr>
      <w:tr w:rsidR="13A251B7" w14:paraId="1B962DC7" w14:textId="77777777" w:rsidTr="59A009FC">
        <w:trPr>
          <w:trHeight w:val="300"/>
        </w:trPr>
        <w:tc>
          <w:tcPr>
            <w:tcW w:w="4530" w:type="dxa"/>
          </w:tcPr>
          <w:p w14:paraId="4F345FA0" w14:textId="1CDAB12C" w:rsidR="79C812D3" w:rsidRPr="00022EBE" w:rsidRDefault="79C812D3" w:rsidP="00775E78">
            <w:pPr>
              <w:pStyle w:val="ListParagraph"/>
              <w:rPr>
                <w:sz w:val="20"/>
                <w:szCs w:val="20"/>
                <w:lang w:val="en-US"/>
              </w:rPr>
            </w:pPr>
            <w:r w:rsidRPr="00022EBE">
              <w:rPr>
                <w:sz w:val="20"/>
                <w:szCs w:val="20"/>
                <w:lang w:val="en-US"/>
              </w:rPr>
              <w:t>Youden index</w:t>
            </w:r>
          </w:p>
        </w:tc>
        <w:tc>
          <w:tcPr>
            <w:tcW w:w="4530" w:type="dxa"/>
          </w:tcPr>
          <w:p w14:paraId="0C5A9BAF" w14:textId="1C57F13F" w:rsidR="13A251B7" w:rsidRDefault="0004451A" w:rsidP="00775E78">
            <w:pPr>
              <w:pStyle w:val="ListParagraph"/>
              <w:rPr>
                <w:sz w:val="24"/>
                <w:szCs w:val="24"/>
                <w:lang w:val="en-US"/>
              </w:rPr>
            </w:pPr>
            <m:oMathPara>
              <m:oMath>
                <m:r>
                  <w:rPr>
                    <w:rFonts w:ascii="Cambria Math" w:hAnsi="Cambria Math"/>
                  </w:rPr>
                  <m:t>sensitivity-</m:t>
                </m:r>
                <m:d>
                  <m:dPr>
                    <m:ctrlPr>
                      <w:rPr>
                        <w:rFonts w:ascii="Cambria Math" w:hAnsi="Cambria Math"/>
                      </w:rPr>
                    </m:ctrlPr>
                  </m:dPr>
                  <m:e>
                    <m:r>
                      <w:rPr>
                        <w:rFonts w:ascii="Cambria Math" w:hAnsi="Cambria Math"/>
                      </w:rPr>
                      <m:t>1-specificity</m:t>
                    </m:r>
                  </m:e>
                </m:d>
              </m:oMath>
            </m:oMathPara>
          </w:p>
        </w:tc>
      </w:tr>
    </w:tbl>
    <w:p w14:paraId="7E3E9EE9" w14:textId="59DA1092" w:rsidR="0056496C" w:rsidRDefault="0056496C" w:rsidP="13A251B7"/>
    <w:p w14:paraId="5BEF596E" w14:textId="1EF5E222" w:rsidR="00326D37" w:rsidRPr="00022EBE" w:rsidRDefault="00326D37" w:rsidP="13A251B7">
      <w:pPr>
        <w:rPr>
          <w:lang w:val="en-US"/>
        </w:rPr>
      </w:pPr>
    </w:p>
    <w:p w14:paraId="4B6B6B72" w14:textId="52333294" w:rsidR="73083DBA" w:rsidRPr="00334074" w:rsidRDefault="73083DBA" w:rsidP="73083DBA">
      <w:pPr>
        <w:pStyle w:val="ListParagraph"/>
        <w:ind w:left="0"/>
        <w:jc w:val="both"/>
        <w:rPr>
          <w:lang w:val="en-US"/>
        </w:rPr>
      </w:pPr>
    </w:p>
    <w:p w14:paraId="44AD021C" w14:textId="248AFB08" w:rsidR="73083DBA" w:rsidRPr="00022EBE" w:rsidRDefault="73083DBA" w:rsidP="59A009FC">
      <w:pPr>
        <w:pStyle w:val="ListParagraph"/>
        <w:ind w:left="0"/>
        <w:jc w:val="both"/>
        <w:rPr>
          <w:lang w:val="en-US"/>
        </w:rPr>
      </w:pPr>
    </w:p>
    <w:p w14:paraId="088BBB5E" w14:textId="7C3F73F1" w:rsidR="73083DBA" w:rsidRPr="00775E78" w:rsidRDefault="73083DBA" w:rsidP="00775E78">
      <w:pPr>
        <w:pStyle w:val="ListParagraph"/>
        <w:ind w:left="0"/>
        <w:jc w:val="both"/>
        <w:rPr>
          <w:lang w:val="en-GB"/>
        </w:rPr>
      </w:pPr>
    </w:p>
    <w:p w14:paraId="4990DA42" w14:textId="5F1EE993" w:rsidR="48E77134" w:rsidRDefault="48E77134" w:rsidP="00775E78">
      <w:pPr>
        <w:pStyle w:val="ListParagraph"/>
        <w:spacing w:line="240" w:lineRule="auto"/>
        <w:ind w:left="0"/>
        <w:jc w:val="both"/>
      </w:pPr>
      <w:r>
        <w:rPr>
          <w:noProof/>
        </w:rPr>
        <w:lastRenderedPageBreak/>
        <w:drawing>
          <wp:inline distT="0" distB="0" distL="0" distR="0" wp14:anchorId="73F7C6D2" wp14:editId="3284227C">
            <wp:extent cx="4415665" cy="3311748"/>
            <wp:effectExtent l="0" t="0" r="4445" b="3175"/>
            <wp:docPr id="619258613" name="Picture 61925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58613"/>
                    <pic:cNvPicPr/>
                  </pic:nvPicPr>
                  <pic:blipFill>
                    <a:blip r:embed="rId17">
                      <a:extLst>
                        <a:ext uri="{28A0092B-C50C-407E-A947-70E740481C1C}">
                          <a14:useLocalDpi xmlns:a14="http://schemas.microsoft.com/office/drawing/2010/main" val="0"/>
                        </a:ext>
                      </a:extLst>
                    </a:blip>
                    <a:stretch>
                      <a:fillRect/>
                    </a:stretch>
                  </pic:blipFill>
                  <pic:spPr>
                    <a:xfrm>
                      <a:off x="0" y="0"/>
                      <a:ext cx="4432330" cy="3324247"/>
                    </a:xfrm>
                    <a:prstGeom prst="rect">
                      <a:avLst/>
                    </a:prstGeom>
                  </pic:spPr>
                </pic:pic>
              </a:graphicData>
            </a:graphic>
          </wp:inline>
        </w:drawing>
      </w:r>
    </w:p>
    <w:p w14:paraId="2ED9F33C" w14:textId="0E316426" w:rsidR="2BEA7E68" w:rsidRDefault="2BEA7E68" w:rsidP="2BEA7E68">
      <w:pPr>
        <w:pStyle w:val="ListParagraph"/>
        <w:spacing w:line="240" w:lineRule="auto"/>
        <w:ind w:left="0"/>
        <w:jc w:val="both"/>
      </w:pPr>
    </w:p>
    <w:p w14:paraId="7970CDFC" w14:textId="3E847865" w:rsidR="2BEA7E68" w:rsidRDefault="2BEA7E68" w:rsidP="2BEA7E68">
      <w:pPr>
        <w:pStyle w:val="ListParagraph"/>
        <w:spacing w:line="240" w:lineRule="auto"/>
        <w:ind w:left="0"/>
        <w:jc w:val="both"/>
      </w:pPr>
    </w:p>
    <w:p w14:paraId="1DE4368F" w14:textId="034CD478" w:rsidR="2BEA7E68" w:rsidRDefault="7DE250FF" w:rsidP="59A009FC">
      <w:pPr>
        <w:pStyle w:val="ListParagraph"/>
        <w:spacing w:line="240" w:lineRule="auto"/>
        <w:ind w:left="0"/>
        <w:jc w:val="both"/>
        <w:rPr>
          <w:lang w:val="en-US"/>
        </w:rPr>
      </w:pPr>
      <w:r w:rsidRPr="59A009FC">
        <w:rPr>
          <w:b/>
          <w:bCs/>
          <w:lang w:val="en-US"/>
        </w:rPr>
        <w:t xml:space="preserve">Figure </w:t>
      </w:r>
      <w:r w:rsidR="002F484A">
        <w:rPr>
          <w:b/>
          <w:bCs/>
          <w:lang w:val="en-US"/>
        </w:rPr>
        <w:t>2</w:t>
      </w:r>
      <w:r w:rsidRPr="59A009FC">
        <w:rPr>
          <w:lang w:val="en-US"/>
        </w:rPr>
        <w:t>: Diagram of the basic chemometric steps carried out in this work in order to optimize the parameters of the models.</w:t>
      </w:r>
    </w:p>
    <w:p w14:paraId="5B9B0997" w14:textId="0F8D023C" w:rsidR="2BEA7E68" w:rsidRDefault="2BEA7E68" w:rsidP="59A009FC">
      <w:pPr>
        <w:pStyle w:val="ListParagraph"/>
        <w:spacing w:line="240" w:lineRule="auto"/>
        <w:ind w:left="0"/>
        <w:jc w:val="both"/>
        <w:rPr>
          <w:lang w:val="en-US"/>
        </w:rPr>
      </w:pPr>
    </w:p>
    <w:p w14:paraId="466FC090" w14:textId="29E652AA" w:rsidR="2BEA7E68" w:rsidRDefault="2BEA7E68" w:rsidP="2BEA7E68">
      <w:pPr>
        <w:pStyle w:val="ListParagraph"/>
        <w:spacing w:line="240" w:lineRule="auto"/>
        <w:ind w:left="0"/>
        <w:jc w:val="both"/>
        <w:rPr>
          <w:sz w:val="24"/>
          <w:szCs w:val="24"/>
          <w:lang w:val="en-US"/>
        </w:rPr>
      </w:pPr>
    </w:p>
    <w:p w14:paraId="6BA25A89" w14:textId="7B039228" w:rsidR="0056496C" w:rsidRDefault="7CC8C311" w:rsidP="2BEA7E68">
      <w:pPr>
        <w:pStyle w:val="ListParagraph"/>
        <w:spacing w:line="240" w:lineRule="auto"/>
        <w:ind w:left="0"/>
        <w:jc w:val="both"/>
        <w:rPr>
          <w:ins w:id="110" w:author="Bertotto, Mercedes" w:date="2024-01-30T09:25:00Z"/>
          <w:sz w:val="24"/>
          <w:szCs w:val="24"/>
          <w:lang w:val="en-US"/>
        </w:rPr>
      </w:pPr>
      <w:r w:rsidRPr="59A009FC">
        <w:rPr>
          <w:sz w:val="24"/>
          <w:szCs w:val="24"/>
          <w:lang w:val="en-US"/>
        </w:rPr>
        <w:t>The iterative process</w:t>
      </w:r>
      <w:r w:rsidR="51DC3C99" w:rsidRPr="59A009FC">
        <w:rPr>
          <w:sz w:val="24"/>
          <w:szCs w:val="24"/>
          <w:lang w:val="en-US"/>
        </w:rPr>
        <w:t xml:space="preserve"> </w:t>
      </w:r>
      <w:r w:rsidR="1237EA63" w:rsidRPr="59A009FC">
        <w:rPr>
          <w:sz w:val="24"/>
          <w:szCs w:val="24"/>
          <w:lang w:val="en-US"/>
        </w:rPr>
        <w:t xml:space="preserve">carried out in this work is </w:t>
      </w:r>
      <w:r w:rsidR="51DC3C99" w:rsidRPr="59A009FC">
        <w:rPr>
          <w:sz w:val="24"/>
          <w:szCs w:val="24"/>
          <w:lang w:val="en-US"/>
        </w:rPr>
        <w:t xml:space="preserve">shown in Figure </w:t>
      </w:r>
      <w:r w:rsidR="002F484A">
        <w:rPr>
          <w:sz w:val="24"/>
          <w:szCs w:val="24"/>
          <w:lang w:val="en-US"/>
        </w:rPr>
        <w:t>2</w:t>
      </w:r>
      <w:r w:rsidR="51DC3C99" w:rsidRPr="59A009FC">
        <w:rPr>
          <w:sz w:val="24"/>
          <w:szCs w:val="24"/>
          <w:lang w:val="en-US"/>
        </w:rPr>
        <w:t>,</w:t>
      </w:r>
      <w:r w:rsidR="4B88C931" w:rsidRPr="59A009FC">
        <w:rPr>
          <w:sz w:val="24"/>
          <w:szCs w:val="24"/>
          <w:lang w:val="en-US"/>
        </w:rPr>
        <w:t xml:space="preserve"> </w:t>
      </w:r>
      <w:r w:rsidR="7DD357A1" w:rsidRPr="59A009FC">
        <w:rPr>
          <w:sz w:val="24"/>
          <w:szCs w:val="24"/>
          <w:lang w:val="en-US"/>
        </w:rPr>
        <w:t xml:space="preserve">and </w:t>
      </w:r>
      <w:r w:rsidR="795F290E" w:rsidRPr="59A009FC">
        <w:rPr>
          <w:sz w:val="24"/>
          <w:szCs w:val="24"/>
          <w:lang w:val="en-US"/>
        </w:rPr>
        <w:t>can be summarized as follow</w:t>
      </w:r>
      <w:r w:rsidR="05CA34CA" w:rsidRPr="59A009FC">
        <w:rPr>
          <w:sz w:val="24"/>
          <w:szCs w:val="24"/>
          <w:lang w:val="en-US"/>
        </w:rPr>
        <w:t xml:space="preserve">s: </w:t>
      </w:r>
    </w:p>
    <w:p w14:paraId="530AF7F3" w14:textId="77777777" w:rsidR="00884093" w:rsidRPr="00E231A7" w:rsidRDefault="00884093" w:rsidP="2BEA7E68">
      <w:pPr>
        <w:pStyle w:val="ListParagraph"/>
        <w:spacing w:line="240" w:lineRule="auto"/>
        <w:ind w:left="0"/>
        <w:jc w:val="both"/>
        <w:rPr>
          <w:sz w:val="24"/>
          <w:szCs w:val="24"/>
          <w:lang w:val="en-US"/>
        </w:rPr>
      </w:pPr>
    </w:p>
    <w:p w14:paraId="04148424" w14:textId="5EFA1DC5" w:rsidR="00033321" w:rsidRPr="00022EBE" w:rsidRDefault="76A44A38" w:rsidP="00022EBE">
      <w:pPr>
        <w:pStyle w:val="ListParagraph"/>
        <w:spacing w:after="0" w:line="240" w:lineRule="auto"/>
        <w:ind w:left="0"/>
        <w:jc w:val="both"/>
        <w:rPr>
          <w:sz w:val="20"/>
          <w:szCs w:val="20"/>
          <w:lang w:val="en-US"/>
        </w:rPr>
      </w:pPr>
      <w:r w:rsidRPr="00022EBE">
        <w:rPr>
          <w:sz w:val="20"/>
          <w:szCs w:val="20"/>
          <w:lang w:val="en-US"/>
        </w:rPr>
        <w:t>A. Spectra visualization and outlier removal.</w:t>
      </w:r>
    </w:p>
    <w:p w14:paraId="1B78E22A" w14:textId="7F8F5DF2" w:rsidR="59A009FC" w:rsidRPr="00022EBE" w:rsidRDefault="59A009FC" w:rsidP="00022EBE">
      <w:pPr>
        <w:pStyle w:val="ListParagraph"/>
        <w:spacing w:after="0" w:line="240" w:lineRule="auto"/>
        <w:ind w:left="0"/>
        <w:jc w:val="both"/>
        <w:rPr>
          <w:sz w:val="20"/>
          <w:szCs w:val="20"/>
          <w:lang w:val="en-US"/>
        </w:rPr>
      </w:pPr>
    </w:p>
    <w:p w14:paraId="5B9E269B" w14:textId="7C747ECD"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B. Model selection.</w:t>
      </w:r>
    </w:p>
    <w:p w14:paraId="47AA47E0" w14:textId="0A44097B" w:rsidR="00326D37" w:rsidRPr="00022EBE" w:rsidRDefault="32A7D191" w:rsidP="59A009FC">
      <w:pPr>
        <w:pStyle w:val="ListParagraph"/>
        <w:spacing w:line="240" w:lineRule="auto"/>
        <w:ind w:left="0"/>
        <w:jc w:val="both"/>
        <w:rPr>
          <w:sz w:val="20"/>
          <w:szCs w:val="20"/>
          <w:lang w:val="en-US"/>
        </w:rPr>
      </w:pPr>
      <w:r w:rsidRPr="00022EBE">
        <w:rPr>
          <w:sz w:val="20"/>
          <w:szCs w:val="20"/>
          <w:lang w:val="en-US"/>
        </w:rPr>
        <w:t>0. Start</w:t>
      </w:r>
      <w:r w:rsidR="5705BFBF" w:rsidRPr="00022EBE">
        <w:rPr>
          <w:sz w:val="20"/>
          <w:szCs w:val="20"/>
          <w:lang w:val="en-US"/>
        </w:rPr>
        <w:t xml:space="preserve"> with a cultivar from a set of cultivars. Start with no "best model” for the cultivar</w:t>
      </w:r>
      <w:r w:rsidR="72829E30" w:rsidRPr="00022EBE">
        <w:rPr>
          <w:sz w:val="20"/>
          <w:szCs w:val="20"/>
          <w:lang w:val="en-US"/>
        </w:rPr>
        <w:t>.</w:t>
      </w:r>
    </w:p>
    <w:p w14:paraId="2099C495" w14:textId="0516FA37"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1. Select labelling scenario (from 3 scenarios)</w:t>
      </w:r>
      <w:r w:rsidR="7840606B" w:rsidRPr="00022EBE">
        <w:rPr>
          <w:sz w:val="20"/>
          <w:szCs w:val="20"/>
          <w:lang w:val="en-US"/>
        </w:rPr>
        <w:t>.</w:t>
      </w:r>
    </w:p>
    <w:p w14:paraId="3FF7D171" w14:textId="04C9408A"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2. Select one pretreatment or combination of pretreatments;</w:t>
      </w:r>
    </w:p>
    <w:p w14:paraId="5506E22D" w14:textId="7E8FD8D5" w:rsidR="00326D37" w:rsidRPr="00022EBE" w:rsidRDefault="5705BFBF" w:rsidP="59A009FC">
      <w:pPr>
        <w:pStyle w:val="ListParagraph"/>
        <w:spacing w:line="240" w:lineRule="auto"/>
        <w:ind w:left="0"/>
        <w:jc w:val="both"/>
        <w:rPr>
          <w:sz w:val="20"/>
          <w:szCs w:val="20"/>
          <w:lang w:val="en-US"/>
        </w:rPr>
      </w:pPr>
      <w:r w:rsidRPr="00022EBE">
        <w:rPr>
          <w:sz w:val="20"/>
          <w:szCs w:val="20"/>
          <w:lang w:val="en-US"/>
        </w:rPr>
        <w:t xml:space="preserve">3. Split Dataset. </w:t>
      </w:r>
    </w:p>
    <w:p w14:paraId="22F0E1E8" w14:textId="45623792" w:rsidR="00326D37" w:rsidRPr="00022EBE" w:rsidRDefault="6B7182DE" w:rsidP="59A009FC">
      <w:pPr>
        <w:pStyle w:val="ListParagraph"/>
        <w:spacing w:line="240" w:lineRule="auto"/>
        <w:ind w:left="0"/>
        <w:jc w:val="both"/>
        <w:rPr>
          <w:sz w:val="20"/>
          <w:szCs w:val="20"/>
          <w:lang w:val="en-US"/>
        </w:rPr>
      </w:pPr>
      <w:r w:rsidRPr="00022EBE">
        <w:rPr>
          <w:sz w:val="20"/>
          <w:szCs w:val="20"/>
          <w:lang w:val="en-US"/>
        </w:rPr>
        <w:t xml:space="preserve">4. Select important features. </w:t>
      </w:r>
    </w:p>
    <w:p w14:paraId="351FF2DF" w14:textId="213F25A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5. Apply PLSDA and select the optimal number of latent variables (LVs).</w:t>
      </w:r>
    </w:p>
    <w:p w14:paraId="247EF444" w14:textId="1589E700"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 xml:space="preserve">6. Repeat Steps 4 and 5 selecting from 5 to 39 variables by </w:t>
      </w:r>
      <w:proofErr w:type="spellStart"/>
      <w:r w:rsidRPr="00022EBE">
        <w:rPr>
          <w:sz w:val="20"/>
          <w:szCs w:val="20"/>
          <w:lang w:val="en-US"/>
        </w:rPr>
        <w:t>CovSel</w:t>
      </w:r>
      <w:proofErr w:type="spellEnd"/>
      <w:r w:rsidRPr="00022EBE">
        <w:rPr>
          <w:sz w:val="20"/>
          <w:szCs w:val="20"/>
          <w:lang w:val="en-US"/>
        </w:rPr>
        <w:t>.</w:t>
      </w:r>
    </w:p>
    <w:p w14:paraId="75E88F07" w14:textId="29EC365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7. If a model BA is higher than the previous model, keep the current model as the “best model".</w:t>
      </w:r>
    </w:p>
    <w:p w14:paraId="3C2B991B" w14:textId="08866619" w:rsidR="00326D37" w:rsidRPr="00022EBE" w:rsidRDefault="00326D37" w:rsidP="59A009FC">
      <w:pPr>
        <w:pStyle w:val="ListParagraph"/>
        <w:spacing w:line="240" w:lineRule="auto"/>
        <w:ind w:left="0"/>
        <w:jc w:val="both"/>
        <w:rPr>
          <w:sz w:val="20"/>
          <w:szCs w:val="20"/>
          <w:lang w:val="en-US"/>
        </w:rPr>
      </w:pPr>
    </w:p>
    <w:p w14:paraId="5930CBC3" w14:textId="12C19658"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Note: Results of steps 1 to 7 will give the best model per cultivar.</w:t>
      </w:r>
    </w:p>
    <w:p w14:paraId="3FC8AEFF" w14:textId="4AE2FB49" w:rsidR="00326D37" w:rsidRPr="00022EBE" w:rsidRDefault="2D4443E6" w:rsidP="59A009FC">
      <w:pPr>
        <w:pStyle w:val="ListParagraph"/>
        <w:spacing w:line="240" w:lineRule="auto"/>
        <w:ind w:left="0"/>
        <w:jc w:val="both"/>
        <w:rPr>
          <w:sz w:val="20"/>
          <w:szCs w:val="20"/>
          <w:lang w:val="en-US"/>
        </w:rPr>
      </w:pPr>
      <w:r w:rsidRPr="00022EBE">
        <w:rPr>
          <w:sz w:val="20"/>
          <w:szCs w:val="20"/>
          <w:lang w:val="en-US"/>
        </w:rPr>
        <w:t xml:space="preserve"> </w:t>
      </w:r>
    </w:p>
    <w:p w14:paraId="552F4C87" w14:textId="148E7DA7" w:rsidR="00326D37" w:rsidRPr="00022EBE" w:rsidRDefault="00326D37" w:rsidP="59A009FC">
      <w:pPr>
        <w:pStyle w:val="ListParagraph"/>
        <w:spacing w:line="240" w:lineRule="auto"/>
        <w:ind w:left="0"/>
        <w:jc w:val="both"/>
        <w:rPr>
          <w:sz w:val="20"/>
          <w:szCs w:val="20"/>
          <w:lang w:val="en-US"/>
        </w:rPr>
      </w:pPr>
    </w:p>
    <w:p w14:paraId="71DAD8D1" w14:textId="29F36A76" w:rsidR="00326D37" w:rsidRPr="00022EBE" w:rsidRDefault="50698062" w:rsidP="59A009FC">
      <w:pPr>
        <w:pStyle w:val="ListParagraph"/>
        <w:spacing w:line="240" w:lineRule="auto"/>
        <w:ind w:left="0"/>
        <w:jc w:val="both"/>
        <w:rPr>
          <w:sz w:val="20"/>
          <w:szCs w:val="20"/>
          <w:lang w:val="en-US"/>
        </w:rPr>
      </w:pPr>
      <w:r w:rsidRPr="00022EBE">
        <w:rPr>
          <w:sz w:val="20"/>
          <w:szCs w:val="20"/>
          <w:lang w:val="en-US"/>
        </w:rPr>
        <w:t>C. The same pro</w:t>
      </w:r>
      <w:r w:rsidR="1566C2DE" w:rsidRPr="00022EBE">
        <w:rPr>
          <w:sz w:val="20"/>
          <w:szCs w:val="20"/>
          <w:lang w:val="en-US"/>
        </w:rPr>
        <w:t>c</w:t>
      </w:r>
      <w:r w:rsidRPr="00022EBE">
        <w:rPr>
          <w:sz w:val="20"/>
          <w:szCs w:val="20"/>
          <w:lang w:val="en-US"/>
        </w:rPr>
        <w:t xml:space="preserve">ess was repeated for global modeling where </w:t>
      </w:r>
      <w:r w:rsidR="68703AD0" w:rsidRPr="00022EBE">
        <w:rPr>
          <w:sz w:val="20"/>
          <w:szCs w:val="20"/>
          <w:lang w:val="en-US"/>
        </w:rPr>
        <w:t xml:space="preserve">different scenarios of variety </w:t>
      </w:r>
      <w:r w:rsidR="1881974A" w:rsidRPr="00022EBE">
        <w:rPr>
          <w:sz w:val="20"/>
          <w:szCs w:val="20"/>
          <w:lang w:val="en-US"/>
        </w:rPr>
        <w:t>combinations</w:t>
      </w:r>
      <w:r w:rsidR="68703AD0" w:rsidRPr="00022EBE">
        <w:rPr>
          <w:sz w:val="20"/>
          <w:szCs w:val="20"/>
          <w:lang w:val="en-US"/>
        </w:rPr>
        <w:t xml:space="preserve"> were investigated: </w:t>
      </w:r>
      <w:proofErr w:type="spellStart"/>
      <w:r w:rsidR="68703AD0" w:rsidRPr="00022EBE">
        <w:rPr>
          <w:sz w:val="20"/>
          <w:szCs w:val="20"/>
          <w:lang w:val="en-US"/>
        </w:rPr>
        <w:t>Cappricia+Provine</w:t>
      </w:r>
      <w:proofErr w:type="spellEnd"/>
      <w:r w:rsidR="68703AD0" w:rsidRPr="00022EBE">
        <w:rPr>
          <w:sz w:val="20"/>
          <w:szCs w:val="20"/>
          <w:lang w:val="en-US"/>
        </w:rPr>
        <w:t xml:space="preserve">, </w:t>
      </w:r>
      <w:proofErr w:type="spellStart"/>
      <w:r w:rsidR="68703AD0" w:rsidRPr="00022EBE">
        <w:rPr>
          <w:sz w:val="20"/>
          <w:szCs w:val="20"/>
          <w:lang w:val="en-US"/>
        </w:rPr>
        <w:t>Cappricia</w:t>
      </w:r>
      <w:proofErr w:type="spellEnd"/>
      <w:r w:rsidR="68703AD0" w:rsidRPr="00022EBE">
        <w:rPr>
          <w:sz w:val="20"/>
          <w:szCs w:val="20"/>
          <w:lang w:val="en-US"/>
        </w:rPr>
        <w:t xml:space="preserve"> + </w:t>
      </w:r>
      <w:proofErr w:type="spellStart"/>
      <w:r w:rsidR="68703AD0" w:rsidRPr="00022EBE">
        <w:rPr>
          <w:sz w:val="20"/>
          <w:szCs w:val="20"/>
          <w:lang w:val="en-US"/>
        </w:rPr>
        <w:t>Brioso</w:t>
      </w:r>
      <w:proofErr w:type="spellEnd"/>
      <w:r w:rsidR="68703AD0" w:rsidRPr="00022EBE">
        <w:rPr>
          <w:sz w:val="20"/>
          <w:szCs w:val="20"/>
          <w:lang w:val="en-US"/>
        </w:rPr>
        <w:t xml:space="preserve">, </w:t>
      </w:r>
      <w:proofErr w:type="spellStart"/>
      <w:r w:rsidR="68703AD0" w:rsidRPr="00022EBE">
        <w:rPr>
          <w:sz w:val="20"/>
          <w:szCs w:val="20"/>
          <w:lang w:val="en-US"/>
        </w:rPr>
        <w:t>Brioso</w:t>
      </w:r>
      <w:proofErr w:type="spellEnd"/>
      <w:r w:rsidR="68703AD0" w:rsidRPr="00022EBE">
        <w:rPr>
          <w:sz w:val="20"/>
          <w:szCs w:val="20"/>
          <w:lang w:val="en-US"/>
        </w:rPr>
        <w:t xml:space="preserve"> + </w:t>
      </w:r>
      <w:proofErr w:type="spellStart"/>
      <w:r w:rsidR="68703AD0" w:rsidRPr="00022EBE">
        <w:rPr>
          <w:sz w:val="20"/>
          <w:szCs w:val="20"/>
          <w:lang w:val="en-US"/>
        </w:rPr>
        <w:t>Provine</w:t>
      </w:r>
      <w:proofErr w:type="spellEnd"/>
      <w:r w:rsidR="68703AD0" w:rsidRPr="00022EBE">
        <w:rPr>
          <w:sz w:val="20"/>
          <w:szCs w:val="20"/>
          <w:lang w:val="en-US"/>
        </w:rPr>
        <w:t xml:space="preserve"> and </w:t>
      </w:r>
      <w:proofErr w:type="spellStart"/>
      <w:r w:rsidR="68703AD0" w:rsidRPr="00022EBE">
        <w:rPr>
          <w:sz w:val="20"/>
          <w:szCs w:val="20"/>
          <w:lang w:val="en-US"/>
        </w:rPr>
        <w:t>Cappric</w:t>
      </w:r>
      <w:r w:rsidR="79AFCF4A" w:rsidRPr="00022EBE">
        <w:rPr>
          <w:sz w:val="20"/>
          <w:szCs w:val="20"/>
          <w:lang w:val="en-US"/>
        </w:rPr>
        <w:t>ia</w:t>
      </w:r>
      <w:proofErr w:type="spellEnd"/>
      <w:r w:rsidR="79AFCF4A" w:rsidRPr="00022EBE">
        <w:rPr>
          <w:sz w:val="20"/>
          <w:szCs w:val="20"/>
          <w:lang w:val="en-US"/>
        </w:rPr>
        <w:t xml:space="preserve"> + </w:t>
      </w:r>
      <w:proofErr w:type="spellStart"/>
      <w:r w:rsidR="79AFCF4A" w:rsidRPr="00022EBE">
        <w:rPr>
          <w:sz w:val="20"/>
          <w:szCs w:val="20"/>
          <w:lang w:val="en-US"/>
        </w:rPr>
        <w:t>Provine</w:t>
      </w:r>
      <w:proofErr w:type="spellEnd"/>
      <w:r w:rsidR="79AFCF4A" w:rsidRPr="00022EBE">
        <w:rPr>
          <w:sz w:val="20"/>
          <w:szCs w:val="20"/>
          <w:lang w:val="en-US"/>
        </w:rPr>
        <w:t xml:space="preserve"> + </w:t>
      </w:r>
      <w:proofErr w:type="spellStart"/>
      <w:r w:rsidR="79AFCF4A" w:rsidRPr="00022EBE">
        <w:rPr>
          <w:sz w:val="20"/>
          <w:szCs w:val="20"/>
          <w:lang w:val="en-US"/>
        </w:rPr>
        <w:t>Brioso</w:t>
      </w:r>
      <w:proofErr w:type="spellEnd"/>
      <w:r w:rsidR="79AFCF4A" w:rsidRPr="00022EBE">
        <w:rPr>
          <w:sz w:val="20"/>
          <w:szCs w:val="20"/>
          <w:lang w:val="en-US"/>
        </w:rPr>
        <w:t xml:space="preserve">. </w:t>
      </w:r>
    </w:p>
    <w:p w14:paraId="13F46432" w14:textId="77777777" w:rsidR="00741EE5" w:rsidDel="00D92DC4" w:rsidRDefault="00741EE5" w:rsidP="2EABC22C">
      <w:pPr>
        <w:jc w:val="both"/>
        <w:rPr>
          <w:del w:id="111" w:author="Bertotto, Mercedes" w:date="2024-01-30T12:14:00Z"/>
          <w:sz w:val="24"/>
          <w:szCs w:val="24"/>
          <w:lang w:val="en-US"/>
        </w:rPr>
      </w:pPr>
    </w:p>
    <w:p w14:paraId="01825F56" w14:textId="77777777" w:rsidR="00FF3E45" w:rsidRPr="00326D37" w:rsidRDefault="00FF3E45" w:rsidP="2EABC22C">
      <w:pPr>
        <w:jc w:val="both"/>
        <w:rPr>
          <w:sz w:val="24"/>
          <w:szCs w:val="24"/>
          <w:lang w:val="en-US"/>
        </w:rPr>
      </w:pPr>
    </w:p>
    <w:p w14:paraId="39A2802C" w14:textId="4521A712" w:rsidR="000C073A" w:rsidRPr="000060C7" w:rsidRDefault="7ED4D816" w:rsidP="002706D0">
      <w:pPr>
        <w:pStyle w:val="ListParagraph"/>
        <w:numPr>
          <w:ilvl w:val="0"/>
          <w:numId w:val="10"/>
        </w:numPr>
        <w:jc w:val="both"/>
        <w:rPr>
          <w:b/>
          <w:bCs/>
          <w:sz w:val="24"/>
          <w:szCs w:val="24"/>
          <w:lang w:val="en-US"/>
        </w:rPr>
      </w:pPr>
      <w:r w:rsidRPr="73083DBA">
        <w:rPr>
          <w:b/>
          <w:bCs/>
          <w:sz w:val="24"/>
          <w:szCs w:val="24"/>
          <w:lang w:val="en-US"/>
        </w:rPr>
        <w:t>Results and Discussion</w:t>
      </w:r>
    </w:p>
    <w:p w14:paraId="6074167F" w14:textId="52112501" w:rsidR="13A251B7" w:rsidRDefault="13A251B7" w:rsidP="00022EBE">
      <w:pPr>
        <w:jc w:val="both"/>
      </w:pPr>
    </w:p>
    <w:p w14:paraId="6429B929" w14:textId="313381C0" w:rsidR="00326D37" w:rsidRPr="00022EBE" w:rsidRDefault="00326D37" w:rsidP="00326D37">
      <w:pPr>
        <w:jc w:val="both"/>
        <w:rPr>
          <w:sz w:val="24"/>
          <w:szCs w:val="24"/>
          <w:u w:val="single"/>
          <w:lang w:val="en-US"/>
        </w:rPr>
      </w:pPr>
      <w:r w:rsidRPr="00022EBE">
        <w:rPr>
          <w:sz w:val="24"/>
          <w:szCs w:val="24"/>
          <w:u w:val="single"/>
          <w:lang w:val="en-US"/>
        </w:rPr>
        <w:lastRenderedPageBreak/>
        <w:t>3</w:t>
      </w:r>
      <w:r w:rsidR="00A02BB5" w:rsidRPr="00022EBE">
        <w:rPr>
          <w:sz w:val="24"/>
          <w:szCs w:val="24"/>
          <w:u w:val="single"/>
          <w:lang w:val="en-US"/>
        </w:rPr>
        <w:t xml:space="preserve">.1 </w:t>
      </w:r>
      <w:proofErr w:type="spellStart"/>
      <w:r w:rsidR="00A02BB5" w:rsidRPr="00022EBE">
        <w:rPr>
          <w:sz w:val="24"/>
          <w:szCs w:val="24"/>
          <w:u w:val="single"/>
          <w:lang w:val="en-US"/>
        </w:rPr>
        <w:t>Intravariety</w:t>
      </w:r>
      <w:proofErr w:type="spellEnd"/>
      <w:r w:rsidR="00A02BB5" w:rsidRPr="00022EBE">
        <w:rPr>
          <w:sz w:val="24"/>
          <w:szCs w:val="24"/>
          <w:u w:val="single"/>
          <w:lang w:val="en-US"/>
        </w:rPr>
        <w:t xml:space="preserve"> models</w:t>
      </w:r>
    </w:p>
    <w:p w14:paraId="601CBDA2" w14:textId="43A35601" w:rsidR="001A2EAA" w:rsidRDefault="001A2EAA" w:rsidP="00022EBE">
      <w:pPr>
        <w:pStyle w:val="Caption"/>
        <w:keepNext/>
        <w:jc w:val="both"/>
      </w:pPr>
    </w:p>
    <w:p w14:paraId="1BF50698" w14:textId="71152217" w:rsidR="008F6AEA" w:rsidRPr="00F0303A" w:rsidRDefault="008F6AEA">
      <w:pPr>
        <w:jc w:val="both"/>
        <w:rPr>
          <w:noProof/>
          <w:lang w:val="en-US"/>
        </w:rPr>
      </w:pPr>
      <w:r>
        <w:rPr>
          <w:noProof/>
          <w:lang w:val="en-US"/>
        </w:rPr>
        <w:drawing>
          <wp:inline distT="0" distB="0" distL="0" distR="0" wp14:anchorId="230A8C04" wp14:editId="52C9D254">
            <wp:extent cx="2451329" cy="1514341"/>
            <wp:effectExtent l="76200" t="76200" r="139700" b="1244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1329" cy="1514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en-US"/>
        </w:rPr>
        <w:t xml:space="preserve">        </w:t>
      </w:r>
      <w:r>
        <w:rPr>
          <w:noProof/>
        </w:rPr>
        <w:drawing>
          <wp:inline distT="0" distB="0" distL="0" distR="0" wp14:anchorId="7A2B93FB" wp14:editId="6E6A114A">
            <wp:extent cx="2477343" cy="1533489"/>
            <wp:effectExtent l="76200" t="76200" r="13271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9420" cy="1553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7F1CD" w14:textId="237CEE70" w:rsidR="13A251B7" w:rsidRDefault="2EABC22C" w:rsidP="00966729">
      <w:pPr>
        <w:pStyle w:val="ListParagraph"/>
        <w:ind w:left="0"/>
        <w:jc w:val="both"/>
        <w:rPr>
          <w:sz w:val="16"/>
          <w:szCs w:val="16"/>
          <w:lang w:val="en-US"/>
        </w:rPr>
      </w:pPr>
      <w:r w:rsidRPr="2EABC22C">
        <w:rPr>
          <w:b/>
          <w:bCs/>
          <w:lang w:val="en-US"/>
        </w:rPr>
        <w:t xml:space="preserve">Figure </w:t>
      </w:r>
      <w:r w:rsidR="00F0303A">
        <w:rPr>
          <w:b/>
          <w:bCs/>
          <w:lang w:val="en-US"/>
        </w:rPr>
        <w:t>3</w:t>
      </w:r>
      <w:r w:rsidR="00966729">
        <w:rPr>
          <w:lang w:val="en-US"/>
        </w:rPr>
        <w:t>.</w:t>
      </w:r>
      <w:r w:rsidRPr="2EABC22C">
        <w:rPr>
          <w:lang w:val="en-US"/>
        </w:rPr>
        <w:t xml:space="preserve"> </w:t>
      </w:r>
      <w:r w:rsidR="00966729">
        <w:rPr>
          <w:sz w:val="16"/>
          <w:szCs w:val="16"/>
          <w:lang w:val="en-US"/>
        </w:rPr>
        <w:t>left:</w:t>
      </w:r>
      <w:r w:rsidR="2C521C2B" w:rsidRPr="2EABC22C">
        <w:rPr>
          <w:sz w:val="16"/>
          <w:szCs w:val="16"/>
          <w:lang w:val="en-US"/>
        </w:rPr>
        <w:t xml:space="preserve"> A</w:t>
      </w:r>
      <w:r w:rsidRPr="2EABC22C">
        <w:rPr>
          <w:sz w:val="16"/>
          <w:szCs w:val="16"/>
          <w:lang w:val="en-US"/>
        </w:rPr>
        <w:t xml:space="preserve">verage of the raw spectra for each variety, </w:t>
      </w:r>
      <w:r w:rsidR="00966729">
        <w:rPr>
          <w:sz w:val="16"/>
          <w:szCs w:val="16"/>
          <w:lang w:val="en-US"/>
        </w:rPr>
        <w:t xml:space="preserve">right: </w:t>
      </w:r>
      <w:r w:rsidR="7E7E02C9" w:rsidRPr="2EABC22C">
        <w:rPr>
          <w:sz w:val="16"/>
          <w:szCs w:val="16"/>
          <w:lang w:val="en-US"/>
        </w:rPr>
        <w:t>A</w:t>
      </w:r>
      <w:r w:rsidRPr="2EABC22C">
        <w:rPr>
          <w:sz w:val="16"/>
          <w:szCs w:val="16"/>
          <w:lang w:val="en-US"/>
        </w:rPr>
        <w:t>verage of the spectra pretreated with SNV and second derivative (2, 17, 2)</w:t>
      </w:r>
      <w:r w:rsidR="3E0EB269" w:rsidRPr="2EABC22C">
        <w:rPr>
          <w:sz w:val="16"/>
          <w:szCs w:val="16"/>
          <w:lang w:val="en-US"/>
        </w:rPr>
        <w:t xml:space="preserve">. </w:t>
      </w:r>
    </w:p>
    <w:p w14:paraId="1EF3428F" w14:textId="4FFFAB70" w:rsidR="1052B65D" w:rsidRDefault="1052B65D">
      <w:pPr>
        <w:spacing w:after="0" w:line="240" w:lineRule="auto"/>
        <w:jc w:val="both"/>
        <w:rPr>
          <w:sz w:val="24"/>
          <w:szCs w:val="24"/>
          <w:lang w:val="en-US"/>
        </w:rPr>
      </w:pPr>
      <w:r w:rsidRPr="2BEA7E68">
        <w:rPr>
          <w:sz w:val="24"/>
          <w:szCs w:val="24"/>
          <w:lang w:val="en-US"/>
        </w:rPr>
        <w:t>First, the raw spectra were plot immediately after being extracted from the images.</w:t>
      </w:r>
      <w:r w:rsidR="00F357D5">
        <w:rPr>
          <w:sz w:val="24"/>
          <w:szCs w:val="24"/>
          <w:lang w:val="en-US"/>
        </w:rPr>
        <w:t xml:space="preserve"> </w:t>
      </w:r>
      <w:r w:rsidRPr="2EABC22C">
        <w:rPr>
          <w:sz w:val="24"/>
          <w:szCs w:val="24"/>
          <w:lang w:val="en-US"/>
        </w:rPr>
        <w:t>This first visualization allow</w:t>
      </w:r>
      <w:r w:rsidR="00033321">
        <w:rPr>
          <w:sz w:val="24"/>
          <w:szCs w:val="24"/>
          <w:lang w:val="en-US"/>
        </w:rPr>
        <w:t>ed</w:t>
      </w:r>
      <w:r w:rsidRPr="2EABC22C">
        <w:rPr>
          <w:sz w:val="24"/>
          <w:szCs w:val="24"/>
          <w:lang w:val="en-US"/>
        </w:rPr>
        <w:t xml:space="preserve"> us to have a first appreciation of how the spectra look</w:t>
      </w:r>
      <w:r w:rsidR="00033321">
        <w:rPr>
          <w:sz w:val="24"/>
          <w:szCs w:val="24"/>
          <w:lang w:val="en-US"/>
        </w:rPr>
        <w:t>ed</w:t>
      </w:r>
      <w:r w:rsidRPr="2EABC22C">
        <w:rPr>
          <w:sz w:val="24"/>
          <w:szCs w:val="24"/>
          <w:lang w:val="en-US"/>
        </w:rPr>
        <w:t xml:space="preserve"> in relation to noise and scattering effects, distortions in the baselines, signal-to-noise ratio, in addition to the presence of clear outliers. In order to understand the presence of multiplicative and/or additive effects in the spectra, their intensities were plot as a function of the average spectra (graphs not shown here). The shape of these graphs (</w:t>
      </w:r>
      <w:r w:rsidR="3559A326" w:rsidRPr="2EABC22C">
        <w:rPr>
          <w:sz w:val="24"/>
          <w:szCs w:val="24"/>
          <w:lang w:val="en-US"/>
        </w:rPr>
        <w:t>mil</w:t>
      </w:r>
      <w:r w:rsidR="45D6775F" w:rsidRPr="2EABC22C">
        <w:rPr>
          <w:sz w:val="24"/>
          <w:szCs w:val="24"/>
          <w:lang w:val="en-US"/>
        </w:rPr>
        <w:t>l</w:t>
      </w:r>
      <w:r w:rsidR="3559A326" w:rsidRPr="2EABC22C">
        <w:rPr>
          <w:sz w:val="24"/>
          <w:szCs w:val="24"/>
          <w:lang w:val="en-US"/>
        </w:rPr>
        <w:t>efeu</w:t>
      </w:r>
      <w:r w:rsidR="475361FF" w:rsidRPr="2EABC22C">
        <w:rPr>
          <w:sz w:val="24"/>
          <w:szCs w:val="24"/>
          <w:lang w:val="en-US"/>
        </w:rPr>
        <w:t>i</w:t>
      </w:r>
      <w:r w:rsidR="3559A326" w:rsidRPr="2EABC22C">
        <w:rPr>
          <w:sz w:val="24"/>
          <w:szCs w:val="24"/>
          <w:lang w:val="en-US"/>
        </w:rPr>
        <w:t>lle</w:t>
      </w:r>
      <w:r w:rsidRPr="2EABC22C">
        <w:rPr>
          <w:sz w:val="24"/>
          <w:szCs w:val="24"/>
          <w:lang w:val="en-US"/>
        </w:rPr>
        <w:t xml:space="preserve"> or cone) helped distinguish effects in the spectra. In all cases, combined effects (multiplicative and additive) were found in the analyzed spectra. </w:t>
      </w:r>
      <w:r w:rsidR="18E775C7" w:rsidRPr="2EABC22C">
        <w:rPr>
          <w:sz w:val="24"/>
          <w:szCs w:val="24"/>
          <w:lang w:val="en-US"/>
        </w:rPr>
        <w:t>F</w:t>
      </w:r>
      <w:r w:rsidRPr="2EABC22C">
        <w:rPr>
          <w:sz w:val="24"/>
          <w:szCs w:val="24"/>
          <w:lang w:val="en-US"/>
        </w:rPr>
        <w:t>igure</w:t>
      </w:r>
      <w:r w:rsidR="0D1C1ADE" w:rsidRPr="2EABC22C">
        <w:rPr>
          <w:sz w:val="24"/>
          <w:szCs w:val="24"/>
          <w:lang w:val="en-US"/>
        </w:rPr>
        <w:t xml:space="preserve"> </w:t>
      </w:r>
      <w:r w:rsidR="001A2EAA">
        <w:rPr>
          <w:sz w:val="24"/>
          <w:szCs w:val="24"/>
          <w:lang w:val="en-US"/>
        </w:rPr>
        <w:t>3</w:t>
      </w:r>
      <w:r w:rsidR="00966729">
        <w:rPr>
          <w:sz w:val="24"/>
          <w:szCs w:val="24"/>
          <w:lang w:val="en-US"/>
        </w:rPr>
        <w:t xml:space="preserve"> (</w:t>
      </w:r>
      <w:r w:rsidR="00892310">
        <w:rPr>
          <w:sz w:val="24"/>
          <w:szCs w:val="24"/>
          <w:lang w:val="en-US"/>
        </w:rPr>
        <w:t xml:space="preserve">on the </w:t>
      </w:r>
      <w:r w:rsidR="00966729">
        <w:rPr>
          <w:sz w:val="24"/>
          <w:szCs w:val="24"/>
          <w:lang w:val="en-US"/>
        </w:rPr>
        <w:t>left)</w:t>
      </w:r>
      <w:r w:rsidRPr="2EABC22C">
        <w:rPr>
          <w:sz w:val="24"/>
          <w:szCs w:val="24"/>
          <w:lang w:val="en-US"/>
        </w:rPr>
        <w:t xml:space="preserve"> shows the average of the raw spectra for each variety, and </w:t>
      </w:r>
      <w:r w:rsidR="3D061C80" w:rsidRPr="2EABC22C">
        <w:rPr>
          <w:sz w:val="24"/>
          <w:szCs w:val="24"/>
          <w:lang w:val="en-US"/>
        </w:rPr>
        <w:t>F</w:t>
      </w:r>
      <w:r w:rsidRPr="2EABC22C">
        <w:rPr>
          <w:sz w:val="24"/>
          <w:szCs w:val="24"/>
          <w:lang w:val="en-US"/>
        </w:rPr>
        <w:t>igure</w:t>
      </w:r>
      <w:r w:rsidR="25DB8FC7" w:rsidRPr="2EABC22C">
        <w:rPr>
          <w:sz w:val="24"/>
          <w:szCs w:val="24"/>
          <w:lang w:val="en-US"/>
        </w:rPr>
        <w:t xml:space="preserve"> </w:t>
      </w:r>
      <w:r w:rsidR="001A2EAA">
        <w:rPr>
          <w:sz w:val="24"/>
          <w:szCs w:val="24"/>
          <w:lang w:val="en-US"/>
        </w:rPr>
        <w:t>3</w:t>
      </w:r>
      <w:r w:rsidR="00966729">
        <w:rPr>
          <w:sz w:val="24"/>
          <w:szCs w:val="24"/>
          <w:lang w:val="en-US"/>
        </w:rPr>
        <w:t xml:space="preserve"> (right)</w:t>
      </w:r>
      <w:r w:rsidRPr="2EABC22C">
        <w:rPr>
          <w:sz w:val="24"/>
          <w:szCs w:val="24"/>
          <w:lang w:val="en-US"/>
        </w:rPr>
        <w:t xml:space="preserve"> shows the average of the spectra pretreated with SNV and second derivative (2, 17, 2). As mentioned above, other pretreatments were applied and compared as well.</w:t>
      </w:r>
    </w:p>
    <w:p w14:paraId="2774B36A" w14:textId="77777777" w:rsidR="00112FBE" w:rsidRDefault="00112FBE" w:rsidP="00022EBE">
      <w:pPr>
        <w:spacing w:after="0" w:line="240" w:lineRule="auto"/>
        <w:jc w:val="both"/>
        <w:rPr>
          <w:sz w:val="24"/>
          <w:szCs w:val="24"/>
          <w:lang w:val="en-US"/>
        </w:rPr>
      </w:pPr>
    </w:p>
    <w:p w14:paraId="680CD54E" w14:textId="078059A7" w:rsidR="2BEA7E68" w:rsidRDefault="00572F5A" w:rsidP="00572F5A">
      <w:pPr>
        <w:spacing w:after="0" w:line="240" w:lineRule="auto"/>
        <w:jc w:val="both"/>
        <w:rPr>
          <w:sz w:val="24"/>
          <w:szCs w:val="24"/>
          <w:lang w:val="en-US"/>
        </w:rPr>
      </w:pPr>
      <w:r w:rsidRPr="00572F5A">
        <w:rPr>
          <w:sz w:val="24"/>
          <w:szCs w:val="24"/>
          <w:lang w:val="en-US"/>
        </w:rPr>
        <w:t>It</w:t>
      </w:r>
      <w:r w:rsidR="00F357D5">
        <w:rPr>
          <w:sz w:val="24"/>
          <w:szCs w:val="24"/>
          <w:lang w:val="en-US"/>
        </w:rPr>
        <w:t xml:space="preserve"> can be</w:t>
      </w:r>
      <w:r w:rsidRPr="00572F5A">
        <w:rPr>
          <w:sz w:val="24"/>
          <w:szCs w:val="24"/>
          <w:lang w:val="en-US"/>
        </w:rPr>
        <w:t xml:space="preserve">  observed that </w:t>
      </w:r>
      <w:r>
        <w:rPr>
          <w:sz w:val="24"/>
          <w:szCs w:val="24"/>
          <w:lang w:val="en-US"/>
        </w:rPr>
        <w:t>raw</w:t>
      </w:r>
      <w:r w:rsidRPr="00572F5A">
        <w:rPr>
          <w:sz w:val="24"/>
          <w:szCs w:val="24"/>
          <w:lang w:val="en-US"/>
        </w:rPr>
        <w:t xml:space="preserve"> spectra of </w:t>
      </w:r>
      <w:proofErr w:type="spellStart"/>
      <w:r>
        <w:rPr>
          <w:sz w:val="24"/>
          <w:szCs w:val="24"/>
          <w:lang w:val="en-US"/>
        </w:rPr>
        <w:t>P</w:t>
      </w:r>
      <w:r w:rsidRPr="00572F5A">
        <w:rPr>
          <w:sz w:val="24"/>
          <w:szCs w:val="24"/>
          <w:lang w:val="en-US"/>
        </w:rPr>
        <w:t>rovine</w:t>
      </w:r>
      <w:proofErr w:type="spellEnd"/>
      <w:r w:rsidRPr="00572F5A">
        <w:rPr>
          <w:sz w:val="24"/>
          <w:szCs w:val="24"/>
          <w:lang w:val="en-US"/>
        </w:rPr>
        <w:t xml:space="preserve"> and </w:t>
      </w:r>
      <w:r w:rsidR="00F357D5">
        <w:rPr>
          <w:sz w:val="24"/>
          <w:szCs w:val="24"/>
          <w:lang w:val="en-US"/>
        </w:rPr>
        <w:t xml:space="preserve"> </w:t>
      </w:r>
      <w:proofErr w:type="spellStart"/>
      <w:r w:rsidR="00F357D5">
        <w:rPr>
          <w:sz w:val="24"/>
          <w:szCs w:val="24"/>
          <w:lang w:val="en-US"/>
        </w:rPr>
        <w:t>B</w:t>
      </w:r>
      <w:r w:rsidR="00F357D5" w:rsidRPr="00572F5A">
        <w:rPr>
          <w:sz w:val="24"/>
          <w:szCs w:val="24"/>
          <w:lang w:val="en-US"/>
        </w:rPr>
        <w:t>rioso</w:t>
      </w:r>
      <w:proofErr w:type="spellEnd"/>
      <w:r w:rsidRPr="00572F5A">
        <w:rPr>
          <w:sz w:val="24"/>
          <w:szCs w:val="24"/>
          <w:lang w:val="en-US"/>
        </w:rPr>
        <w:t xml:space="preserve"> overlap</w:t>
      </w:r>
      <w:r>
        <w:rPr>
          <w:sz w:val="24"/>
          <w:szCs w:val="24"/>
          <w:lang w:val="en-US"/>
        </w:rPr>
        <w:t>ped</w:t>
      </w:r>
      <w:r w:rsidRPr="00572F5A">
        <w:rPr>
          <w:sz w:val="24"/>
          <w:szCs w:val="24"/>
          <w:lang w:val="en-US"/>
        </w:rPr>
        <w:t xml:space="preserve"> up</w:t>
      </w:r>
      <w:r>
        <w:rPr>
          <w:sz w:val="24"/>
          <w:szCs w:val="24"/>
          <w:lang w:val="en-US"/>
        </w:rPr>
        <w:t xml:space="preserve"> </w:t>
      </w:r>
      <w:r w:rsidRPr="00572F5A">
        <w:rPr>
          <w:sz w:val="24"/>
          <w:szCs w:val="24"/>
          <w:lang w:val="en-US"/>
        </w:rPr>
        <w:t xml:space="preserve">to approximately 1400 nm, </w:t>
      </w:r>
      <w:r>
        <w:rPr>
          <w:sz w:val="24"/>
          <w:szCs w:val="24"/>
          <w:lang w:val="en-US"/>
        </w:rPr>
        <w:t xml:space="preserve">while </w:t>
      </w:r>
      <w:r w:rsidRPr="00572F5A">
        <w:rPr>
          <w:sz w:val="24"/>
          <w:szCs w:val="24"/>
          <w:lang w:val="en-US"/>
        </w:rPr>
        <w:t xml:space="preserve">at longer wavelengths </w:t>
      </w:r>
      <w:r w:rsidR="00112FBE">
        <w:rPr>
          <w:sz w:val="24"/>
          <w:szCs w:val="24"/>
          <w:lang w:val="en-US"/>
        </w:rPr>
        <w:t>t</w:t>
      </w:r>
      <w:r w:rsidR="00112FBE" w:rsidRPr="00112FBE">
        <w:rPr>
          <w:sz w:val="24"/>
          <w:szCs w:val="24"/>
          <w:lang w:val="en-US"/>
        </w:rPr>
        <w:t xml:space="preserve">he </w:t>
      </w:r>
      <w:r w:rsidR="00112FBE">
        <w:rPr>
          <w:sz w:val="24"/>
          <w:szCs w:val="24"/>
          <w:lang w:val="en-US"/>
        </w:rPr>
        <w:t xml:space="preserve">average </w:t>
      </w:r>
      <w:r w:rsidR="00112FBE" w:rsidRPr="00112FBE">
        <w:rPr>
          <w:sz w:val="24"/>
          <w:szCs w:val="24"/>
          <w:lang w:val="en-US"/>
        </w:rPr>
        <w:t>spectra were clearly differentiate</w:t>
      </w:r>
      <w:r w:rsidR="00EC384A">
        <w:rPr>
          <w:sz w:val="24"/>
          <w:szCs w:val="24"/>
          <w:lang w:val="en-US"/>
        </w:rPr>
        <w:t>d</w:t>
      </w:r>
      <w:r w:rsidR="00741261">
        <w:rPr>
          <w:sz w:val="24"/>
          <w:szCs w:val="24"/>
          <w:lang w:val="en-US"/>
        </w:rPr>
        <w:t>.</w:t>
      </w:r>
      <w:r w:rsidR="00F357D5">
        <w:rPr>
          <w:sz w:val="24"/>
          <w:szCs w:val="24"/>
          <w:lang w:val="en-US"/>
        </w:rPr>
        <w:t xml:space="preserve"> </w:t>
      </w:r>
      <w:proofErr w:type="spellStart"/>
      <w:r w:rsidRPr="00572F5A">
        <w:rPr>
          <w:sz w:val="24"/>
          <w:szCs w:val="24"/>
          <w:lang w:val="en-US"/>
        </w:rPr>
        <w:t>Cappricia</w:t>
      </w:r>
      <w:proofErr w:type="spellEnd"/>
      <w:r w:rsidRPr="00572F5A">
        <w:rPr>
          <w:sz w:val="24"/>
          <w:szCs w:val="24"/>
          <w:lang w:val="en-US"/>
        </w:rPr>
        <w:t xml:space="preserve"> </w:t>
      </w:r>
      <w:r>
        <w:rPr>
          <w:sz w:val="24"/>
          <w:szCs w:val="24"/>
          <w:lang w:val="en-US"/>
        </w:rPr>
        <w:t xml:space="preserve">spectra </w:t>
      </w:r>
      <w:r w:rsidRPr="00572F5A">
        <w:rPr>
          <w:sz w:val="24"/>
          <w:szCs w:val="24"/>
          <w:lang w:val="en-US"/>
        </w:rPr>
        <w:t>show</w:t>
      </w:r>
      <w:r>
        <w:rPr>
          <w:sz w:val="24"/>
          <w:szCs w:val="24"/>
          <w:lang w:val="en-US"/>
        </w:rPr>
        <w:t>ed</w:t>
      </w:r>
      <w:r w:rsidRPr="00572F5A">
        <w:rPr>
          <w:sz w:val="24"/>
          <w:szCs w:val="24"/>
          <w:lang w:val="en-US"/>
        </w:rPr>
        <w:t xml:space="preserve"> greater intensity throughout the entire spectral range.</w:t>
      </w:r>
    </w:p>
    <w:p w14:paraId="556C9F00" w14:textId="25CB78F8" w:rsidR="00572F5A" w:rsidRDefault="00572F5A" w:rsidP="00572F5A">
      <w:pPr>
        <w:spacing w:after="0" w:line="240" w:lineRule="auto"/>
        <w:jc w:val="both"/>
        <w:rPr>
          <w:sz w:val="24"/>
          <w:szCs w:val="24"/>
          <w:lang w:val="en-US"/>
        </w:rPr>
      </w:pPr>
    </w:p>
    <w:p w14:paraId="6B695A5E" w14:textId="79E28B62" w:rsidR="00505318" w:rsidRDefault="00505318" w:rsidP="00572F5A">
      <w:pPr>
        <w:spacing w:after="0" w:line="240" w:lineRule="auto"/>
        <w:jc w:val="both"/>
        <w:rPr>
          <w:sz w:val="24"/>
          <w:szCs w:val="24"/>
          <w:lang w:val="en-US"/>
        </w:rPr>
      </w:pPr>
      <w:r w:rsidRPr="00505318">
        <w:rPr>
          <w:sz w:val="24"/>
          <w:szCs w:val="24"/>
          <w:lang w:val="en-US"/>
        </w:rPr>
        <w:t>Three bands are observed in the pure spectra of all varieties. In the following paragraphs, tentative assignments will be mentioned along with their bibliographic sources.</w:t>
      </w:r>
    </w:p>
    <w:p w14:paraId="44D396F2" w14:textId="77777777" w:rsidR="00152541" w:rsidRDefault="00152541" w:rsidP="001E5530">
      <w:pPr>
        <w:spacing w:after="0" w:line="240" w:lineRule="auto"/>
        <w:jc w:val="both"/>
        <w:rPr>
          <w:sz w:val="24"/>
          <w:szCs w:val="24"/>
          <w:lang w:val="en-US"/>
        </w:rPr>
      </w:pPr>
    </w:p>
    <w:p w14:paraId="4EC47A43" w14:textId="0830B9FB" w:rsidR="004F2220" w:rsidRDefault="008F39B3" w:rsidP="001E5530">
      <w:pPr>
        <w:spacing w:after="0" w:line="240" w:lineRule="auto"/>
        <w:jc w:val="both"/>
        <w:rPr>
          <w:ins w:id="112" w:author="Bertotto, Mercedes" w:date="2024-01-30T09:20:00Z"/>
          <w:color w:val="FF0000"/>
          <w:sz w:val="24"/>
          <w:szCs w:val="24"/>
          <w:lang w:val="en-US"/>
        </w:rPr>
      </w:pPr>
      <w:r w:rsidRPr="008F39B3">
        <w:rPr>
          <w:sz w:val="24"/>
          <w:szCs w:val="24"/>
          <w:lang w:val="en-US"/>
        </w:rPr>
        <w:t>The maximum intensities observed were 0.7373 (</w:t>
      </w:r>
      <w:proofErr w:type="spellStart"/>
      <w:r w:rsidRPr="008F39B3">
        <w:rPr>
          <w:sz w:val="24"/>
          <w:szCs w:val="24"/>
          <w:lang w:val="en-US"/>
        </w:rPr>
        <w:t>Capp</w:t>
      </w:r>
      <w:r>
        <w:rPr>
          <w:sz w:val="24"/>
          <w:szCs w:val="24"/>
          <w:lang w:val="en-US"/>
        </w:rPr>
        <w:t>icia</w:t>
      </w:r>
      <w:proofErr w:type="spellEnd"/>
      <w:r w:rsidRPr="008F39B3">
        <w:rPr>
          <w:sz w:val="24"/>
          <w:szCs w:val="24"/>
          <w:lang w:val="en-US"/>
        </w:rPr>
        <w:t>), 0.9296 (</w:t>
      </w:r>
      <w:proofErr w:type="spellStart"/>
      <w:r w:rsidRPr="008F39B3">
        <w:rPr>
          <w:sz w:val="24"/>
          <w:szCs w:val="24"/>
          <w:lang w:val="en-US"/>
        </w:rPr>
        <w:t>Provine</w:t>
      </w:r>
      <w:proofErr w:type="spellEnd"/>
      <w:r w:rsidRPr="008F39B3">
        <w:rPr>
          <w:sz w:val="24"/>
          <w:szCs w:val="24"/>
          <w:lang w:val="en-US"/>
        </w:rPr>
        <w:t>) and 0.8163 (</w:t>
      </w:r>
      <w:proofErr w:type="spellStart"/>
      <w:r w:rsidRPr="008F39B3">
        <w:rPr>
          <w:sz w:val="24"/>
          <w:szCs w:val="24"/>
          <w:lang w:val="en-US"/>
        </w:rPr>
        <w:t>Brioso</w:t>
      </w:r>
      <w:proofErr w:type="spellEnd"/>
      <w:r w:rsidRPr="008F39B3">
        <w:rPr>
          <w:sz w:val="24"/>
          <w:szCs w:val="24"/>
          <w:lang w:val="en-US"/>
        </w:rPr>
        <w:t>); at 1455nm, 1447.9nm and 1447.9nm respectively</w:t>
      </w:r>
      <w:r w:rsidR="00725B41">
        <w:rPr>
          <w:sz w:val="24"/>
          <w:szCs w:val="24"/>
          <w:lang w:val="en-US"/>
        </w:rPr>
        <w:t xml:space="preserve">, </w:t>
      </w:r>
      <w:r w:rsidR="00725B41" w:rsidRPr="003C6C4B">
        <w:rPr>
          <w:sz w:val="24"/>
          <w:szCs w:val="24"/>
          <w:lang w:val="en-US"/>
        </w:rPr>
        <w:t>at 1455nm</w:t>
      </w:r>
      <w:r w:rsidR="00725B41">
        <w:rPr>
          <w:sz w:val="24"/>
          <w:szCs w:val="24"/>
          <w:lang w:val="en-US"/>
        </w:rPr>
        <w:t xml:space="preserve"> (6872.85cm-1) in </w:t>
      </w:r>
      <w:proofErr w:type="spellStart"/>
      <w:r w:rsidR="00725B41">
        <w:rPr>
          <w:sz w:val="24"/>
          <w:szCs w:val="24"/>
          <w:lang w:val="en-US"/>
        </w:rPr>
        <w:t>Cappricia</w:t>
      </w:r>
      <w:proofErr w:type="spellEnd"/>
      <w:r w:rsidR="00A17241">
        <w:rPr>
          <w:sz w:val="24"/>
          <w:szCs w:val="24"/>
          <w:lang w:val="en-US"/>
        </w:rPr>
        <w:t xml:space="preserve"> and at </w:t>
      </w:r>
      <w:r w:rsidR="00A17241" w:rsidRPr="003C6C4B">
        <w:rPr>
          <w:sz w:val="24"/>
          <w:szCs w:val="24"/>
          <w:lang w:val="en-US"/>
        </w:rPr>
        <w:t>1447.9</w:t>
      </w:r>
      <w:r w:rsidR="00A17241">
        <w:rPr>
          <w:sz w:val="24"/>
          <w:szCs w:val="24"/>
          <w:lang w:val="en-US"/>
        </w:rPr>
        <w:t>nm (6906.08cm-1) in the other two varieties</w:t>
      </w:r>
      <w:r w:rsidR="00A17241" w:rsidRPr="003C6C4B">
        <w:rPr>
          <w:sz w:val="24"/>
          <w:szCs w:val="24"/>
          <w:lang w:val="en-US"/>
        </w:rPr>
        <w:t xml:space="preserve">. </w:t>
      </w:r>
      <w:r w:rsidR="001E5530" w:rsidRPr="001E5530">
        <w:rPr>
          <w:sz w:val="24"/>
          <w:szCs w:val="24"/>
          <w:lang w:val="en-US"/>
        </w:rPr>
        <w:t xml:space="preserve">These bands </w:t>
      </w:r>
      <w:r w:rsidR="001E5530">
        <w:rPr>
          <w:sz w:val="24"/>
          <w:szCs w:val="24"/>
          <w:lang w:val="en-US"/>
        </w:rPr>
        <w:t>can be</w:t>
      </w:r>
      <w:r w:rsidR="001E5530" w:rsidRPr="001E5530">
        <w:rPr>
          <w:sz w:val="24"/>
          <w:szCs w:val="24"/>
          <w:lang w:val="en-US"/>
        </w:rPr>
        <w:t xml:space="preserve"> attributed to the symmetric and asymmetric stretching vibrations of water molecules at the first harmonic of the OH stretching vibrations of water.</w:t>
      </w:r>
      <w:r w:rsidR="00A10CE9">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&lt;EndNote&gt;&lt;Cite&gt;&lt;Author&gt;RT&lt;/Author&gt;&lt;Year&gt;2019&lt;/Year&gt;&lt;RecNum&gt;68&lt;/RecNum&gt;&lt;DisplayText&gt;(52)&lt;/DisplayText&gt;&lt;record&gt;&lt;rec-number&gt;68&lt;/rec-number&gt;&lt;foreign-keys&gt;&lt;key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EndNote&gt;</w:instrText>
      </w:r>
      <w:r w:rsidR="00A10CE9">
        <w:rPr>
          <w:color w:val="FF0000"/>
          <w:sz w:val="24"/>
          <w:szCs w:val="24"/>
          <w:vertAlign w:val="superscript"/>
          <w:lang w:val="en-US"/>
        </w:rPr>
        <w:fldChar w:fldCharType="separate"/>
      </w:r>
      <w:r w:rsidR="002F2BBA">
        <w:rPr>
          <w:noProof/>
          <w:color w:val="FF0000"/>
          <w:sz w:val="24"/>
          <w:szCs w:val="24"/>
          <w:vertAlign w:val="superscript"/>
          <w:lang w:val="en-US"/>
        </w:rPr>
        <w:t>(52)</w:t>
      </w:r>
      <w:r w:rsidR="00A10CE9">
        <w:rPr>
          <w:color w:val="FF0000"/>
          <w:sz w:val="24"/>
          <w:szCs w:val="24"/>
          <w:vertAlign w:val="superscript"/>
          <w:lang w:val="en-US"/>
        </w:rPr>
        <w:fldChar w:fldCharType="end"/>
      </w:r>
      <w:r w:rsidR="00D977A5">
        <w:rPr>
          <w:sz w:val="24"/>
          <w:szCs w:val="24"/>
          <w:lang w:val="en-US"/>
        </w:rPr>
        <w:t xml:space="preserve"> </w:t>
      </w:r>
      <w:r w:rsidR="007F1DDC" w:rsidRPr="007F1DDC">
        <w:rPr>
          <w:sz w:val="24"/>
          <w:szCs w:val="24"/>
          <w:lang w:val="en-US"/>
        </w:rPr>
        <w:t>More specifically, th</w:t>
      </w:r>
      <w:r w:rsidR="00A152AA">
        <w:rPr>
          <w:sz w:val="24"/>
          <w:szCs w:val="24"/>
          <w:lang w:val="en-US"/>
        </w:rPr>
        <w:t>ose</w:t>
      </w:r>
      <w:r w:rsidR="007F1DDC" w:rsidRPr="007F1DDC">
        <w:rPr>
          <w:sz w:val="24"/>
          <w:szCs w:val="24"/>
          <w:lang w:val="en-US"/>
        </w:rPr>
        <w:t xml:space="preserve"> wavelengths</w:t>
      </w:r>
      <w:r w:rsidR="00911AAA">
        <w:rPr>
          <w:sz w:val="24"/>
          <w:szCs w:val="24"/>
          <w:lang w:val="en-US"/>
        </w:rPr>
        <w:t xml:space="preserve"> are included into</w:t>
      </w:r>
      <w:r w:rsidR="00E07963">
        <w:rPr>
          <w:sz w:val="24"/>
          <w:szCs w:val="24"/>
          <w:lang w:val="en-US"/>
        </w:rPr>
        <w:t xml:space="preserve"> two</w:t>
      </w:r>
      <w:r w:rsidR="007F1DDC" w:rsidRPr="007F1DDC">
        <w:rPr>
          <w:sz w:val="24"/>
          <w:szCs w:val="24"/>
          <w:lang w:val="en-US"/>
        </w:rPr>
        <w:t xml:space="preserve"> well-defined</w:t>
      </w:r>
      <w:r w:rsidR="00B542DF">
        <w:rPr>
          <w:sz w:val="24"/>
          <w:szCs w:val="24"/>
          <w:lang w:val="en-US"/>
        </w:rPr>
        <w:t xml:space="preserve"> </w:t>
      </w:r>
      <w:r w:rsidR="00B542DF" w:rsidRPr="00B542DF">
        <w:rPr>
          <w:sz w:val="24"/>
          <w:szCs w:val="24"/>
          <w:lang w:val="en-US"/>
        </w:rPr>
        <w:t>wavelength ranges where</w:t>
      </w:r>
      <w:r w:rsidR="007A7CF6">
        <w:rPr>
          <w:sz w:val="24"/>
          <w:szCs w:val="24"/>
          <w:lang w:val="en-US"/>
        </w:rPr>
        <w:t xml:space="preserve"> water shows the </w:t>
      </w:r>
      <w:r w:rsidR="004D02F2">
        <w:rPr>
          <w:sz w:val="24"/>
          <w:szCs w:val="24"/>
          <w:lang w:val="en-US"/>
        </w:rPr>
        <w:t xml:space="preserve">greatest </w:t>
      </w:r>
      <w:r w:rsidR="00B542DF" w:rsidRPr="00B542DF">
        <w:rPr>
          <w:sz w:val="24"/>
          <w:szCs w:val="24"/>
          <w:lang w:val="en-US"/>
        </w:rPr>
        <w:t>variation of energy absorbance</w:t>
      </w:r>
      <w:r w:rsidR="003974ED">
        <w:rPr>
          <w:sz w:val="24"/>
          <w:szCs w:val="24"/>
          <w:lang w:val="en-US"/>
        </w:rPr>
        <w:t xml:space="preserve"> </w:t>
      </w:r>
      <w:r w:rsidR="00D20033">
        <w:rPr>
          <w:sz w:val="24"/>
          <w:szCs w:val="24"/>
          <w:lang w:val="en-US"/>
        </w:rPr>
        <w:t>in response to disturbances</w:t>
      </w:r>
      <w:r w:rsidR="00B542DF">
        <w:rPr>
          <w:sz w:val="24"/>
          <w:szCs w:val="24"/>
          <w:lang w:val="en-US"/>
        </w:rPr>
        <w:t>, (</w:t>
      </w:r>
      <w:r w:rsidR="007F1DDC" w:rsidRPr="007F1DDC">
        <w:rPr>
          <w:sz w:val="24"/>
          <w:szCs w:val="24"/>
          <w:lang w:val="en-US"/>
        </w:rPr>
        <w:t>Water Ma</w:t>
      </w:r>
      <w:r w:rsidR="00B542DF">
        <w:rPr>
          <w:sz w:val="24"/>
          <w:szCs w:val="24"/>
          <w:lang w:val="en-US"/>
        </w:rPr>
        <w:t>t</w:t>
      </w:r>
      <w:r w:rsidR="007F1DDC" w:rsidRPr="007F1DDC">
        <w:rPr>
          <w:sz w:val="24"/>
          <w:szCs w:val="24"/>
          <w:lang w:val="en-US"/>
        </w:rPr>
        <w:t>rix Coordinates</w:t>
      </w:r>
      <w:r w:rsidR="00B542DF">
        <w:rPr>
          <w:sz w:val="24"/>
          <w:szCs w:val="24"/>
          <w:lang w:val="en-US"/>
        </w:rPr>
        <w:t xml:space="preserve">, </w:t>
      </w:r>
      <w:r w:rsidR="00B542DF">
        <w:rPr>
          <w:sz w:val="24"/>
          <w:szCs w:val="24"/>
          <w:lang w:val="en-US"/>
        </w:rPr>
        <w:lastRenderedPageBreak/>
        <w:t>“WAMACS”)</w:t>
      </w:r>
      <w:r w:rsidR="00E07963">
        <w:rPr>
          <w:sz w:val="24"/>
          <w:szCs w:val="24"/>
          <w:lang w:val="en-US"/>
        </w:rPr>
        <w:t>, called C8 and C9</w:t>
      </w:r>
      <w:r w:rsidR="00D97E98">
        <w:rPr>
          <w:sz w:val="24"/>
          <w:szCs w:val="24"/>
          <w:lang w:val="en-US"/>
        </w:rPr>
        <w:t>.</w:t>
      </w:r>
      <w:r w:rsidR="007F1DDC" w:rsidRPr="007F1DDC">
        <w:rPr>
          <w:sz w:val="24"/>
          <w:szCs w:val="24"/>
          <w:lang w:val="en-US"/>
        </w:rPr>
        <w:t xml:space="preserve"> </w:t>
      </w:r>
      <w:r w:rsidR="006744FA" w:rsidRPr="00022EBE">
        <w:rPr>
          <w:i/>
          <w:iCs/>
          <w:sz w:val="24"/>
          <w:szCs w:val="24"/>
          <w:lang w:val="en-US"/>
        </w:rPr>
        <w:t>“</w:t>
      </w:r>
      <w:r w:rsidR="00CB43D5">
        <w:rPr>
          <w:i/>
          <w:iCs/>
          <w:sz w:val="24"/>
          <w:szCs w:val="24"/>
          <w:lang w:val="en-US"/>
        </w:rPr>
        <w:t>WAMACS</w:t>
      </w:r>
      <w:r w:rsidR="007F1DDC" w:rsidRPr="00022EBE">
        <w:rPr>
          <w:i/>
          <w:iCs/>
          <w:sz w:val="24"/>
          <w:szCs w:val="24"/>
          <w:lang w:val="en-US"/>
        </w:rPr>
        <w:t xml:space="preserve"> describe different conformations of water such as water dimers, trimers, </w:t>
      </w:r>
      <w:proofErr w:type="spellStart"/>
      <w:r w:rsidR="007F1DDC" w:rsidRPr="00022EBE">
        <w:rPr>
          <w:i/>
          <w:iCs/>
          <w:sz w:val="24"/>
          <w:szCs w:val="24"/>
          <w:lang w:val="en-US"/>
        </w:rPr>
        <w:t>superoxides</w:t>
      </w:r>
      <w:proofErr w:type="spellEnd"/>
      <w:r w:rsidR="007F1DDC" w:rsidRPr="00022EBE">
        <w:rPr>
          <w:i/>
          <w:iCs/>
          <w:sz w:val="24"/>
          <w:szCs w:val="24"/>
          <w:lang w:val="en-US"/>
        </w:rPr>
        <w:t xml:space="preserve">, water solvation shells, </w:t>
      </w:r>
      <w:proofErr w:type="spellStart"/>
      <w:r w:rsidR="007F1DDC" w:rsidRPr="00022EBE">
        <w:rPr>
          <w:i/>
          <w:iCs/>
          <w:sz w:val="24"/>
          <w:szCs w:val="24"/>
          <w:lang w:val="en-US"/>
        </w:rPr>
        <w:t>etc</w:t>
      </w:r>
      <w:proofErr w:type="spellEnd"/>
      <w:r w:rsidR="006744FA" w:rsidRPr="00022EBE">
        <w:rPr>
          <w:i/>
          <w:iCs/>
          <w:sz w:val="24"/>
          <w:szCs w:val="24"/>
          <w:lang w:val="en-US"/>
        </w:rPr>
        <w:t>”</w:t>
      </w:r>
      <w:r w:rsidR="00D20033">
        <w:rPr>
          <w:sz w:val="24"/>
          <w:szCs w:val="24"/>
          <w:lang w:val="en-US"/>
        </w:rPr>
        <w:t xml:space="preserve"> </w:t>
      </w:r>
      <w:r w:rsidR="00CB43D5">
        <w:rPr>
          <w:sz w:val="24"/>
          <w:szCs w:val="24"/>
          <w:lang w:val="en-US"/>
        </w:rPr>
        <w:t>.</w:t>
      </w:r>
      <w:r w:rsidR="008B2C7F">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&lt;EndNote&gt;&lt;Cite&gt;&lt;Author&gt;RT&lt;/Author&gt;&lt;Year&gt;2019&lt;/Year&gt;&lt;RecNum&gt;68&lt;/RecNum&gt;&lt;DisplayText&gt;(52, 53)&lt;/DisplayText&gt;&lt;record&gt;&lt;rec-number&gt;68&lt;/rec-number&gt;&lt;foreign-keys&gt;&lt;key app="EN" db-id="ws9rdx2wn0xd03eresrvdse5d5dp5rap0a09" timestamp="1706613545"&gt;68&lt;/key&gt;&lt;/foreign-keys&gt;&lt;ref-type name="Journal Article"&gt;17&lt;/ref-type&gt;&lt;contributors&gt;&lt;authors&gt;&lt;author&gt;Jelena Muncan RT&lt;/author&gt;&lt;/authors&gt;&lt;/contributors&gt;&lt;titles&gt;&lt;title&gt;Aquaphotomics—From Innovative Knowledge to Integrative Platform in Science and Technology&lt;/title&gt;&lt;secondary-title&gt;Molecules&lt;/secondary-title&gt;&lt;/titles&gt;&lt;periodical&gt;&lt;full-title&gt;Molecules&lt;/full-title&gt;&lt;/periodical&gt;&lt;volume&gt;24&lt;/volume&gt;&lt;number&gt;15&lt;/number&gt;&lt;num-vols&gt;2742&lt;/num-vols&gt;&lt;dates&gt;&lt;year&gt;2019&lt;/year&gt;&lt;/dates&gt;&lt;urls&gt;&lt;/urls&gt;&lt;/record&gt;&lt;/Cite&gt;&lt;Cite&gt;&lt;Author&gt;2024.&lt;/Author&gt;&lt;RecNum&gt;69&lt;/RecNum&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2024.&lt;/author&gt;&lt;/authors&gt;&lt;/contributors&gt;&lt;titles&gt;&lt;/titles&gt;&lt;dates&gt;&lt;/dates&gt;&lt;urls&gt;&lt;/urls&gt;&lt;/record&gt;&lt;/Cite&gt;&lt;/EndNote&gt;</w:instrText>
      </w:r>
      <w:r w:rsidR="008B2C7F">
        <w:rPr>
          <w:color w:val="FF0000"/>
          <w:sz w:val="24"/>
          <w:szCs w:val="24"/>
          <w:vertAlign w:val="superscript"/>
          <w:lang w:val="en-US"/>
        </w:rPr>
        <w:fldChar w:fldCharType="separate"/>
      </w:r>
      <w:r w:rsidR="002F2BBA">
        <w:rPr>
          <w:noProof/>
          <w:color w:val="FF0000"/>
          <w:sz w:val="24"/>
          <w:szCs w:val="24"/>
          <w:vertAlign w:val="superscript"/>
          <w:lang w:val="en-US"/>
        </w:rPr>
        <w:t>(52, 53)</w:t>
      </w:r>
      <w:r w:rsidR="008B2C7F">
        <w:rPr>
          <w:color w:val="FF0000"/>
          <w:sz w:val="24"/>
          <w:szCs w:val="24"/>
          <w:vertAlign w:val="superscript"/>
          <w:lang w:val="en-US"/>
        </w:rPr>
        <w:fldChar w:fldCharType="end"/>
      </w:r>
      <w:r w:rsidR="00CB43D5" w:rsidRPr="00022EBE">
        <w:rPr>
          <w:color w:val="FF0000"/>
          <w:sz w:val="24"/>
          <w:szCs w:val="24"/>
          <w:lang w:val="en-US"/>
        </w:rPr>
        <w:t xml:space="preserve"> </w:t>
      </w:r>
    </w:p>
    <w:p w14:paraId="50107A29" w14:textId="77777777" w:rsidR="00741EE5" w:rsidRDefault="00741EE5" w:rsidP="001E5530">
      <w:pPr>
        <w:spacing w:after="0" w:line="240" w:lineRule="auto"/>
        <w:jc w:val="both"/>
        <w:rPr>
          <w:sz w:val="24"/>
          <w:szCs w:val="24"/>
          <w:lang w:val="en-US"/>
        </w:rPr>
      </w:pPr>
    </w:p>
    <w:p w14:paraId="5117778C" w14:textId="37070239" w:rsidR="007F1DDC" w:rsidRDefault="00B70746" w:rsidP="001E5530">
      <w:pPr>
        <w:spacing w:after="0" w:line="240" w:lineRule="auto"/>
        <w:jc w:val="both"/>
        <w:rPr>
          <w:sz w:val="24"/>
          <w:szCs w:val="24"/>
          <w:lang w:val="en-US"/>
        </w:rPr>
      </w:pPr>
      <w:r>
        <w:rPr>
          <w:sz w:val="24"/>
          <w:szCs w:val="24"/>
          <w:lang w:val="en-US"/>
        </w:rPr>
        <w:t>The</w:t>
      </w:r>
      <w:r w:rsidR="004E4D05">
        <w:rPr>
          <w:sz w:val="24"/>
          <w:szCs w:val="24"/>
          <w:lang w:val="en-US"/>
        </w:rPr>
        <w:t xml:space="preserve"> </w:t>
      </w:r>
      <w:r w:rsidR="007E208E">
        <w:rPr>
          <w:sz w:val="24"/>
          <w:szCs w:val="24"/>
          <w:lang w:val="en-US"/>
        </w:rPr>
        <w:t xml:space="preserve">mentioned peaks </w:t>
      </w:r>
      <w:r w:rsidR="004E4D05">
        <w:rPr>
          <w:sz w:val="24"/>
          <w:szCs w:val="24"/>
          <w:lang w:val="en-US"/>
        </w:rPr>
        <w:t xml:space="preserve"> in spectra</w:t>
      </w:r>
      <w:r>
        <w:rPr>
          <w:sz w:val="24"/>
          <w:szCs w:val="24"/>
          <w:lang w:val="en-US"/>
        </w:rPr>
        <w:t xml:space="preserve"> </w:t>
      </w:r>
      <w:r w:rsidR="00617F04">
        <w:rPr>
          <w:sz w:val="24"/>
          <w:szCs w:val="24"/>
          <w:lang w:val="en-US"/>
        </w:rPr>
        <w:t>can be found in</w:t>
      </w:r>
      <w:r>
        <w:rPr>
          <w:sz w:val="24"/>
          <w:szCs w:val="24"/>
          <w:lang w:val="en-US"/>
        </w:rPr>
        <w:t xml:space="preserve"> WAMACS C8 and C9</w:t>
      </w:r>
      <w:r w:rsidR="00884093">
        <w:rPr>
          <w:sz w:val="24"/>
          <w:szCs w:val="24"/>
          <w:lang w:val="en-US"/>
        </w:rPr>
        <w:t>.</w:t>
      </w:r>
    </w:p>
    <w:p w14:paraId="4085CFDF" w14:textId="77777777" w:rsidR="007F1DDC" w:rsidRDefault="007F1DDC" w:rsidP="001E5530">
      <w:pPr>
        <w:spacing w:after="0" w:line="240" w:lineRule="auto"/>
        <w:jc w:val="both"/>
        <w:rPr>
          <w:sz w:val="24"/>
          <w:szCs w:val="24"/>
          <w:lang w:val="en-US"/>
        </w:rPr>
      </w:pPr>
    </w:p>
    <w:p w14:paraId="317CEC3B" w14:textId="38F25EE3" w:rsidR="00112FBE" w:rsidRDefault="00112FBE" w:rsidP="001E5530">
      <w:pPr>
        <w:spacing w:after="0" w:line="240" w:lineRule="auto"/>
        <w:jc w:val="both"/>
        <w:rPr>
          <w:sz w:val="24"/>
          <w:szCs w:val="24"/>
          <w:lang w:val="en-US"/>
        </w:rPr>
      </w:pPr>
      <w:r w:rsidRPr="00022EBE">
        <w:rPr>
          <w:i/>
          <w:iCs/>
          <w:sz w:val="24"/>
          <w:szCs w:val="24"/>
          <w:lang w:val="en-US"/>
        </w:rPr>
        <w:t>C9</w:t>
      </w:r>
      <w:r w:rsidRPr="00022EBE">
        <w:rPr>
          <w:i/>
          <w:iCs/>
          <w:sz w:val="24"/>
          <w:szCs w:val="24"/>
          <w:lang w:val="en-US"/>
        </w:rPr>
        <w:tab/>
        <w:t>1458-1468nm</w:t>
      </w:r>
      <w:r w:rsidR="00B542DF" w:rsidRPr="00022EBE">
        <w:rPr>
          <w:i/>
          <w:iCs/>
          <w:sz w:val="24"/>
          <w:szCs w:val="24"/>
          <w:lang w:val="en-US"/>
        </w:rPr>
        <w:t>:</w:t>
      </w:r>
      <w:r w:rsidRPr="00022EBE">
        <w:rPr>
          <w:i/>
          <w:iCs/>
          <w:sz w:val="24"/>
          <w:szCs w:val="24"/>
          <w:lang w:val="en-US"/>
        </w:rPr>
        <w:tab/>
        <w:t>Water molecules with 2 hydrogen bonds (S2)</w:t>
      </w:r>
      <w:r w:rsidRPr="00112FBE">
        <w:rPr>
          <w:sz w:val="24"/>
          <w:szCs w:val="24"/>
          <w:lang w:val="en-US"/>
        </w:rPr>
        <w:tab/>
      </w:r>
    </w:p>
    <w:p w14:paraId="15F84A6F" w14:textId="34B5B2CF" w:rsidR="00112FBE" w:rsidRDefault="00112FBE" w:rsidP="001E5530">
      <w:pPr>
        <w:spacing w:after="0" w:line="240" w:lineRule="auto"/>
        <w:jc w:val="both"/>
        <w:rPr>
          <w:sz w:val="24"/>
          <w:szCs w:val="24"/>
          <w:lang w:val="en-US"/>
        </w:rPr>
      </w:pPr>
      <w:r w:rsidRPr="00022EBE">
        <w:rPr>
          <w:i/>
          <w:iCs/>
          <w:sz w:val="24"/>
          <w:szCs w:val="24"/>
          <w:lang w:val="en-US"/>
        </w:rPr>
        <w:t>C8</w:t>
      </w:r>
      <w:r w:rsidRPr="00022EBE">
        <w:rPr>
          <w:i/>
          <w:iCs/>
          <w:sz w:val="24"/>
          <w:szCs w:val="24"/>
          <w:lang w:val="en-US"/>
        </w:rPr>
        <w:tab/>
        <w:t>1448-1454nm</w:t>
      </w:r>
      <w:r w:rsidR="00B542DF" w:rsidRPr="00022EBE">
        <w:rPr>
          <w:i/>
          <w:iCs/>
          <w:sz w:val="24"/>
          <w:szCs w:val="24"/>
          <w:lang w:val="en-US"/>
        </w:rPr>
        <w:t xml:space="preserve">: </w:t>
      </w:r>
      <w:r w:rsidRPr="00022EBE">
        <w:rPr>
          <w:i/>
          <w:iCs/>
          <w:sz w:val="24"/>
          <w:szCs w:val="24"/>
          <w:lang w:val="en-US"/>
        </w:rPr>
        <w:tab/>
        <w:t>ν2</w:t>
      </w:r>
      <w:r w:rsidRPr="00022EBE">
        <w:rPr>
          <w:rFonts w:ascii="Arial" w:hAnsi="Arial" w:cs="Arial"/>
          <w:i/>
          <w:iCs/>
          <w:sz w:val="24"/>
          <w:szCs w:val="24"/>
          <w:lang w:val="en-US"/>
        </w:rPr>
        <w:t> </w:t>
      </w:r>
      <w:r w:rsidRPr="00022EBE">
        <w:rPr>
          <w:i/>
          <w:iCs/>
          <w:sz w:val="24"/>
          <w:szCs w:val="24"/>
          <w:lang w:val="en-US"/>
        </w:rPr>
        <w:t>+</w:t>
      </w:r>
      <w:r w:rsidRPr="00022EBE">
        <w:rPr>
          <w:rFonts w:ascii="Arial" w:hAnsi="Arial" w:cs="Arial"/>
          <w:i/>
          <w:iCs/>
          <w:sz w:val="24"/>
          <w:szCs w:val="24"/>
          <w:lang w:val="en-US"/>
        </w:rPr>
        <w:t> </w:t>
      </w:r>
      <w:r w:rsidRPr="00022EBE">
        <w:rPr>
          <w:rFonts w:cs="Verdana"/>
          <w:i/>
          <w:iCs/>
          <w:sz w:val="24"/>
          <w:szCs w:val="24"/>
          <w:lang w:val="en-US"/>
        </w:rPr>
        <w:t>ν</w:t>
      </w:r>
      <w:r w:rsidRPr="00022EBE">
        <w:rPr>
          <w:i/>
          <w:iCs/>
          <w:sz w:val="24"/>
          <w:szCs w:val="24"/>
          <w:lang w:val="en-US"/>
        </w:rPr>
        <w:t>3, Water solvation shell, OH-(H2O)4,5</w:t>
      </w:r>
      <w:r w:rsidR="00021208">
        <w:rPr>
          <w:i/>
          <w:iCs/>
          <w:sz w:val="24"/>
          <w:szCs w:val="24"/>
          <w:lang w:val="en-US"/>
        </w:rPr>
        <w:t>.</w:t>
      </w:r>
      <w:r w:rsidR="00697EF1">
        <w:rPr>
          <w:i/>
          <w:iCs/>
          <w:color w:val="FF0000"/>
          <w:sz w:val="24"/>
          <w:szCs w:val="24"/>
          <w:vertAlign w:val="superscript"/>
          <w:lang w:val="en-US"/>
        </w:rPr>
        <w:fldChar w:fldCharType="begin"/>
      </w:r>
      <w:r w:rsidR="002F2BBA">
        <w:rPr>
          <w:i/>
          <w:iCs/>
          <w:color w:val="FF0000"/>
          <w:sz w:val="24"/>
          <w:szCs w:val="24"/>
          <w:vertAlign w:val="superscript"/>
          <w:lang w:val="en-US"/>
        </w:rPr>
        <w:instrText xml:space="preserve"> ADDIN EN.CITE &lt;EndNote&gt;&lt;Cite&gt;&lt;Author&gt;2024.&lt;/Author&gt;&lt;RecNum&gt;69&lt;/RecNum&gt;&lt;DisplayText&gt;(53, 54)&lt;/DisplayText&gt;&lt;record&gt;&lt;rec-number&gt;69&lt;/rec-number&gt;&lt;foreign-keys&gt;&lt;key app="EN" db-id="ws9rdx2wn0xd03eresrvdse5d5dp5rap0a09" timestamp="1706613636"&gt;69&lt;/key&gt;&lt;/foreign-keys&gt;&lt;ref-type name="Journal Article"&gt;17&lt;/ref-type&gt;&lt;contributors&gt;&lt;authors&gt;&lt;author&gt;Aquaphotomics Method. Available from https://www.aquaphotomics.com/. Last accessed on the 30th January 2024.&lt;/author&gt;&lt;/authors&gt;&lt;/contributors&gt;&lt;titles&gt;&lt;/titles&gt;&lt;dates&gt;&lt;/dates&gt;&lt;urls&gt;&lt;/urls&gt;&lt;/record&gt;&lt;/Cite&gt;&lt;Cite&gt;&lt;Author&gt;M. Jakubíková JS&lt;/Author&gt;&lt;Year&gt;2016&lt;/Year&gt;&lt;RecNum&gt;70&lt;/RecNum&gt;&lt;record&gt;&lt;rec-number&gt;70&lt;/rec-number&gt;&lt;foreign-keys&gt;&lt;key app="EN" db-id="ws9rdx2wn0xd03eresrvdse5d5dp5rap0a09" timestamp="1706613866"&gt;70&lt;/key&gt;&lt;/foreign-keys&gt;&lt;ref-type name="Journal Article"&gt;17&lt;/ref-type&gt;&lt;contributors&gt;&lt;authors&gt;&lt;author&gt;M. Jakubíková JS, A. Kleinová,  P. Májek&lt;/author&gt;&lt;/authors&gt;&lt;/contributors&gt;&lt;titles&gt;&lt;title&gt;Near-infrared spectroscopy for rapid classification of fruit spirits.&lt;/title&gt;&lt;secondary-title&gt;Journal of Food Science and Technology &lt;/secondary-title&gt;&lt;/titles&gt;&lt;volume&gt;56&lt;/volume&gt;&lt;number&gt;6&lt;/number&gt;&lt;num-vols&gt;2797-803&lt;/num-vols&gt;&lt;dates&gt;&lt;year&gt;2016&lt;/year&gt;&lt;/dates&gt;&lt;urls&gt;&lt;/urls&gt;&lt;/record&gt;&lt;/Cite&gt;&lt;/EndNote&gt;</w:instrText>
      </w:r>
      <w:r w:rsidR="00697EF1">
        <w:rPr>
          <w:i/>
          <w:iCs/>
          <w:color w:val="FF0000"/>
          <w:sz w:val="24"/>
          <w:szCs w:val="24"/>
          <w:vertAlign w:val="superscript"/>
          <w:lang w:val="en-US"/>
        </w:rPr>
        <w:fldChar w:fldCharType="separate"/>
      </w:r>
      <w:r w:rsidR="002F2BBA">
        <w:rPr>
          <w:i/>
          <w:iCs/>
          <w:noProof/>
          <w:color w:val="FF0000"/>
          <w:sz w:val="24"/>
          <w:szCs w:val="24"/>
          <w:vertAlign w:val="superscript"/>
          <w:lang w:val="en-US"/>
        </w:rPr>
        <w:t>(53, 54)</w:t>
      </w:r>
      <w:r w:rsidR="00697EF1">
        <w:rPr>
          <w:i/>
          <w:iCs/>
          <w:color w:val="FF0000"/>
          <w:sz w:val="24"/>
          <w:szCs w:val="24"/>
          <w:vertAlign w:val="superscript"/>
          <w:lang w:val="en-US"/>
        </w:rPr>
        <w:fldChar w:fldCharType="end"/>
      </w:r>
    </w:p>
    <w:p w14:paraId="7B17FAE7" w14:textId="77777777" w:rsidR="00F47911" w:rsidRDefault="00F47911" w:rsidP="001E5530">
      <w:pPr>
        <w:spacing w:after="0" w:line="240" w:lineRule="auto"/>
        <w:jc w:val="both"/>
        <w:rPr>
          <w:sz w:val="24"/>
          <w:szCs w:val="24"/>
          <w:lang w:val="en-US"/>
        </w:rPr>
      </w:pPr>
    </w:p>
    <w:p w14:paraId="576A5EE5" w14:textId="7D0B9A0E" w:rsidR="00434D6D" w:rsidRDefault="00896F03" w:rsidP="00BF324E">
      <w:pPr>
        <w:spacing w:after="0" w:line="240" w:lineRule="auto"/>
        <w:jc w:val="both"/>
        <w:rPr>
          <w:sz w:val="24"/>
          <w:szCs w:val="24"/>
          <w:lang w:val="en-US"/>
        </w:rPr>
      </w:pPr>
      <w:r w:rsidRPr="00896F03">
        <w:rPr>
          <w:sz w:val="24"/>
          <w:szCs w:val="24"/>
          <w:lang w:val="en-US"/>
        </w:rPr>
        <w:t>The other peak</w:t>
      </w:r>
      <w:r w:rsidR="00182620">
        <w:rPr>
          <w:sz w:val="24"/>
          <w:szCs w:val="24"/>
          <w:lang w:val="en-US"/>
        </w:rPr>
        <w:t xml:space="preserve"> in</w:t>
      </w:r>
      <w:r w:rsidRPr="00896F03">
        <w:rPr>
          <w:sz w:val="24"/>
          <w:szCs w:val="24"/>
          <w:lang w:val="en-US"/>
        </w:rPr>
        <w:t xml:space="preserve"> raw spectra </w:t>
      </w:r>
      <w:r w:rsidR="009E0B79">
        <w:rPr>
          <w:sz w:val="24"/>
          <w:szCs w:val="24"/>
          <w:lang w:val="en-US"/>
        </w:rPr>
        <w:t>was</w:t>
      </w:r>
      <w:r w:rsidRPr="00896F03">
        <w:rPr>
          <w:sz w:val="24"/>
          <w:szCs w:val="24"/>
          <w:lang w:val="en-US"/>
        </w:rPr>
        <w:t xml:space="preserve"> located at 1194.6 nm</w:t>
      </w:r>
      <w:r w:rsidR="004A2215">
        <w:rPr>
          <w:sz w:val="24"/>
          <w:szCs w:val="24"/>
          <w:lang w:val="en-US"/>
        </w:rPr>
        <w:t xml:space="preserve"> (8368.20cm</w:t>
      </w:r>
      <w:r w:rsidR="00DA5925">
        <w:rPr>
          <w:sz w:val="24"/>
          <w:szCs w:val="24"/>
          <w:lang w:val="en-US"/>
        </w:rPr>
        <w:t>-1)</w:t>
      </w:r>
      <w:r w:rsidRPr="00896F03">
        <w:rPr>
          <w:sz w:val="24"/>
          <w:szCs w:val="24"/>
          <w:lang w:val="en-US"/>
        </w:rPr>
        <w:t xml:space="preserve"> in all three varieties.</w:t>
      </w:r>
      <w:r>
        <w:rPr>
          <w:sz w:val="24"/>
          <w:szCs w:val="24"/>
          <w:lang w:val="en-US"/>
        </w:rPr>
        <w:t xml:space="preserve"> </w:t>
      </w:r>
      <w:r w:rsidR="00434D6D">
        <w:rPr>
          <w:sz w:val="24"/>
          <w:szCs w:val="24"/>
          <w:lang w:val="en-US"/>
        </w:rPr>
        <w:t xml:space="preserve">According to </w:t>
      </w:r>
      <w:r w:rsidR="002246A8" w:rsidRPr="002246A8">
        <w:rPr>
          <w:sz w:val="24"/>
          <w:szCs w:val="24"/>
          <w:lang w:val="en-US"/>
        </w:rPr>
        <w:t xml:space="preserve">M. </w:t>
      </w:r>
      <w:proofErr w:type="spellStart"/>
      <w:r w:rsidR="002246A8" w:rsidRPr="002246A8">
        <w:rPr>
          <w:sz w:val="24"/>
          <w:szCs w:val="24"/>
          <w:lang w:val="en-US"/>
        </w:rPr>
        <w:t>Jakubíková</w:t>
      </w:r>
      <w:proofErr w:type="spellEnd"/>
      <w:r w:rsidR="002246A8">
        <w:rPr>
          <w:sz w:val="24"/>
          <w:szCs w:val="24"/>
          <w:lang w:val="en-US"/>
        </w:rPr>
        <w:t xml:space="preserve"> et al. in 2016</w:t>
      </w:r>
      <w:r w:rsidR="005F4206" w:rsidRPr="00022EBE">
        <w:rPr>
          <w:i/>
          <w:iCs/>
          <w:sz w:val="24"/>
          <w:szCs w:val="24"/>
          <w:lang w:val="en-US"/>
        </w:rPr>
        <w:t xml:space="preserve">: </w:t>
      </w:r>
      <w:r w:rsidR="002246A8" w:rsidRPr="00022EBE">
        <w:rPr>
          <w:i/>
          <w:iCs/>
          <w:sz w:val="24"/>
          <w:szCs w:val="24"/>
          <w:lang w:val="en-US"/>
        </w:rPr>
        <w:t xml:space="preserve"> </w:t>
      </w:r>
      <w:r w:rsidR="005F4206" w:rsidRPr="00022EBE">
        <w:rPr>
          <w:i/>
          <w:iCs/>
          <w:sz w:val="24"/>
          <w:szCs w:val="24"/>
          <w:lang w:val="en-US"/>
        </w:rPr>
        <w:t>“</w:t>
      </w:r>
      <w:r w:rsidR="004D7143" w:rsidRPr="00022EBE">
        <w:rPr>
          <w:i/>
          <w:iCs/>
          <w:sz w:val="24"/>
          <w:szCs w:val="24"/>
          <w:lang w:val="en-US"/>
        </w:rPr>
        <w:t>the region from 8300 to 8600 cm</w:t>
      </w:r>
      <w:r w:rsidR="004D7143" w:rsidRPr="00022EBE">
        <w:rPr>
          <w:i/>
          <w:iCs/>
          <w:sz w:val="24"/>
          <w:szCs w:val="24"/>
          <w:vertAlign w:val="superscript"/>
          <w:lang w:val="en-US"/>
        </w:rPr>
        <w:t>-1</w:t>
      </w:r>
      <w:r w:rsidR="004D7143" w:rsidRPr="00022EBE">
        <w:rPr>
          <w:i/>
          <w:iCs/>
          <w:sz w:val="24"/>
          <w:szCs w:val="24"/>
          <w:lang w:val="en-US"/>
        </w:rPr>
        <w:t xml:space="preserve"> </w:t>
      </w:r>
      <w:r w:rsidR="005F4206" w:rsidRPr="00022EBE">
        <w:rPr>
          <w:i/>
          <w:iCs/>
          <w:sz w:val="24"/>
          <w:szCs w:val="24"/>
          <w:lang w:val="en-US"/>
        </w:rPr>
        <w:t>corresponds to the third overtone band of the bond CH”</w:t>
      </w:r>
      <w:ins w:id="113" w:author="Bertotto, Mercedes" w:date="2024-01-30T12:26:00Z">
        <w:r w:rsidR="00E21CD8">
          <w:rPr>
            <w:i/>
            <w:iCs/>
            <w:sz w:val="24"/>
            <w:szCs w:val="24"/>
            <w:lang w:val="en-US"/>
          </w:rPr>
          <w:t>.</w:t>
        </w:r>
      </w:ins>
      <w:r w:rsidR="00E21CD8">
        <w:rPr>
          <w:i/>
          <w:iCs/>
          <w:color w:val="FF0000"/>
          <w:sz w:val="24"/>
          <w:szCs w:val="24"/>
          <w:vertAlign w:val="superscript"/>
          <w:lang w:val="en-US"/>
        </w:rPr>
        <w:fldChar w:fldCharType="begin"/>
      </w:r>
      <w:r w:rsidR="002F2BBA">
        <w:rPr>
          <w:i/>
          <w:iCs/>
          <w:color w:val="FF0000"/>
          <w:sz w:val="24"/>
          <w:szCs w:val="24"/>
          <w:vertAlign w:val="superscript"/>
          <w:lang w:val="en-US"/>
        </w:rPr>
        <w:instrText xml:space="preserve"> ADDIN EN.CITE &lt;EndNote&gt;&lt;Cite&gt;&lt;Author&gt;D. N. Dalimov&lt;/Author&gt;&lt;Year&gt;2003&lt;/Year&gt;&lt;RecNum&gt;56&lt;/RecNum&gt;&lt;DisplayText&gt;(55)&lt;/DisplayText&gt;&lt;record&gt;&lt;rec-number&gt;56&lt;/rec-number&gt;&lt;foreign-keys&gt;&lt;key app="EN" db-id="ws9rdx2wn0xd03eresrvdse5d5dp5rap0a09" timestamp="1705565846"&gt;56&lt;/key&gt;&lt;/foreign-keys&gt;&lt;ref-type name="Journal Article"&gt;17&lt;/ref-type&gt;&lt;contributors&gt;&lt;authors&gt;&lt;author&gt;D. N. Dalimov, G. N. Dalimova, and M. Bhatt3&lt;/author&gt;&lt;/authors&gt;&lt;/contributors&gt;&lt;titles&gt;&lt;title&gt;CHEMICAL COMPOSITION AND LIGNINS OF TOMATO AND POMEGRANATE SEEDS&lt;/title&gt;&lt;secondary-title&gt;Chemistry of Natural Compounds&lt;/secondary-title&gt;&lt;/titles&gt;&lt;periodical&gt;&lt;full-title&gt;Chemistry of Natural Compounds&lt;/full-title&gt;&lt;/periodical&gt;&lt;pages&gt;37-40&lt;/pages&gt;&lt;volume&gt;39&lt;/volume&gt;&lt;number&gt;1&lt;/number&gt;&lt;dates&gt;&lt;year&gt;2003&lt;/year&gt;&lt;/dates&gt;&lt;urls&gt;&lt;related-urls&gt;&lt;url&gt;https://link.springer.com/article/10.1023/A:1024128512801&lt;/url&gt;&lt;/related-urls&gt;&lt;/urls&gt;&lt;electronic-resource-num&gt;https://doi.org/10.1023/A:1024128512801&lt;/electronic-resource-num&gt;&lt;/record&gt;&lt;/Cite&gt;&lt;/EndNote&gt;</w:instrText>
      </w:r>
      <w:r w:rsidR="00E21CD8">
        <w:rPr>
          <w:i/>
          <w:iCs/>
          <w:color w:val="FF0000"/>
          <w:sz w:val="24"/>
          <w:szCs w:val="24"/>
          <w:vertAlign w:val="superscript"/>
          <w:lang w:val="en-US"/>
        </w:rPr>
        <w:fldChar w:fldCharType="separate"/>
      </w:r>
      <w:r w:rsidR="002F2BBA">
        <w:rPr>
          <w:i/>
          <w:iCs/>
          <w:noProof/>
          <w:color w:val="FF0000"/>
          <w:sz w:val="24"/>
          <w:szCs w:val="24"/>
          <w:vertAlign w:val="superscript"/>
          <w:lang w:val="en-US"/>
        </w:rPr>
        <w:t>(55)</w:t>
      </w:r>
      <w:r w:rsidR="00E21CD8">
        <w:rPr>
          <w:i/>
          <w:iCs/>
          <w:color w:val="FF0000"/>
          <w:sz w:val="24"/>
          <w:szCs w:val="24"/>
          <w:vertAlign w:val="superscript"/>
          <w:lang w:val="en-US"/>
        </w:rPr>
        <w:fldChar w:fldCharType="end"/>
      </w:r>
    </w:p>
    <w:p w14:paraId="567A7C58" w14:textId="77777777" w:rsidR="00434D6D" w:rsidRDefault="00434D6D" w:rsidP="00BF324E">
      <w:pPr>
        <w:spacing w:after="0" w:line="240" w:lineRule="auto"/>
        <w:jc w:val="both"/>
        <w:rPr>
          <w:sz w:val="24"/>
          <w:szCs w:val="24"/>
          <w:lang w:val="en-US"/>
        </w:rPr>
      </w:pPr>
    </w:p>
    <w:p w14:paraId="411E157A" w14:textId="63CBA6A4" w:rsidR="00DA5925" w:rsidRDefault="00A666BF" w:rsidP="00BF324E">
      <w:pPr>
        <w:spacing w:after="0" w:line="240" w:lineRule="auto"/>
        <w:jc w:val="both"/>
        <w:rPr>
          <w:sz w:val="24"/>
          <w:szCs w:val="24"/>
          <w:lang w:val="en-US"/>
        </w:rPr>
      </w:pPr>
      <w:r w:rsidRPr="00A666BF">
        <w:rPr>
          <w:sz w:val="24"/>
          <w:szCs w:val="24"/>
          <w:lang w:val="en-US"/>
        </w:rPr>
        <w:t xml:space="preserve">In 2003, </w:t>
      </w:r>
      <w:proofErr w:type="spellStart"/>
      <w:r w:rsidRPr="00A666BF">
        <w:rPr>
          <w:sz w:val="24"/>
          <w:szCs w:val="24"/>
          <w:lang w:val="en-US"/>
        </w:rPr>
        <w:t>Dalimov</w:t>
      </w:r>
      <w:proofErr w:type="spellEnd"/>
      <w:r w:rsidRPr="00A666BF">
        <w:rPr>
          <w:sz w:val="24"/>
          <w:szCs w:val="24"/>
          <w:lang w:val="en-US"/>
        </w:rPr>
        <w:t xml:space="preserve"> et al. explained that tomato has approximately 11% lignin, which  has carboxylic groups that distinguish it from other plants</w:t>
      </w:r>
      <w:r w:rsidR="00523C1C">
        <w:rPr>
          <w:sz w:val="24"/>
          <w:szCs w:val="24"/>
          <w:lang w:val="en-US"/>
        </w:rPr>
        <w:t>.</w:t>
      </w:r>
      <w:r w:rsidR="0036479F">
        <w:rPr>
          <w:sz w:val="24"/>
          <w:szCs w:val="24"/>
          <w:vertAlign w:val="superscript"/>
          <w:lang w:val="en-US"/>
        </w:rPr>
        <w:t>40</w:t>
      </w:r>
      <w:r w:rsidRPr="00A666BF">
        <w:rPr>
          <w:sz w:val="24"/>
          <w:szCs w:val="24"/>
          <w:lang w:val="en-US"/>
        </w:rPr>
        <w:t xml:space="preserve"> Moreover, these authors analyzed IR spectra of suspended tomato particles, and found typical absorption bands for lignin and carbohydrates. They  assigned the  1194.6 nm </w:t>
      </w:r>
      <w:r w:rsidR="00B85DE5" w:rsidRPr="00A666BF">
        <w:rPr>
          <w:sz w:val="24"/>
          <w:szCs w:val="24"/>
          <w:lang w:val="en-US"/>
        </w:rPr>
        <w:t>wavelength</w:t>
      </w:r>
      <w:r w:rsidRPr="00A666BF">
        <w:rPr>
          <w:sz w:val="24"/>
          <w:szCs w:val="24"/>
          <w:lang w:val="en-US"/>
        </w:rPr>
        <w:t xml:space="preserve"> to the second C–H str overtone of methyl groups, CH3-groups, as well as the lignin component of tomatoes.</w:t>
      </w:r>
    </w:p>
    <w:p w14:paraId="3FB7AE40" w14:textId="33F1D575" w:rsidR="002F1C65" w:rsidRPr="000314C6" w:rsidRDefault="000C5E97" w:rsidP="001E5530">
      <w:pPr>
        <w:spacing w:after="0" w:line="240" w:lineRule="auto"/>
        <w:jc w:val="both"/>
        <w:rPr>
          <w:sz w:val="24"/>
          <w:szCs w:val="24"/>
          <w:lang w:val="en-US"/>
        </w:rPr>
      </w:pPr>
      <w:r w:rsidRPr="000C5E97">
        <w:rPr>
          <w:sz w:val="24"/>
          <w:szCs w:val="24"/>
          <w:lang w:val="en-US"/>
        </w:rPr>
        <w:t>However, other publications assign this band to glucose.</w:t>
      </w:r>
      <w:r w:rsidR="00D87354">
        <w:rPr>
          <w:sz w:val="24"/>
          <w:szCs w:val="24"/>
          <w:lang w:val="en-US"/>
        </w:rPr>
        <w:t xml:space="preserve"> </w:t>
      </w:r>
      <w:r w:rsidR="00D87354" w:rsidRPr="000314C6">
        <w:rPr>
          <w:sz w:val="24"/>
          <w:szCs w:val="24"/>
          <w:lang w:val="en-US"/>
        </w:rPr>
        <w:t>Tanaka et al, in 2021</w:t>
      </w:r>
      <w:r w:rsidR="00EE6497">
        <w:rPr>
          <w:sz w:val="24"/>
          <w:szCs w:val="24"/>
          <w:lang w:val="en-US"/>
        </w:rPr>
        <w:t xml:space="preserve">, </w:t>
      </w:r>
      <w:r w:rsidR="000314C6" w:rsidRPr="000314C6">
        <w:rPr>
          <w:sz w:val="24"/>
          <w:szCs w:val="24"/>
          <w:lang w:val="en-US"/>
        </w:rPr>
        <w:t xml:space="preserve"> mea</w:t>
      </w:r>
      <w:r w:rsidR="000314C6" w:rsidRPr="00022EBE">
        <w:rPr>
          <w:sz w:val="24"/>
          <w:szCs w:val="24"/>
          <w:lang w:val="en-US"/>
        </w:rPr>
        <w:t xml:space="preserve">sured </w:t>
      </w:r>
      <w:r w:rsidR="000314C6">
        <w:rPr>
          <w:sz w:val="24"/>
          <w:szCs w:val="24"/>
          <w:lang w:val="en-US"/>
        </w:rPr>
        <w:t xml:space="preserve">several glucose anomers in </w:t>
      </w:r>
      <w:r w:rsidR="00605503">
        <w:rPr>
          <w:sz w:val="24"/>
          <w:szCs w:val="24"/>
          <w:lang w:val="en-US"/>
        </w:rPr>
        <w:t>light and heavy</w:t>
      </w:r>
      <w:r w:rsidR="0069614F">
        <w:rPr>
          <w:sz w:val="24"/>
          <w:szCs w:val="24"/>
          <w:lang w:val="en-US"/>
        </w:rPr>
        <w:t xml:space="preserve"> </w:t>
      </w:r>
      <w:r w:rsidR="00C9028E">
        <w:rPr>
          <w:sz w:val="24"/>
          <w:szCs w:val="24"/>
          <w:lang w:val="en-US"/>
        </w:rPr>
        <w:t>water</w:t>
      </w:r>
      <w:r w:rsidR="0069614F">
        <w:rPr>
          <w:sz w:val="24"/>
          <w:szCs w:val="24"/>
          <w:lang w:val="en-US"/>
        </w:rPr>
        <w:t xml:space="preserve"> by NIR</w:t>
      </w:r>
      <w:r w:rsidR="0057377F">
        <w:rPr>
          <w:sz w:val="24"/>
          <w:szCs w:val="24"/>
          <w:lang w:val="en-US"/>
        </w:rPr>
        <w:t xml:space="preserve">, and found a peak </w:t>
      </w:r>
      <w:r w:rsidR="00EE6497">
        <w:rPr>
          <w:sz w:val="24"/>
          <w:szCs w:val="24"/>
          <w:lang w:val="en-US"/>
        </w:rPr>
        <w:t>at 1195 nm in both solvents.</w:t>
      </w:r>
      <w:r w:rsidR="0021100F">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&lt;EndNote&gt;&lt;Cite&gt;&lt;Author&gt;Sae Tanaka&lt;/Author&gt;&lt;Year&gt;2021&lt;/Year&gt;&lt;RecNum&gt;60&lt;/RecNum&gt;&lt;DisplayText&gt;(56)&lt;/DisplayText&gt;&lt;record&gt;&lt;rec-number&gt;60&lt;/rec-number&gt;&lt;foreign-keys&gt;&lt;key app="EN" db-id="ws9rdx2wn0xd03eresrvdse5d5dp5rap0a09" timestamp="1706094081"&gt;60&lt;/key&gt;&lt;/foreign-keys&gt;&lt;ref-type name="Journal Article"&gt;17&lt;/ref-type&gt;&lt;contributors&gt;&lt;authors&gt;&lt;author&gt;Sae Tanaka, Roumiana Tsenkova, Masato Yasui &lt;/author&gt;&lt;/authors&gt;&lt;/contributors&gt;&lt;titles&gt;&lt;title&gt;Details of glucose solution near-infrared band assignment revealed the anomer difference in the structure and the interaction with water molecules&lt;/title&gt;&lt;secondary-title&gt;Journal of Molecular Liquids&lt;/secondary-title&gt;&lt;/titles&gt;&lt;periodical&gt;&lt;full-title&gt;Journal of Molecular Liquids&lt;/full-title&gt;&lt;/periodical&gt;&lt;volume&gt;324&lt;/volume&gt;&lt;number&gt;114764&lt;/number&gt;&lt;dates&gt;&lt;year&gt;2021&lt;/year&gt;&lt;/dates&gt;&lt;urls&gt;&lt;/urls&gt;&lt;electronic-resource-num&gt;https://doi.org/10.1016/j.molliq.2020.114764&lt;/electronic-resource-num&gt;&lt;/record&gt;&lt;/Cite&gt;&lt;/EndNote&gt;</w:instrText>
      </w:r>
      <w:r w:rsidR="0021100F">
        <w:rPr>
          <w:color w:val="FF0000"/>
          <w:sz w:val="24"/>
          <w:szCs w:val="24"/>
          <w:vertAlign w:val="superscript"/>
          <w:lang w:val="en-US"/>
        </w:rPr>
        <w:fldChar w:fldCharType="separate"/>
      </w:r>
      <w:r w:rsidR="002F2BBA">
        <w:rPr>
          <w:noProof/>
          <w:color w:val="FF0000"/>
          <w:sz w:val="24"/>
          <w:szCs w:val="24"/>
          <w:vertAlign w:val="superscript"/>
          <w:lang w:val="en-US"/>
        </w:rPr>
        <w:t>(56)</w:t>
      </w:r>
      <w:r w:rsidR="0021100F">
        <w:rPr>
          <w:color w:val="FF0000"/>
          <w:sz w:val="24"/>
          <w:szCs w:val="24"/>
          <w:vertAlign w:val="superscript"/>
          <w:lang w:val="en-US"/>
        </w:rPr>
        <w:fldChar w:fldCharType="end"/>
      </w:r>
      <w:r w:rsidR="00130548">
        <w:rPr>
          <w:sz w:val="24"/>
          <w:szCs w:val="24"/>
          <w:lang w:val="en-US"/>
        </w:rPr>
        <w:t xml:space="preserve"> Furthermore, </w:t>
      </w:r>
      <w:r w:rsidR="00053187">
        <w:rPr>
          <w:sz w:val="24"/>
          <w:szCs w:val="24"/>
          <w:lang w:val="en-US"/>
        </w:rPr>
        <w:t xml:space="preserve">Lopez et al in 2016, performed carbohydrate analysis by NIR, </w:t>
      </w:r>
      <w:r w:rsidR="00FE5FC0">
        <w:rPr>
          <w:sz w:val="24"/>
          <w:szCs w:val="24"/>
          <w:lang w:val="en-US"/>
        </w:rPr>
        <w:t>and assigned the same peak to the OH stre</w:t>
      </w:r>
      <w:r w:rsidR="00BC7FC2">
        <w:rPr>
          <w:sz w:val="24"/>
          <w:szCs w:val="24"/>
          <w:lang w:val="en-US"/>
        </w:rPr>
        <w:t>tch 1</w:t>
      </w:r>
      <w:r w:rsidR="00BC7FC2" w:rsidRPr="00022EBE">
        <w:rPr>
          <w:sz w:val="24"/>
          <w:szCs w:val="24"/>
          <w:vertAlign w:val="superscript"/>
          <w:lang w:val="en-US"/>
        </w:rPr>
        <w:t>st</w:t>
      </w:r>
      <w:r w:rsidR="00BC7FC2">
        <w:rPr>
          <w:sz w:val="24"/>
          <w:szCs w:val="24"/>
          <w:lang w:val="en-US"/>
        </w:rPr>
        <w:t xml:space="preserve"> overtone of glucose.</w:t>
      </w:r>
      <w:r w:rsidR="001A6722">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&lt;EndNote&gt;&lt;Cite&gt;&lt;Author&gt;Mercedes G. López&lt;/Author&gt;&lt;Year&gt;2016&lt;/Year&gt;&lt;RecNum&gt;54&lt;/RecNum&gt;&lt;DisplayText&gt;(57)&lt;/DisplayText&gt;&lt;record&gt;&lt;rec-number&gt;54&lt;/rec-number&gt;&lt;foreign-keys&gt;&lt;key app="EN" db-id="ws9rdx2wn0xd03eresrvdse5d5dp5rap0a09" timestamp="1705481413"&gt;54&lt;/key&gt;&lt;/foreign-keys&gt;&lt;ref-type name="Book"&gt;6&lt;/ref-type&gt;&lt;contributors&gt;&lt;authors&gt;&lt;author&gt;Mercedes G. López, Ana Sarahí García-González, Elena Franco- Robles&lt;/author&gt;&lt;/authors&gt;&lt;secondary-authors&gt;&lt;author&gt;Konstantinos G. Kyprianidis and Jan Skvaril&lt;/author&gt;&lt;/secondary-authors&gt;&lt;/contributors&gt;&lt;titles&gt;&lt;title&gt;Carbohydrate Analysis by NIRS-Chemometrics&lt;/title&gt;&lt;/titles&gt;&lt;dates&gt;&lt;year&gt;2016&lt;/year&gt;&lt;/dates&gt;&lt;pub-location&gt;Developments in Near-Infrared Spectroscopy&lt;/pub-location&gt;&lt;urls&gt;&lt;/urls&gt;&lt;electronic-resource-num&gt;10.5772/67208&lt;/electronic-resource-num&gt;&lt;/record&gt;&lt;/Cite&gt;&lt;/EndNote&gt;</w:instrText>
      </w:r>
      <w:r w:rsidR="001A6722">
        <w:rPr>
          <w:color w:val="FF0000"/>
          <w:sz w:val="24"/>
          <w:szCs w:val="24"/>
          <w:vertAlign w:val="superscript"/>
          <w:lang w:val="en-US"/>
        </w:rPr>
        <w:fldChar w:fldCharType="separate"/>
      </w:r>
      <w:r w:rsidR="002F2BBA">
        <w:rPr>
          <w:noProof/>
          <w:color w:val="FF0000"/>
          <w:sz w:val="24"/>
          <w:szCs w:val="24"/>
          <w:vertAlign w:val="superscript"/>
          <w:lang w:val="en-US"/>
        </w:rPr>
        <w:t>(57)</w:t>
      </w:r>
      <w:r w:rsidR="001A6722">
        <w:rPr>
          <w:color w:val="FF0000"/>
          <w:sz w:val="24"/>
          <w:szCs w:val="24"/>
          <w:vertAlign w:val="superscript"/>
          <w:lang w:val="en-US"/>
        </w:rPr>
        <w:fldChar w:fldCharType="end"/>
      </w:r>
    </w:p>
    <w:p w14:paraId="5D553BB9" w14:textId="77777777" w:rsidR="002F1C65" w:rsidRDefault="002F1C65" w:rsidP="001E5530">
      <w:pPr>
        <w:spacing w:after="0" w:line="240" w:lineRule="auto"/>
        <w:jc w:val="both"/>
        <w:rPr>
          <w:sz w:val="24"/>
          <w:szCs w:val="24"/>
          <w:lang w:val="en-US"/>
        </w:rPr>
      </w:pPr>
    </w:p>
    <w:p w14:paraId="2CEAA418" w14:textId="268F0B0E" w:rsidR="00F538C1" w:rsidRDefault="00D24D8F" w:rsidP="002D5B8A">
      <w:pPr>
        <w:spacing w:after="0" w:line="240" w:lineRule="auto"/>
        <w:jc w:val="both"/>
        <w:rPr>
          <w:i/>
          <w:iCs/>
          <w:sz w:val="24"/>
          <w:szCs w:val="24"/>
          <w:lang w:val="en-US"/>
        </w:rPr>
      </w:pPr>
      <w:r w:rsidRPr="00D24D8F">
        <w:rPr>
          <w:sz w:val="24"/>
          <w:szCs w:val="24"/>
          <w:lang w:val="en-US"/>
        </w:rPr>
        <w:t>Finally, the three raw spectra have a peak at 978.85nm</w:t>
      </w:r>
      <w:r w:rsidR="006D7F92">
        <w:rPr>
          <w:sz w:val="24"/>
          <w:szCs w:val="24"/>
          <w:lang w:val="en-US"/>
        </w:rPr>
        <w:t xml:space="preserve"> (10241.5 cm</w:t>
      </w:r>
      <w:r w:rsidR="006D7F92" w:rsidRPr="00022EBE">
        <w:rPr>
          <w:sz w:val="24"/>
          <w:szCs w:val="24"/>
          <w:vertAlign w:val="superscript"/>
          <w:lang w:val="en-US"/>
        </w:rPr>
        <w:t>-1</w:t>
      </w:r>
      <w:r w:rsidR="006D7F92">
        <w:rPr>
          <w:sz w:val="24"/>
          <w:szCs w:val="24"/>
          <w:lang w:val="en-US"/>
        </w:rPr>
        <w:t>)</w:t>
      </w:r>
      <w:r w:rsidRPr="00D24D8F">
        <w:rPr>
          <w:sz w:val="24"/>
          <w:szCs w:val="24"/>
          <w:lang w:val="en-US"/>
        </w:rPr>
        <w:t xml:space="preserve">. It has been </w:t>
      </w:r>
      <w:r w:rsidRPr="00911B1A">
        <w:rPr>
          <w:sz w:val="24"/>
          <w:szCs w:val="24"/>
          <w:lang w:val="en-US"/>
        </w:rPr>
        <w:t>assigned</w:t>
      </w:r>
      <w:r w:rsidR="00A8484F">
        <w:rPr>
          <w:sz w:val="24"/>
          <w:szCs w:val="24"/>
          <w:lang w:val="en-US"/>
        </w:rPr>
        <w:t xml:space="preserve"> in literature</w:t>
      </w:r>
      <w:r w:rsidRPr="00911B1A">
        <w:rPr>
          <w:sz w:val="24"/>
          <w:szCs w:val="24"/>
          <w:lang w:val="en-US"/>
        </w:rPr>
        <w:t xml:space="preserve"> </w:t>
      </w:r>
      <w:r w:rsidRPr="00022EBE">
        <w:rPr>
          <w:sz w:val="24"/>
          <w:szCs w:val="24"/>
          <w:lang w:val="en-US"/>
        </w:rPr>
        <w:t>to the O–H stretching second overtones</w:t>
      </w:r>
      <w:r w:rsidR="00E209EC" w:rsidRPr="00911B1A">
        <w:rPr>
          <w:sz w:val="24"/>
          <w:szCs w:val="24"/>
          <w:lang w:val="en-US"/>
        </w:rPr>
        <w:t xml:space="preserve">, </w:t>
      </w:r>
      <w:r w:rsidR="00892868" w:rsidRPr="00911B1A">
        <w:rPr>
          <w:sz w:val="24"/>
          <w:szCs w:val="24"/>
          <w:lang w:val="en-US"/>
        </w:rPr>
        <w:t>to the</w:t>
      </w:r>
      <w:r w:rsidR="0088275C" w:rsidRPr="00022EBE">
        <w:rPr>
          <w:lang w:val="en-US"/>
        </w:rPr>
        <w:t xml:space="preserve"> </w:t>
      </w:r>
      <w:r w:rsidR="0088275C" w:rsidRPr="0088275C">
        <w:rPr>
          <w:sz w:val="24"/>
          <w:szCs w:val="24"/>
          <w:lang w:val="en-US"/>
        </w:rPr>
        <w:t xml:space="preserve">hydroxide ion (980 nm)  and to the </w:t>
      </w:r>
      <w:r w:rsidR="0088275C">
        <w:rPr>
          <w:sz w:val="24"/>
          <w:szCs w:val="24"/>
          <w:lang w:val="en-US"/>
        </w:rPr>
        <w:t>h</w:t>
      </w:r>
      <w:r w:rsidR="0088275C" w:rsidRPr="0088275C">
        <w:rPr>
          <w:sz w:val="24"/>
          <w:szCs w:val="24"/>
          <w:lang w:val="en-US"/>
        </w:rPr>
        <w:t>ydrogen-bonded –OH, 2</w:t>
      </w:r>
      <w:r w:rsidR="0088275C" w:rsidRPr="00022EBE">
        <w:rPr>
          <w:sz w:val="24"/>
          <w:szCs w:val="24"/>
          <w:vertAlign w:val="superscript"/>
          <w:lang w:val="en-US"/>
        </w:rPr>
        <w:t>nd</w:t>
      </w:r>
      <w:r w:rsidR="0088275C" w:rsidRPr="0088275C">
        <w:rPr>
          <w:sz w:val="24"/>
          <w:szCs w:val="24"/>
          <w:lang w:val="en-US"/>
        </w:rPr>
        <w:t xml:space="preserve"> overtone (980.4 nm).</w:t>
      </w:r>
      <w:r w:rsidR="0021203C">
        <w:rPr>
          <w:color w:val="FF0000"/>
          <w:sz w:val="24"/>
          <w:szCs w:val="24"/>
          <w:vertAlign w:val="superscript"/>
          <w:lang w:val="en-US"/>
        </w:rPr>
        <w:fldChar w:fldCharType="begin"/>
      </w:r>
      <w:r w:rsidR="002F2BBA">
        <w:rPr>
          <w:color w:val="FF0000"/>
          <w:sz w:val="24"/>
          <w:szCs w:val="24"/>
          <w:vertAlign w:val="superscript"/>
          <w:lang w:val="en-US"/>
        </w:rPr>
        <w:instrText xml:space="preserve"> ADDIN EN.CITE &lt;EndNote&gt;&lt;Cite&gt;&lt;Author&gt;Zoltan Kovacs&lt;/Author&gt;&lt;Year&gt;2022&lt;/Year&gt;&lt;RecNum&gt;55&lt;/RecNum&gt;&lt;DisplayText&gt;(58, 59)&lt;/DisplayText&gt;&lt;record&gt;&lt;rec-number&gt;55&lt;/rec-number&gt;&lt;foreign-keys&gt;&lt;key app="EN" db-id="ws9rdx2wn0xd03eresrvdse5d5dp5rap0a09" timestamp="1705484266"&gt;55&lt;/key&gt;&lt;/foreign-keys&gt;&lt;ref-type name="Journal Article"&gt;17&lt;/ref-type&gt;&lt;contributors&gt;&lt;authors&gt;&lt;author&gt;Zoltan Kovacs, Jelena Muncan, Petya Veleva , Mitsue Oshima, Shogo Shigeoka, Roumiana Tsenkova &lt;/author&gt;&lt;/authors&gt;&lt;/contributors&gt;&lt;titles&gt;&lt;title&gt;Aquaphotomics for monitoring of groundwater using short-wavelength near-infrared spectroscopy&lt;/title&gt;&lt;secondary-title&gt;Spectrochimica Acta Part A: Molecular and Biomolecular Spectroscopy&lt;/secondary-title&gt;&lt;/titles&gt;&lt;periodical&gt;&lt;full-title&gt;Spectrochimica Acta Part A: Molecular and Biomolecular Spectroscopy&lt;/full-title&gt;&lt;/periodical&gt;&lt;volume&gt;279&lt;/volume&gt;&lt;number&gt;121378&lt;/number&gt;&lt;dates&gt;&lt;year&gt;2022&lt;/year&gt;&lt;/dates&gt;&lt;urls&gt;&lt;related-urls&gt;&lt;url&gt;https://www.sciencedirect.com/science/article/pii/S1386142522005273&lt;/url&gt;&lt;/related-urls&gt;&lt;/urls&gt;&lt;electronic-resource-num&gt;https://doi.org/10.1016/j.saa.2022.121378&lt;/electronic-resource-num&gt;&lt;/record&gt;&lt;/Cite&gt;&lt;Cite&gt;&lt;Author&gt;Tsenkova&lt;/Author&gt;&lt;Year&gt;2004&lt;/Year&gt;&lt;RecNum&gt;71&lt;/RecNum&gt;&lt;record&gt;&lt;rec-number&gt;71&lt;/rec-number&gt;&lt;foreign-keys&gt;&lt;key app="EN" db-id="ws9rdx2wn0xd03eresrvdse5d5dp5rap0a09" timestamp="1706614238"&gt;71&lt;/key&gt;&lt;/foreign-keys&gt;&lt;ref-type name="Journal Article"&gt;17&lt;/ref-type&gt;&lt;contributors&gt;&lt;authors&gt;&lt;author&gt;Tsenkova, R.N., I.K. Iordanova, K. Toyoda, and D.R. Brown&lt;/author&gt;&lt;/authors&gt;&lt;/contributors&gt;&lt;titles&gt;&lt;title&gt;Prion protein fate governed by metal binding&lt;/title&gt;&lt;secondary-title&gt;Biochemical and biophysical research communications&lt;/secondary-title&gt;&lt;/titles&gt;&lt;periodical&gt;&lt;full-title&gt;Biochemical and biophysical research communications&lt;/full-title&gt;&lt;/periodical&gt;&lt;pages&gt;1005-1012&lt;/pages&gt;&lt;volume&gt;325&lt;/volume&gt;&lt;number&gt;3&lt;/number&gt;&lt;dates&gt;&lt;year&gt;2004&lt;/year&gt;&lt;/dates&gt;&lt;urls&gt;&lt;/urls&gt;&lt;electronic-resource-num&gt;10.1016/j.bbrc.2004.10.135&lt;/electronic-resource-num&gt;&lt;/record&gt;&lt;/Cite&gt;&lt;/EndNote&gt;</w:instrText>
      </w:r>
      <w:r w:rsidR="0021203C">
        <w:rPr>
          <w:color w:val="FF0000"/>
          <w:sz w:val="24"/>
          <w:szCs w:val="24"/>
          <w:vertAlign w:val="superscript"/>
          <w:lang w:val="en-US"/>
        </w:rPr>
        <w:fldChar w:fldCharType="separate"/>
      </w:r>
      <w:r w:rsidR="002F2BBA">
        <w:rPr>
          <w:noProof/>
          <w:color w:val="FF0000"/>
          <w:sz w:val="24"/>
          <w:szCs w:val="24"/>
          <w:vertAlign w:val="superscript"/>
          <w:lang w:val="en-US"/>
        </w:rPr>
        <w:t>(58, 59)</w:t>
      </w:r>
      <w:r w:rsidR="0021203C">
        <w:rPr>
          <w:color w:val="FF0000"/>
          <w:sz w:val="24"/>
          <w:szCs w:val="24"/>
          <w:vertAlign w:val="superscript"/>
          <w:lang w:val="en-US"/>
        </w:rPr>
        <w:fldChar w:fldCharType="end"/>
      </w:r>
    </w:p>
    <w:p w14:paraId="4B12F629" w14:textId="77777777" w:rsidR="00E96AE0" w:rsidRDefault="00E96AE0" w:rsidP="002D5B8A">
      <w:pPr>
        <w:spacing w:after="0" w:line="240" w:lineRule="auto"/>
        <w:jc w:val="both"/>
        <w:rPr>
          <w:i/>
          <w:iCs/>
          <w:sz w:val="24"/>
          <w:szCs w:val="24"/>
          <w:lang w:val="en-US"/>
        </w:rPr>
      </w:pPr>
    </w:p>
    <w:p w14:paraId="48FD4C5C" w14:textId="539E2832" w:rsidR="00C4258E" w:rsidRDefault="00322B40" w:rsidP="00F538C1">
      <w:pPr>
        <w:spacing w:after="0" w:line="240" w:lineRule="auto"/>
        <w:jc w:val="both"/>
        <w:rPr>
          <w:ins w:id="114" w:author="Bertotto, Mercedes" w:date="2024-01-30T09:20:00Z"/>
          <w:sz w:val="24"/>
          <w:szCs w:val="24"/>
          <w:lang w:val="en-US"/>
        </w:rPr>
      </w:pPr>
      <w:r w:rsidRPr="00022EBE">
        <w:rPr>
          <w:sz w:val="24"/>
          <w:szCs w:val="24"/>
          <w:lang w:val="en-US"/>
        </w:rPr>
        <w:t>F</w:t>
      </w:r>
      <w:r w:rsidR="00F538C1" w:rsidRPr="00022EBE">
        <w:rPr>
          <w:sz w:val="24"/>
          <w:szCs w:val="24"/>
          <w:lang w:val="en-US"/>
        </w:rPr>
        <w:t>igure</w:t>
      </w:r>
      <w:r w:rsidRPr="00022EBE">
        <w:rPr>
          <w:sz w:val="24"/>
          <w:szCs w:val="24"/>
          <w:lang w:val="en-US"/>
        </w:rPr>
        <w:t xml:space="preserve"> </w:t>
      </w:r>
      <w:r w:rsidR="008515C7">
        <w:rPr>
          <w:sz w:val="24"/>
          <w:szCs w:val="24"/>
          <w:lang w:val="en-US"/>
        </w:rPr>
        <w:t>3 (</w:t>
      </w:r>
      <w:r w:rsidR="00574576">
        <w:rPr>
          <w:sz w:val="24"/>
          <w:szCs w:val="24"/>
          <w:lang w:val="en-US"/>
        </w:rPr>
        <w:t xml:space="preserve">on the </w:t>
      </w:r>
      <w:r w:rsidR="008515C7">
        <w:rPr>
          <w:sz w:val="24"/>
          <w:szCs w:val="24"/>
          <w:lang w:val="en-US"/>
        </w:rPr>
        <w:t>right)</w:t>
      </w:r>
      <w:r w:rsidR="00F538C1" w:rsidRPr="00022EBE">
        <w:rPr>
          <w:sz w:val="24"/>
          <w:szCs w:val="24"/>
          <w:lang w:val="en-US"/>
        </w:rPr>
        <w:t xml:space="preserve"> shows </w:t>
      </w:r>
      <w:r w:rsidR="00D82DC4" w:rsidRPr="00022EBE">
        <w:rPr>
          <w:sz w:val="24"/>
          <w:szCs w:val="24"/>
          <w:lang w:val="en-US"/>
        </w:rPr>
        <w:t>average spectra</w:t>
      </w:r>
      <w:r w:rsidR="00F538C1" w:rsidRPr="00022EBE">
        <w:rPr>
          <w:sz w:val="24"/>
          <w:szCs w:val="24"/>
          <w:lang w:val="en-US"/>
        </w:rPr>
        <w:t xml:space="preserve"> of the measured reflectance</w:t>
      </w:r>
      <w:r w:rsidR="00D82DC4" w:rsidRPr="00022EBE">
        <w:rPr>
          <w:sz w:val="24"/>
          <w:szCs w:val="24"/>
          <w:lang w:val="en-US"/>
        </w:rPr>
        <w:t xml:space="preserve"> for each cultivar</w:t>
      </w:r>
      <w:r w:rsidR="00F538C1" w:rsidRPr="00022EBE">
        <w:rPr>
          <w:sz w:val="24"/>
          <w:szCs w:val="24"/>
          <w:lang w:val="en-US"/>
        </w:rPr>
        <w:t>, after</w:t>
      </w:r>
      <w:r w:rsidR="00D82DC4" w:rsidRPr="00022EBE">
        <w:rPr>
          <w:sz w:val="24"/>
          <w:szCs w:val="24"/>
          <w:lang w:val="en-US"/>
        </w:rPr>
        <w:t xml:space="preserve"> they  were</w:t>
      </w:r>
      <w:r w:rsidR="00F538C1" w:rsidRPr="00022EBE">
        <w:rPr>
          <w:sz w:val="24"/>
          <w:szCs w:val="24"/>
          <w:lang w:val="en-US"/>
        </w:rPr>
        <w:t xml:space="preserve"> corrected using</w:t>
      </w:r>
      <w:r w:rsidR="00A97497" w:rsidRPr="00022EBE">
        <w:rPr>
          <w:sz w:val="24"/>
          <w:szCs w:val="24"/>
          <w:lang w:val="en-US"/>
        </w:rPr>
        <w:t xml:space="preserve"> both</w:t>
      </w:r>
      <w:r w:rsidR="00F538C1" w:rsidRPr="00022EBE">
        <w:rPr>
          <w:sz w:val="24"/>
          <w:szCs w:val="24"/>
          <w:lang w:val="en-US"/>
        </w:rPr>
        <w:t xml:space="preserve"> the SNV and second derivative</w:t>
      </w:r>
      <w:r w:rsidR="00142839" w:rsidRPr="00022EBE">
        <w:rPr>
          <w:sz w:val="24"/>
          <w:szCs w:val="24"/>
          <w:lang w:val="en-US"/>
        </w:rPr>
        <w:t xml:space="preserve"> (grade</w:t>
      </w:r>
      <w:r w:rsidR="00C81252" w:rsidRPr="00022EBE">
        <w:rPr>
          <w:sz w:val="24"/>
          <w:szCs w:val="24"/>
          <w:lang w:val="en-US"/>
        </w:rPr>
        <w:t>=</w:t>
      </w:r>
      <w:r w:rsidR="00142839" w:rsidRPr="00022EBE">
        <w:rPr>
          <w:sz w:val="24"/>
          <w:szCs w:val="24"/>
          <w:lang w:val="en-US"/>
        </w:rPr>
        <w:t>2, window wi</w:t>
      </w:r>
      <w:r w:rsidR="00C81252" w:rsidRPr="00022EBE">
        <w:rPr>
          <w:sz w:val="24"/>
          <w:szCs w:val="24"/>
          <w:lang w:val="en-US"/>
        </w:rPr>
        <w:t xml:space="preserve">dth=17 and </w:t>
      </w:r>
      <w:r w:rsidR="00152A0A" w:rsidRPr="00022EBE">
        <w:rPr>
          <w:sz w:val="24"/>
          <w:szCs w:val="24"/>
          <w:lang w:val="en-US"/>
        </w:rPr>
        <w:t>polynomial degree=2)</w:t>
      </w:r>
      <w:r w:rsidR="00F538C1" w:rsidRPr="00022EBE">
        <w:rPr>
          <w:sz w:val="24"/>
          <w:szCs w:val="24"/>
          <w:lang w:val="en-US"/>
        </w:rPr>
        <w:t xml:space="preserve"> algorithms</w:t>
      </w:r>
      <w:r w:rsidR="00574576">
        <w:rPr>
          <w:sz w:val="24"/>
          <w:szCs w:val="24"/>
          <w:lang w:val="en-US"/>
        </w:rPr>
        <w:t xml:space="preserve">. </w:t>
      </w:r>
      <w:r w:rsidR="001D666C" w:rsidRPr="001D666C">
        <w:rPr>
          <w:sz w:val="24"/>
          <w:szCs w:val="24"/>
          <w:lang w:val="en-US"/>
        </w:rPr>
        <w:t>It should be mentioned that in this study, the most appropriate pretreatments were chosen according to the way in which they modify the performance of the models. Pretreatments depend on data, sometimes they can be beneficial but other times not.</w:t>
      </w:r>
    </w:p>
    <w:p w14:paraId="7578F34B" w14:textId="77777777" w:rsidR="00741EE5" w:rsidRPr="00022EBE" w:rsidRDefault="00741EE5" w:rsidP="00F538C1">
      <w:pPr>
        <w:spacing w:after="0" w:line="240" w:lineRule="auto"/>
        <w:jc w:val="both"/>
        <w:rPr>
          <w:sz w:val="24"/>
          <w:szCs w:val="24"/>
          <w:lang w:val="en-US"/>
        </w:rPr>
      </w:pPr>
    </w:p>
    <w:p w14:paraId="24A3F671" w14:textId="7376E524" w:rsidR="0009224D" w:rsidRDefault="00C10CA4" w:rsidP="00F538C1">
      <w:pPr>
        <w:spacing w:after="0" w:line="240" w:lineRule="auto"/>
        <w:jc w:val="both"/>
        <w:rPr>
          <w:sz w:val="24"/>
          <w:szCs w:val="24"/>
          <w:lang w:val="en-US"/>
        </w:rPr>
      </w:pPr>
      <w:r w:rsidRPr="00022EBE">
        <w:rPr>
          <w:sz w:val="24"/>
          <w:szCs w:val="24"/>
          <w:lang w:val="en-US"/>
        </w:rPr>
        <w:t>In this example, SNV was used</w:t>
      </w:r>
      <w:r w:rsidR="00A575E7" w:rsidRPr="00022EBE">
        <w:rPr>
          <w:sz w:val="24"/>
          <w:szCs w:val="24"/>
          <w:lang w:val="en-US"/>
        </w:rPr>
        <w:t xml:space="preserve"> to remove</w:t>
      </w:r>
      <w:r w:rsidR="00C4258E" w:rsidRPr="00022EBE">
        <w:rPr>
          <w:sz w:val="24"/>
          <w:szCs w:val="24"/>
          <w:lang w:val="en-US"/>
        </w:rPr>
        <w:t xml:space="preserve"> </w:t>
      </w:r>
      <w:r w:rsidR="00825D69" w:rsidRPr="00022EBE">
        <w:rPr>
          <w:sz w:val="24"/>
          <w:szCs w:val="24"/>
          <w:lang w:val="en-US"/>
        </w:rPr>
        <w:t>both</w:t>
      </w:r>
      <w:r w:rsidR="00C4258E" w:rsidRPr="00022EBE">
        <w:rPr>
          <w:sz w:val="24"/>
          <w:szCs w:val="24"/>
          <w:lang w:val="en-US"/>
        </w:rPr>
        <w:t xml:space="preserve"> </w:t>
      </w:r>
      <w:r w:rsidR="00FD3169">
        <w:rPr>
          <w:sz w:val="24"/>
          <w:szCs w:val="24"/>
          <w:lang w:val="en-US"/>
        </w:rPr>
        <w:t xml:space="preserve">the </w:t>
      </w:r>
      <w:r w:rsidR="00C4258E" w:rsidRPr="00022EBE">
        <w:rPr>
          <w:sz w:val="24"/>
          <w:szCs w:val="24"/>
          <w:lang w:val="en-US"/>
        </w:rPr>
        <w:t xml:space="preserve">scattering effects caused by the diffusion of photons and </w:t>
      </w:r>
      <w:r w:rsidR="00FD3169">
        <w:rPr>
          <w:sz w:val="24"/>
          <w:szCs w:val="24"/>
          <w:lang w:val="en-US"/>
        </w:rPr>
        <w:t>the</w:t>
      </w:r>
      <w:r w:rsidR="00C4258E" w:rsidRPr="00022EBE">
        <w:rPr>
          <w:sz w:val="24"/>
          <w:szCs w:val="24"/>
          <w:lang w:val="en-US"/>
        </w:rPr>
        <w:t xml:space="preserve"> measurement noise (random phenomena present throughout the entire measurement chain).</w:t>
      </w:r>
      <w:r w:rsidR="00D52C62">
        <w:rPr>
          <w:sz w:val="24"/>
          <w:szCs w:val="24"/>
          <w:lang w:val="en-US"/>
        </w:rPr>
        <w:t xml:space="preserve"> </w:t>
      </w:r>
      <w:r w:rsidR="00D82DC4" w:rsidRPr="00022EBE">
        <w:rPr>
          <w:sz w:val="24"/>
          <w:szCs w:val="24"/>
          <w:lang w:val="en-US"/>
        </w:rPr>
        <w:t>The resulting spectra</w:t>
      </w:r>
      <w:r w:rsidR="00C93EA2" w:rsidRPr="00022EBE">
        <w:rPr>
          <w:sz w:val="24"/>
          <w:szCs w:val="24"/>
          <w:lang w:val="en-US"/>
        </w:rPr>
        <w:t xml:space="preserve"> had media equal to zero and </w:t>
      </w:r>
      <w:r w:rsidR="00334290" w:rsidRPr="00022EBE">
        <w:rPr>
          <w:sz w:val="24"/>
          <w:szCs w:val="24"/>
          <w:lang w:val="en-US"/>
        </w:rPr>
        <w:t xml:space="preserve">standard deviation equal to one. </w:t>
      </w:r>
      <w:r w:rsidR="00D52C62" w:rsidRPr="00D52C62">
        <w:rPr>
          <w:sz w:val="24"/>
          <w:szCs w:val="24"/>
          <w:lang w:val="en-US"/>
        </w:rPr>
        <w:t>Furthermore, second derivative was used to  find the exact location (center) of the shoulders in the original spectra, by deconvoluting and highlighting the peaks. As a result, we observed significantly narrower bands. Peaks appeared in the same locations as peaks in the original spectra.</w:t>
      </w:r>
    </w:p>
    <w:p w14:paraId="438FCADE" w14:textId="76624B99" w:rsidR="13A251B7" w:rsidRPr="00022EBE" w:rsidRDefault="13A251B7" w:rsidP="13A251B7">
      <w:pPr>
        <w:jc w:val="both"/>
        <w:rPr>
          <w:lang w:val="en-US"/>
        </w:rPr>
      </w:pPr>
    </w:p>
    <w:p w14:paraId="4B013CA0" w14:textId="334185A6" w:rsidR="2EABC22C" w:rsidRDefault="48EBD7FF" w:rsidP="2EABC22C">
      <w:pPr>
        <w:jc w:val="both"/>
      </w:pPr>
      <w:r>
        <w:rPr>
          <w:noProof/>
        </w:rPr>
        <w:drawing>
          <wp:inline distT="0" distB="0" distL="0" distR="0" wp14:anchorId="0DDC6E72" wp14:editId="2B744B42">
            <wp:extent cx="3374265" cy="3374265"/>
            <wp:effectExtent l="76200" t="76200" r="131445" b="131445"/>
            <wp:docPr id="1371793860" name="Picture 137179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385548" cy="3385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A23FA" w14:textId="5A7F9F76" w:rsidR="1AA3BF07" w:rsidRDefault="1AA3BF07" w:rsidP="2EABC22C">
      <w:pPr>
        <w:pStyle w:val="ListParagraph"/>
        <w:ind w:left="0"/>
        <w:jc w:val="both"/>
        <w:rPr>
          <w:sz w:val="16"/>
          <w:szCs w:val="16"/>
          <w:lang w:val="en-US"/>
        </w:rPr>
      </w:pPr>
      <w:r w:rsidRPr="2EABC22C">
        <w:rPr>
          <w:b/>
          <w:bCs/>
          <w:lang w:val="en-US"/>
        </w:rPr>
        <w:t xml:space="preserve">Figure </w:t>
      </w:r>
      <w:r w:rsidR="00C808FE">
        <w:rPr>
          <w:b/>
          <w:bCs/>
          <w:lang w:val="en-US"/>
        </w:rPr>
        <w:t>4</w:t>
      </w:r>
      <w:r w:rsidRPr="2EABC22C">
        <w:rPr>
          <w:lang w:val="en-US"/>
        </w:rPr>
        <w:t>: PCA score plots</w:t>
      </w:r>
      <w:r w:rsidR="003A4BBB">
        <w:rPr>
          <w:lang w:val="en-US"/>
        </w:rPr>
        <w:t xml:space="preserve"> of </w:t>
      </w:r>
      <w:proofErr w:type="spellStart"/>
      <w:r w:rsidR="003A4BBB">
        <w:rPr>
          <w:lang w:val="en-US"/>
        </w:rPr>
        <w:t>Cappricia</w:t>
      </w:r>
      <w:proofErr w:type="spellEnd"/>
      <w:r w:rsidR="003A4BBB">
        <w:rPr>
          <w:lang w:val="en-US"/>
        </w:rPr>
        <w:t xml:space="preserve"> cultivar.</w:t>
      </w:r>
      <w:r w:rsidRPr="2EABC22C">
        <w:rPr>
          <w:lang w:val="en-US"/>
        </w:rPr>
        <w:t xml:space="preserve"> </w:t>
      </w:r>
    </w:p>
    <w:p w14:paraId="774FDA35" w14:textId="73B0F69C" w:rsidR="1741C4DF" w:rsidRDefault="1741C4DF" w:rsidP="00022EBE">
      <w:pPr>
        <w:spacing w:after="0" w:line="240" w:lineRule="auto"/>
        <w:jc w:val="both"/>
        <w:rPr>
          <w:sz w:val="24"/>
          <w:szCs w:val="24"/>
          <w:lang w:val="en-US"/>
        </w:rPr>
      </w:pPr>
      <w:r w:rsidRPr="00022EBE">
        <w:rPr>
          <w:sz w:val="24"/>
          <w:szCs w:val="24"/>
          <w:lang w:val="en-US"/>
        </w:rPr>
        <w:t>The PCA analysis was performed in this case on the pretreated spectra, first with SNV and then with the second derivative (2, 17, 2)</w:t>
      </w:r>
      <w:r w:rsidR="00577715">
        <w:rPr>
          <w:sz w:val="24"/>
          <w:szCs w:val="24"/>
          <w:lang w:val="en-US"/>
        </w:rPr>
        <w:t>, in all three varieties</w:t>
      </w:r>
      <w:r w:rsidRPr="00022EBE">
        <w:rPr>
          <w:sz w:val="24"/>
          <w:szCs w:val="24"/>
          <w:lang w:val="en-US"/>
        </w:rPr>
        <w:t>.</w:t>
      </w:r>
      <w:r w:rsidR="00841F6B">
        <w:rPr>
          <w:sz w:val="24"/>
          <w:szCs w:val="24"/>
          <w:lang w:val="en-US"/>
        </w:rPr>
        <w:t xml:space="preserve"> Scores plots f</w:t>
      </w:r>
      <w:r w:rsidR="00577715">
        <w:rPr>
          <w:sz w:val="24"/>
          <w:szCs w:val="24"/>
          <w:lang w:val="en-US"/>
        </w:rPr>
        <w:t xml:space="preserve">or </w:t>
      </w:r>
      <w:proofErr w:type="spellStart"/>
      <w:r w:rsidR="00577715">
        <w:rPr>
          <w:sz w:val="24"/>
          <w:szCs w:val="24"/>
          <w:lang w:val="en-US"/>
        </w:rPr>
        <w:t>Cappricia</w:t>
      </w:r>
      <w:proofErr w:type="spellEnd"/>
      <w:r w:rsidR="00907C70">
        <w:rPr>
          <w:sz w:val="24"/>
          <w:szCs w:val="24"/>
          <w:lang w:val="en-US"/>
        </w:rPr>
        <w:t xml:space="preserve"> are shown in Figure 4.</w:t>
      </w:r>
      <w:r w:rsidRPr="00022EBE">
        <w:rPr>
          <w:sz w:val="24"/>
          <w:szCs w:val="24"/>
          <w:lang w:val="en-US"/>
        </w:rPr>
        <w:t xml:space="preserve"> </w:t>
      </w:r>
      <w:r w:rsidR="6A8C6032" w:rsidRPr="13A251B7">
        <w:rPr>
          <w:sz w:val="24"/>
          <w:szCs w:val="24"/>
          <w:lang w:val="en-US"/>
        </w:rPr>
        <w:t xml:space="preserve">The number of </w:t>
      </w:r>
      <w:r w:rsidRPr="13A251B7">
        <w:rPr>
          <w:sz w:val="24"/>
          <w:szCs w:val="24"/>
          <w:lang w:val="en-US"/>
        </w:rPr>
        <w:t>principal components to</w:t>
      </w:r>
      <w:r w:rsidR="00E3512B">
        <w:rPr>
          <w:sz w:val="24"/>
          <w:szCs w:val="24"/>
          <w:lang w:val="en-US"/>
        </w:rPr>
        <w:t xml:space="preserve"> </w:t>
      </w:r>
      <w:r w:rsidRPr="13A251B7">
        <w:rPr>
          <w:sz w:val="24"/>
          <w:szCs w:val="24"/>
          <w:lang w:val="en-US"/>
        </w:rPr>
        <w:t>accumula</w:t>
      </w:r>
      <w:r w:rsidR="51BCACBC" w:rsidRPr="13A251B7">
        <w:rPr>
          <w:sz w:val="24"/>
          <w:szCs w:val="24"/>
          <w:lang w:val="en-US"/>
        </w:rPr>
        <w:t>te</w:t>
      </w:r>
      <w:r w:rsidRPr="00022EBE">
        <w:rPr>
          <w:sz w:val="24"/>
          <w:szCs w:val="24"/>
          <w:lang w:val="en-US"/>
        </w:rPr>
        <w:t xml:space="preserve"> the variance explained by the model</w:t>
      </w:r>
      <w:r w:rsidR="49DED2CB" w:rsidRPr="13A251B7">
        <w:rPr>
          <w:sz w:val="24"/>
          <w:szCs w:val="24"/>
          <w:lang w:val="en-US"/>
        </w:rPr>
        <w:t>, together with the outliers detected can be seen in Table</w:t>
      </w:r>
      <w:r w:rsidR="00C808FE">
        <w:rPr>
          <w:sz w:val="24"/>
          <w:szCs w:val="24"/>
          <w:lang w:val="en-US"/>
        </w:rPr>
        <w:t xml:space="preserve"> 4</w:t>
      </w:r>
      <w:r w:rsidRPr="00022EBE">
        <w:rPr>
          <w:sz w:val="24"/>
          <w:szCs w:val="24"/>
          <w:lang w:val="en-US"/>
        </w:rPr>
        <w:t xml:space="preserve">. </w:t>
      </w:r>
    </w:p>
    <w:p w14:paraId="5077EAF4" w14:textId="536EFB08" w:rsidR="13A251B7" w:rsidRDefault="13A251B7" w:rsidP="13A251B7">
      <w:pPr>
        <w:spacing w:after="0" w:line="240" w:lineRule="auto"/>
        <w:jc w:val="both"/>
        <w:rPr>
          <w:sz w:val="24"/>
          <w:szCs w:val="24"/>
          <w:lang w:val="en-US"/>
        </w:rPr>
      </w:pPr>
    </w:p>
    <w:p w14:paraId="09B2425B" w14:textId="73CD2799" w:rsidR="7C2E74A1" w:rsidRDefault="7C2E74A1" w:rsidP="13A251B7">
      <w:pPr>
        <w:spacing w:after="0" w:line="240" w:lineRule="auto"/>
        <w:jc w:val="both"/>
        <w:rPr>
          <w:ins w:id="115" w:author="Bertotto, Mercedes" w:date="2024-01-30T09:26:00Z"/>
          <w:sz w:val="18"/>
          <w:szCs w:val="18"/>
          <w:lang w:val="en-US"/>
        </w:rPr>
      </w:pPr>
      <w:r w:rsidRPr="00022EBE">
        <w:rPr>
          <w:b/>
          <w:bCs/>
          <w:sz w:val="18"/>
          <w:szCs w:val="18"/>
          <w:lang w:val="en-US"/>
        </w:rPr>
        <w:t>Table</w:t>
      </w:r>
      <w:r w:rsidR="00C808FE" w:rsidRPr="00022EBE">
        <w:rPr>
          <w:b/>
          <w:bCs/>
          <w:sz w:val="18"/>
          <w:szCs w:val="18"/>
          <w:lang w:val="en-US"/>
        </w:rPr>
        <w:t xml:space="preserve"> 4</w:t>
      </w:r>
      <w:r w:rsidRPr="00022EBE">
        <w:rPr>
          <w:b/>
          <w:bCs/>
          <w:sz w:val="18"/>
          <w:szCs w:val="18"/>
          <w:lang w:val="en-US"/>
        </w:rPr>
        <w:t>.</w:t>
      </w:r>
      <w:r w:rsidRPr="003A4BBB">
        <w:rPr>
          <w:sz w:val="18"/>
          <w:szCs w:val="18"/>
          <w:lang w:val="en-US"/>
        </w:rPr>
        <w:t xml:space="preserve"> Results of exploration by PCA, to detect outliers </w:t>
      </w:r>
      <w:r w:rsidR="7412DC86" w:rsidRPr="003A4BBB">
        <w:rPr>
          <w:sz w:val="18"/>
          <w:szCs w:val="18"/>
          <w:lang w:val="en-US"/>
        </w:rPr>
        <w:t>at cultivar level.</w:t>
      </w:r>
    </w:p>
    <w:p w14:paraId="2075117B" w14:textId="77777777" w:rsidR="00884093" w:rsidRPr="003A4BBB" w:rsidRDefault="00884093" w:rsidP="13A251B7">
      <w:pPr>
        <w:spacing w:after="0" w:line="240" w:lineRule="auto"/>
        <w:jc w:val="both"/>
        <w:rPr>
          <w:sz w:val="18"/>
          <w:szCs w:val="18"/>
          <w:lang w:val="en-US"/>
        </w:rPr>
      </w:pPr>
    </w:p>
    <w:tbl>
      <w:tblPr>
        <w:tblStyle w:val="TableGrid"/>
        <w:tblW w:w="0" w:type="auto"/>
        <w:tblLayout w:type="fixed"/>
        <w:tblLook w:val="06A0" w:firstRow="1" w:lastRow="0" w:firstColumn="1" w:lastColumn="0" w:noHBand="1" w:noVBand="1"/>
      </w:tblPr>
      <w:tblGrid>
        <w:gridCol w:w="2265"/>
        <w:gridCol w:w="2265"/>
        <w:gridCol w:w="2265"/>
        <w:gridCol w:w="2265"/>
      </w:tblGrid>
      <w:tr w:rsidR="13A251B7" w:rsidRPr="00EA30D9" w14:paraId="63C47CF4" w14:textId="77777777" w:rsidTr="2EABC22C">
        <w:trPr>
          <w:trHeight w:val="300"/>
        </w:trPr>
        <w:tc>
          <w:tcPr>
            <w:tcW w:w="2265" w:type="dxa"/>
          </w:tcPr>
          <w:p w14:paraId="6B24967B" w14:textId="2AE06D6D" w:rsidR="1B7F56EA" w:rsidRPr="00022EBE" w:rsidRDefault="1B7F56EA" w:rsidP="00022EBE">
            <w:pPr>
              <w:jc w:val="center"/>
              <w:rPr>
                <w:b/>
                <w:bCs/>
                <w:sz w:val="20"/>
                <w:szCs w:val="20"/>
                <w:lang w:val="en-US"/>
              </w:rPr>
            </w:pPr>
            <w:r w:rsidRPr="00022EBE">
              <w:rPr>
                <w:b/>
                <w:bCs/>
                <w:sz w:val="20"/>
                <w:szCs w:val="20"/>
                <w:lang w:val="en-US"/>
              </w:rPr>
              <w:t>Cultivar</w:t>
            </w:r>
          </w:p>
        </w:tc>
        <w:tc>
          <w:tcPr>
            <w:tcW w:w="2265" w:type="dxa"/>
          </w:tcPr>
          <w:p w14:paraId="28A93D9F" w14:textId="51309F70" w:rsidR="1B7F56EA" w:rsidRPr="00022EBE" w:rsidRDefault="1B7F56EA" w:rsidP="00022EBE">
            <w:pPr>
              <w:jc w:val="center"/>
              <w:rPr>
                <w:b/>
                <w:bCs/>
                <w:sz w:val="20"/>
                <w:szCs w:val="20"/>
                <w:lang w:val="en-US"/>
              </w:rPr>
            </w:pPr>
            <w:r w:rsidRPr="00022EBE">
              <w:rPr>
                <w:b/>
                <w:bCs/>
                <w:sz w:val="20"/>
                <w:szCs w:val="20"/>
                <w:lang w:val="en-US"/>
              </w:rPr>
              <w:t>Number of Principal Components</w:t>
            </w:r>
          </w:p>
        </w:tc>
        <w:tc>
          <w:tcPr>
            <w:tcW w:w="2265" w:type="dxa"/>
          </w:tcPr>
          <w:p w14:paraId="2060A304" w14:textId="37468B0D" w:rsidR="1B7F56EA" w:rsidRDefault="1B7F56EA" w:rsidP="00022EBE">
            <w:pPr>
              <w:jc w:val="center"/>
              <w:rPr>
                <w:b/>
                <w:bCs/>
                <w:sz w:val="20"/>
                <w:szCs w:val="20"/>
                <w:lang w:val="en-US"/>
              </w:rPr>
            </w:pPr>
            <w:r w:rsidRPr="00022EBE">
              <w:rPr>
                <w:b/>
                <w:bCs/>
                <w:sz w:val="20"/>
                <w:szCs w:val="20"/>
                <w:lang w:val="en-US"/>
              </w:rPr>
              <w:t>% Variance explained b</w:t>
            </w:r>
            <w:r w:rsidR="5FC7FAF8" w:rsidRPr="13A251B7">
              <w:rPr>
                <w:b/>
                <w:bCs/>
                <w:sz w:val="20"/>
                <w:szCs w:val="20"/>
                <w:lang w:val="en-US"/>
              </w:rPr>
              <w:t>y</w:t>
            </w:r>
            <w:r w:rsidRPr="13A251B7">
              <w:rPr>
                <w:b/>
                <w:bCs/>
                <w:sz w:val="20"/>
                <w:szCs w:val="20"/>
                <w:lang w:val="en-US"/>
              </w:rPr>
              <w:t xml:space="preserve"> the model</w:t>
            </w:r>
          </w:p>
        </w:tc>
        <w:tc>
          <w:tcPr>
            <w:tcW w:w="2265" w:type="dxa"/>
          </w:tcPr>
          <w:p w14:paraId="7CDA692D" w14:textId="58EA0A90" w:rsidR="1B7F56EA" w:rsidRDefault="6F3B25BB" w:rsidP="00022EBE">
            <w:pPr>
              <w:jc w:val="center"/>
              <w:rPr>
                <w:b/>
                <w:bCs/>
                <w:sz w:val="20"/>
                <w:szCs w:val="20"/>
                <w:lang w:val="en-US"/>
              </w:rPr>
            </w:pPr>
            <w:r w:rsidRPr="2EABC22C">
              <w:rPr>
                <w:b/>
                <w:bCs/>
                <w:sz w:val="20"/>
                <w:szCs w:val="20"/>
                <w:lang w:val="en-US"/>
              </w:rPr>
              <w:t>Number of e</w:t>
            </w:r>
            <w:r w:rsidR="0E33B16C" w:rsidRPr="2EABC22C">
              <w:rPr>
                <w:b/>
                <w:bCs/>
                <w:sz w:val="20"/>
                <w:szCs w:val="20"/>
                <w:lang w:val="en-US"/>
              </w:rPr>
              <w:t>xtreme outliers detected visually</w:t>
            </w:r>
          </w:p>
        </w:tc>
      </w:tr>
      <w:tr w:rsidR="13A251B7" w14:paraId="698AB9F1" w14:textId="77777777" w:rsidTr="2EABC22C">
        <w:trPr>
          <w:trHeight w:val="300"/>
        </w:trPr>
        <w:tc>
          <w:tcPr>
            <w:tcW w:w="2265" w:type="dxa"/>
          </w:tcPr>
          <w:p w14:paraId="46DC8435" w14:textId="37B355E2" w:rsidR="1B7F56EA" w:rsidRDefault="1B7F56EA" w:rsidP="00022EBE">
            <w:pPr>
              <w:jc w:val="center"/>
              <w:rPr>
                <w:sz w:val="20"/>
                <w:szCs w:val="20"/>
                <w:lang w:val="en-US"/>
              </w:rPr>
            </w:pPr>
            <w:proofErr w:type="spellStart"/>
            <w:r w:rsidRPr="00022EBE">
              <w:rPr>
                <w:sz w:val="20"/>
                <w:szCs w:val="20"/>
                <w:lang w:val="en-US"/>
              </w:rPr>
              <w:t>Brioso</w:t>
            </w:r>
            <w:proofErr w:type="spellEnd"/>
          </w:p>
        </w:tc>
        <w:tc>
          <w:tcPr>
            <w:tcW w:w="2265" w:type="dxa"/>
          </w:tcPr>
          <w:p w14:paraId="3C6FBB0D" w14:textId="7ACB1CD8" w:rsidR="1B7F56EA" w:rsidRDefault="1B7F56EA" w:rsidP="00022EBE">
            <w:pPr>
              <w:jc w:val="center"/>
              <w:rPr>
                <w:sz w:val="20"/>
                <w:szCs w:val="20"/>
                <w:lang w:val="en-US"/>
              </w:rPr>
            </w:pPr>
            <w:r w:rsidRPr="00022EBE">
              <w:rPr>
                <w:sz w:val="20"/>
                <w:szCs w:val="20"/>
                <w:lang w:val="en-US"/>
              </w:rPr>
              <w:t>8</w:t>
            </w:r>
          </w:p>
        </w:tc>
        <w:tc>
          <w:tcPr>
            <w:tcW w:w="2265" w:type="dxa"/>
          </w:tcPr>
          <w:p w14:paraId="023E65F2" w14:textId="557C9291" w:rsidR="1B7F56EA" w:rsidRDefault="1B7F56EA" w:rsidP="00022EBE">
            <w:pPr>
              <w:jc w:val="center"/>
              <w:rPr>
                <w:sz w:val="20"/>
                <w:szCs w:val="20"/>
                <w:lang w:val="en-US"/>
              </w:rPr>
            </w:pPr>
            <w:r w:rsidRPr="00022EBE">
              <w:rPr>
                <w:sz w:val="20"/>
                <w:szCs w:val="20"/>
                <w:lang w:val="en-US"/>
              </w:rPr>
              <w:t>99.15</w:t>
            </w:r>
          </w:p>
        </w:tc>
        <w:tc>
          <w:tcPr>
            <w:tcW w:w="2265" w:type="dxa"/>
          </w:tcPr>
          <w:p w14:paraId="3435B9D2" w14:textId="321223C1" w:rsidR="1B7F56EA" w:rsidRDefault="1B7F56EA" w:rsidP="00022EBE">
            <w:pPr>
              <w:jc w:val="center"/>
              <w:rPr>
                <w:sz w:val="20"/>
                <w:szCs w:val="20"/>
                <w:lang w:val="en-US"/>
              </w:rPr>
            </w:pPr>
          </w:p>
          <w:p w14:paraId="732D749B" w14:textId="17C14F09" w:rsidR="1B7F56EA" w:rsidRDefault="3096408A" w:rsidP="2EABC22C">
            <w:pPr>
              <w:jc w:val="center"/>
              <w:rPr>
                <w:sz w:val="20"/>
                <w:szCs w:val="20"/>
                <w:lang w:val="en-US"/>
              </w:rPr>
            </w:pPr>
            <w:r w:rsidRPr="2EABC22C">
              <w:rPr>
                <w:sz w:val="20"/>
                <w:szCs w:val="20"/>
                <w:lang w:val="en-US"/>
              </w:rPr>
              <w:t>6</w:t>
            </w:r>
          </w:p>
        </w:tc>
      </w:tr>
      <w:tr w:rsidR="13A251B7" w:rsidRPr="00C83BCB" w14:paraId="39328667" w14:textId="77777777" w:rsidTr="2EABC22C">
        <w:trPr>
          <w:trHeight w:val="300"/>
        </w:trPr>
        <w:tc>
          <w:tcPr>
            <w:tcW w:w="2265" w:type="dxa"/>
          </w:tcPr>
          <w:p w14:paraId="78024A12" w14:textId="63D48CE8" w:rsidR="1B7F56EA" w:rsidRDefault="1B7F56EA" w:rsidP="00022EBE">
            <w:pPr>
              <w:jc w:val="center"/>
              <w:rPr>
                <w:sz w:val="20"/>
                <w:szCs w:val="20"/>
                <w:lang w:val="en-US"/>
              </w:rPr>
            </w:pPr>
            <w:proofErr w:type="spellStart"/>
            <w:r w:rsidRPr="009F2D93">
              <w:rPr>
                <w:sz w:val="20"/>
                <w:szCs w:val="20"/>
                <w:lang w:val="en-US"/>
              </w:rPr>
              <w:t>Cappricia</w:t>
            </w:r>
            <w:proofErr w:type="spellEnd"/>
          </w:p>
        </w:tc>
        <w:tc>
          <w:tcPr>
            <w:tcW w:w="2265" w:type="dxa"/>
          </w:tcPr>
          <w:p w14:paraId="5399E4B1" w14:textId="3DFAAC61" w:rsidR="1B7F56EA" w:rsidRDefault="1B7F56EA" w:rsidP="00022EBE">
            <w:pPr>
              <w:jc w:val="center"/>
              <w:rPr>
                <w:sz w:val="20"/>
                <w:szCs w:val="20"/>
                <w:lang w:val="en-US"/>
              </w:rPr>
            </w:pPr>
            <w:r w:rsidRPr="009F2D93">
              <w:rPr>
                <w:sz w:val="20"/>
                <w:szCs w:val="20"/>
                <w:lang w:val="en-US"/>
              </w:rPr>
              <w:t>7</w:t>
            </w:r>
          </w:p>
        </w:tc>
        <w:tc>
          <w:tcPr>
            <w:tcW w:w="2265" w:type="dxa"/>
          </w:tcPr>
          <w:p w14:paraId="3D7A452E" w14:textId="744F2CE1" w:rsidR="1B7F56EA" w:rsidRDefault="1B7F56EA" w:rsidP="00022EBE">
            <w:pPr>
              <w:jc w:val="center"/>
              <w:rPr>
                <w:sz w:val="20"/>
                <w:szCs w:val="20"/>
                <w:lang w:val="en-US"/>
              </w:rPr>
            </w:pPr>
            <w:r w:rsidRPr="009F2D93">
              <w:rPr>
                <w:sz w:val="20"/>
                <w:szCs w:val="20"/>
                <w:lang w:val="en-US"/>
              </w:rPr>
              <w:t>99.02</w:t>
            </w:r>
          </w:p>
        </w:tc>
        <w:tc>
          <w:tcPr>
            <w:tcW w:w="2265" w:type="dxa"/>
          </w:tcPr>
          <w:p w14:paraId="00572CE3" w14:textId="09F1C28F" w:rsidR="1B7F56EA" w:rsidRDefault="1B7F56EA" w:rsidP="2EABC22C">
            <w:pPr>
              <w:jc w:val="center"/>
              <w:rPr>
                <w:sz w:val="20"/>
                <w:szCs w:val="20"/>
                <w:lang w:val="en-US"/>
              </w:rPr>
            </w:pPr>
          </w:p>
          <w:p w14:paraId="7998272F" w14:textId="14DBAFAA" w:rsidR="1B7F56EA" w:rsidRPr="009F2D93" w:rsidRDefault="17E5DEF0" w:rsidP="2EABC22C">
            <w:pPr>
              <w:jc w:val="center"/>
              <w:rPr>
                <w:sz w:val="20"/>
                <w:szCs w:val="20"/>
                <w:lang w:val="en-US"/>
              </w:rPr>
            </w:pPr>
            <w:r w:rsidRPr="2EABC22C">
              <w:rPr>
                <w:sz w:val="20"/>
                <w:szCs w:val="20"/>
                <w:lang w:val="en-US"/>
              </w:rPr>
              <w:t>6</w:t>
            </w:r>
          </w:p>
        </w:tc>
      </w:tr>
      <w:tr w:rsidR="13A251B7" w14:paraId="302626CB" w14:textId="77777777" w:rsidTr="2EABC22C">
        <w:trPr>
          <w:trHeight w:val="300"/>
        </w:trPr>
        <w:tc>
          <w:tcPr>
            <w:tcW w:w="2265" w:type="dxa"/>
          </w:tcPr>
          <w:p w14:paraId="43DDB00E" w14:textId="6C46EA29" w:rsidR="6427BA33" w:rsidRDefault="6427BA33" w:rsidP="00022EBE">
            <w:pPr>
              <w:jc w:val="center"/>
              <w:rPr>
                <w:sz w:val="20"/>
                <w:szCs w:val="20"/>
                <w:lang w:val="en-US"/>
              </w:rPr>
            </w:pPr>
            <w:proofErr w:type="spellStart"/>
            <w:r w:rsidRPr="00022EBE">
              <w:rPr>
                <w:sz w:val="20"/>
                <w:szCs w:val="20"/>
                <w:lang w:val="en-US"/>
              </w:rPr>
              <w:t>Provine</w:t>
            </w:r>
            <w:proofErr w:type="spellEnd"/>
          </w:p>
        </w:tc>
        <w:tc>
          <w:tcPr>
            <w:tcW w:w="2265" w:type="dxa"/>
          </w:tcPr>
          <w:p w14:paraId="33C31913" w14:textId="21616D72" w:rsidR="6427BA33" w:rsidRDefault="6427BA33" w:rsidP="00022EBE">
            <w:pPr>
              <w:jc w:val="center"/>
              <w:rPr>
                <w:sz w:val="20"/>
                <w:szCs w:val="20"/>
                <w:lang w:val="en-US"/>
              </w:rPr>
            </w:pPr>
            <w:r w:rsidRPr="00022EBE">
              <w:rPr>
                <w:sz w:val="20"/>
                <w:szCs w:val="20"/>
                <w:lang w:val="en-US"/>
              </w:rPr>
              <w:t>8</w:t>
            </w:r>
          </w:p>
        </w:tc>
        <w:tc>
          <w:tcPr>
            <w:tcW w:w="2265" w:type="dxa"/>
          </w:tcPr>
          <w:p w14:paraId="06C7B6EE" w14:textId="19D07B96" w:rsidR="6427BA33" w:rsidRDefault="6427BA33" w:rsidP="00022EBE">
            <w:pPr>
              <w:jc w:val="center"/>
              <w:rPr>
                <w:sz w:val="20"/>
                <w:szCs w:val="20"/>
                <w:lang w:val="en-US"/>
              </w:rPr>
            </w:pPr>
            <w:r w:rsidRPr="00022EBE">
              <w:rPr>
                <w:sz w:val="20"/>
                <w:szCs w:val="20"/>
                <w:lang w:val="en-US"/>
              </w:rPr>
              <w:t>99.13</w:t>
            </w:r>
          </w:p>
        </w:tc>
        <w:tc>
          <w:tcPr>
            <w:tcW w:w="2265" w:type="dxa"/>
          </w:tcPr>
          <w:p w14:paraId="6B54C1E4" w14:textId="3DCD90DD" w:rsidR="6427BA33" w:rsidRDefault="6427BA33" w:rsidP="00022EBE">
            <w:pPr>
              <w:jc w:val="center"/>
              <w:rPr>
                <w:sz w:val="20"/>
                <w:szCs w:val="20"/>
                <w:lang w:val="en-US"/>
              </w:rPr>
            </w:pPr>
          </w:p>
          <w:p w14:paraId="36954807" w14:textId="19075E34" w:rsidR="6427BA33" w:rsidRDefault="57D54CF6" w:rsidP="2EABC22C">
            <w:pPr>
              <w:jc w:val="center"/>
              <w:rPr>
                <w:sz w:val="20"/>
                <w:szCs w:val="20"/>
                <w:lang w:val="en-US"/>
              </w:rPr>
            </w:pPr>
            <w:r w:rsidRPr="2EABC22C">
              <w:rPr>
                <w:sz w:val="20"/>
                <w:szCs w:val="20"/>
                <w:lang w:val="en-US"/>
              </w:rPr>
              <w:t>4</w:t>
            </w:r>
          </w:p>
        </w:tc>
      </w:tr>
    </w:tbl>
    <w:p w14:paraId="3B857153" w14:textId="411EEE35" w:rsidR="13A251B7" w:rsidRPr="00022EBE" w:rsidRDefault="13A251B7" w:rsidP="00022EBE">
      <w:pPr>
        <w:spacing w:after="0" w:line="240" w:lineRule="auto"/>
        <w:jc w:val="both"/>
      </w:pPr>
    </w:p>
    <w:p w14:paraId="00C8EF44" w14:textId="4901046C" w:rsidR="003A513D" w:rsidRDefault="003A513D" w:rsidP="2BEA7E68">
      <w:pPr>
        <w:spacing w:after="0" w:line="240" w:lineRule="auto"/>
        <w:jc w:val="both"/>
        <w:rPr>
          <w:sz w:val="24"/>
          <w:szCs w:val="24"/>
          <w:lang w:val="en-US"/>
        </w:rPr>
      </w:pPr>
    </w:p>
    <w:p w14:paraId="390BA73F" w14:textId="09965596" w:rsidR="00FF2B8D" w:rsidRDefault="004109A0" w:rsidP="13A251B7">
      <w:pPr>
        <w:jc w:val="both"/>
        <w:rPr>
          <w:sz w:val="24"/>
          <w:szCs w:val="24"/>
          <w:lang w:val="en-US"/>
        </w:rPr>
      </w:pPr>
      <w:r>
        <w:rPr>
          <w:noProof/>
        </w:rPr>
        <w:lastRenderedPageBreak/>
        <w:drawing>
          <wp:inline distT="0" distB="0" distL="0" distR="0" wp14:anchorId="7E80A50E" wp14:editId="2DDB2603">
            <wp:extent cx="4144010" cy="2047875"/>
            <wp:effectExtent l="76200" t="76200" r="142240"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3014" cy="208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52862E" w14:textId="7FD64364" w:rsidR="005F619D" w:rsidRDefault="005D2126" w:rsidP="13A251B7">
      <w:pPr>
        <w:jc w:val="both"/>
        <w:rPr>
          <w:sz w:val="24"/>
          <w:szCs w:val="24"/>
          <w:lang w:val="en-US"/>
        </w:rPr>
      </w:pPr>
      <w:r>
        <w:rPr>
          <w:noProof/>
        </w:rPr>
        <w:drawing>
          <wp:inline distT="0" distB="0" distL="0" distR="0" wp14:anchorId="71652348" wp14:editId="195EBAE5">
            <wp:extent cx="4144341" cy="2000250"/>
            <wp:effectExtent l="76200" t="76200" r="14224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5024" cy="2024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D8F99" w14:textId="45F7F4B2" w:rsidR="00F176BC" w:rsidRDefault="00325234" w:rsidP="13A251B7">
      <w:pPr>
        <w:jc w:val="both"/>
        <w:rPr>
          <w:sz w:val="24"/>
          <w:szCs w:val="24"/>
          <w:lang w:val="en-US"/>
        </w:rPr>
      </w:pPr>
      <w:r w:rsidRPr="00325234">
        <w:rPr>
          <w:noProof/>
        </w:rPr>
        <w:drawing>
          <wp:inline distT="0" distB="0" distL="0" distR="0" wp14:anchorId="5473385D" wp14:editId="73B7ADB9">
            <wp:extent cx="4159295" cy="2000430"/>
            <wp:effectExtent l="76200" t="76200" r="127000" b="133350"/>
            <wp:docPr id="511700130" name="Picture 51170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8851" cy="2024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C2517F" w14:textId="328B91C7" w:rsidR="00741EE5" w:rsidDel="00741EE5" w:rsidRDefault="00741EE5" w:rsidP="00741EE5">
      <w:pPr>
        <w:pStyle w:val="ListParagraph"/>
        <w:ind w:left="0"/>
        <w:jc w:val="both"/>
        <w:rPr>
          <w:del w:id="116" w:author="Bertotto, Mercedes" w:date="2024-01-30T09:19:00Z"/>
          <w:sz w:val="16"/>
          <w:szCs w:val="16"/>
          <w:lang w:val="en-US"/>
        </w:rPr>
      </w:pPr>
      <w:r w:rsidRPr="2EABC22C">
        <w:rPr>
          <w:b/>
          <w:bCs/>
          <w:lang w:val="en-US"/>
        </w:rPr>
        <w:t xml:space="preserve">Figure </w:t>
      </w:r>
      <w:r>
        <w:rPr>
          <w:b/>
          <w:bCs/>
          <w:lang w:val="en-US"/>
        </w:rPr>
        <w:t>5</w:t>
      </w:r>
      <w:r w:rsidRPr="2EABC22C">
        <w:rPr>
          <w:lang w:val="en-US"/>
        </w:rPr>
        <w:t>: PC</w:t>
      </w:r>
      <w:r>
        <w:rPr>
          <w:lang w:val="en-US"/>
        </w:rPr>
        <w:t xml:space="preserve"> 3</w:t>
      </w:r>
      <w:r w:rsidRPr="2EABC22C">
        <w:rPr>
          <w:lang w:val="en-US"/>
        </w:rPr>
        <w:t xml:space="preserve"> </w:t>
      </w:r>
      <w:r>
        <w:rPr>
          <w:lang w:val="en-US"/>
        </w:rPr>
        <w:t>Loading</w:t>
      </w:r>
      <w:r w:rsidRPr="2EABC22C">
        <w:rPr>
          <w:lang w:val="en-US"/>
        </w:rPr>
        <w:t xml:space="preserve"> plots</w:t>
      </w:r>
      <w:r>
        <w:rPr>
          <w:lang w:val="en-US"/>
        </w:rPr>
        <w:t xml:space="preserve"> of cultivars </w:t>
      </w:r>
      <w:proofErr w:type="spellStart"/>
      <w:r>
        <w:rPr>
          <w:lang w:val="en-US"/>
        </w:rPr>
        <w:t>Cappricia</w:t>
      </w:r>
      <w:proofErr w:type="spellEnd"/>
      <w:r>
        <w:rPr>
          <w:lang w:val="en-US"/>
        </w:rPr>
        <w:t xml:space="preserve">, </w:t>
      </w:r>
      <w:proofErr w:type="spellStart"/>
      <w:r>
        <w:rPr>
          <w:lang w:val="en-US"/>
        </w:rPr>
        <w:t>Provine</w:t>
      </w:r>
      <w:proofErr w:type="spellEnd"/>
      <w:r>
        <w:rPr>
          <w:lang w:val="en-US"/>
        </w:rPr>
        <w:t xml:space="preserve"> and </w:t>
      </w:r>
      <w:proofErr w:type="spellStart"/>
      <w:r>
        <w:rPr>
          <w:lang w:val="en-US"/>
        </w:rPr>
        <w:t>Brioso</w:t>
      </w:r>
      <w:proofErr w:type="spellEnd"/>
      <w:r>
        <w:rPr>
          <w:lang w:val="en-US"/>
        </w:rPr>
        <w:t>.</w:t>
      </w:r>
      <w:r w:rsidRPr="2EABC22C">
        <w:rPr>
          <w:lang w:val="en-US"/>
        </w:rPr>
        <w:t xml:space="preserve"> </w:t>
      </w:r>
    </w:p>
    <w:p w14:paraId="62E60ADD" w14:textId="4EF54CF2" w:rsidR="0093596F" w:rsidRDefault="0093596F" w:rsidP="00FC3374">
      <w:pPr>
        <w:pStyle w:val="ListParagraph"/>
        <w:ind w:left="0"/>
        <w:jc w:val="both"/>
        <w:rPr>
          <w:lang w:val="en-US"/>
        </w:rPr>
      </w:pPr>
    </w:p>
    <w:p w14:paraId="43885512" w14:textId="1D056C95" w:rsidR="00727F12" w:rsidRDefault="4F6E413D" w:rsidP="2BEA7E68">
      <w:pPr>
        <w:spacing w:after="0" w:line="240" w:lineRule="auto"/>
        <w:jc w:val="both"/>
        <w:rPr>
          <w:sz w:val="24"/>
          <w:szCs w:val="24"/>
          <w:lang w:val="en-US"/>
        </w:rPr>
      </w:pPr>
      <w:r w:rsidRPr="00A070B6">
        <w:rPr>
          <w:sz w:val="24"/>
          <w:szCs w:val="24"/>
          <w:lang w:val="en-US"/>
        </w:rPr>
        <w:t>The Loadings Plots show</w:t>
      </w:r>
      <w:r w:rsidR="00727F12">
        <w:rPr>
          <w:sz w:val="24"/>
          <w:szCs w:val="24"/>
          <w:lang w:val="en-US"/>
        </w:rPr>
        <w:t>ed</w:t>
      </w:r>
      <w:r w:rsidRPr="00A070B6">
        <w:rPr>
          <w:sz w:val="24"/>
          <w:szCs w:val="24"/>
          <w:lang w:val="en-US"/>
        </w:rPr>
        <w:t xml:space="preserve"> that there is no notable difference between varieties </w:t>
      </w:r>
      <w:r w:rsidRPr="00022EBE">
        <w:rPr>
          <w:sz w:val="24"/>
          <w:szCs w:val="24"/>
          <w:lang w:val="en-US"/>
        </w:rPr>
        <w:t>in PC1 and PC2</w:t>
      </w:r>
      <w:r w:rsidR="0099782E">
        <w:rPr>
          <w:sz w:val="24"/>
          <w:szCs w:val="24"/>
          <w:lang w:val="en-US"/>
        </w:rPr>
        <w:t xml:space="preserve"> in all three varieties (</w:t>
      </w:r>
      <w:r w:rsidR="00727F12">
        <w:rPr>
          <w:sz w:val="24"/>
          <w:szCs w:val="24"/>
          <w:lang w:val="en-US"/>
        </w:rPr>
        <w:t>graphs not shown)</w:t>
      </w:r>
      <w:r w:rsidR="00A070B6">
        <w:rPr>
          <w:sz w:val="24"/>
          <w:szCs w:val="24"/>
          <w:lang w:val="en-US"/>
        </w:rPr>
        <w:t>.</w:t>
      </w:r>
      <w:r w:rsidRPr="00022EBE">
        <w:rPr>
          <w:sz w:val="24"/>
          <w:szCs w:val="24"/>
          <w:lang w:val="en-US"/>
        </w:rPr>
        <w:t xml:space="preserve"> However, PC3 </w:t>
      </w:r>
      <w:r w:rsidR="00727F12">
        <w:rPr>
          <w:sz w:val="24"/>
          <w:szCs w:val="24"/>
          <w:lang w:val="en-US"/>
        </w:rPr>
        <w:t>was</w:t>
      </w:r>
      <w:r w:rsidRPr="00022EBE">
        <w:rPr>
          <w:sz w:val="24"/>
          <w:szCs w:val="24"/>
          <w:lang w:val="en-US"/>
        </w:rPr>
        <w:t xml:space="preserve"> </w:t>
      </w:r>
      <w:r w:rsidR="00AB5408" w:rsidRPr="2BEA7E68">
        <w:rPr>
          <w:sz w:val="24"/>
          <w:szCs w:val="24"/>
          <w:lang w:val="en-US"/>
        </w:rPr>
        <w:t>markedly</w:t>
      </w:r>
      <w:r w:rsidR="00AB5408" w:rsidRPr="00022EBE">
        <w:rPr>
          <w:sz w:val="24"/>
          <w:szCs w:val="24"/>
          <w:lang w:val="en-US"/>
        </w:rPr>
        <w:t xml:space="preserve"> </w:t>
      </w:r>
      <w:r w:rsidRPr="00022EBE">
        <w:rPr>
          <w:sz w:val="24"/>
          <w:szCs w:val="24"/>
          <w:lang w:val="en-US"/>
        </w:rPr>
        <w:t>different in each variety</w:t>
      </w:r>
      <w:r w:rsidR="00DC48C9">
        <w:rPr>
          <w:sz w:val="24"/>
          <w:szCs w:val="24"/>
          <w:lang w:val="en-US"/>
        </w:rPr>
        <w:t xml:space="preserve"> (Figure 5)</w:t>
      </w:r>
      <w:r w:rsidRPr="00022EBE">
        <w:rPr>
          <w:sz w:val="24"/>
          <w:szCs w:val="24"/>
          <w:lang w:val="en-US"/>
        </w:rPr>
        <w:t xml:space="preserve">, indicating that this main component is </w:t>
      </w:r>
      <w:r w:rsidR="00903B3E" w:rsidRPr="2BEA7E68">
        <w:rPr>
          <w:sz w:val="24"/>
          <w:szCs w:val="24"/>
          <w:lang w:val="en-US"/>
        </w:rPr>
        <w:t>a significant</w:t>
      </w:r>
      <w:r w:rsidR="004A2B99" w:rsidRPr="2BEA7E68">
        <w:rPr>
          <w:sz w:val="24"/>
          <w:szCs w:val="24"/>
          <w:lang w:val="en-US"/>
        </w:rPr>
        <w:t xml:space="preserve"> carrier</w:t>
      </w:r>
      <w:r w:rsidRPr="00022EBE">
        <w:rPr>
          <w:sz w:val="24"/>
          <w:szCs w:val="24"/>
          <w:lang w:val="en-US"/>
        </w:rPr>
        <w:t xml:space="preserve"> </w:t>
      </w:r>
      <w:r w:rsidR="004A2B99" w:rsidRPr="2BEA7E68">
        <w:rPr>
          <w:sz w:val="24"/>
          <w:szCs w:val="24"/>
          <w:lang w:val="en-US"/>
        </w:rPr>
        <w:t>of</w:t>
      </w:r>
      <w:r w:rsidRPr="00022EBE">
        <w:rPr>
          <w:sz w:val="24"/>
          <w:szCs w:val="24"/>
          <w:lang w:val="en-US"/>
        </w:rPr>
        <w:t xml:space="preserve"> the </w:t>
      </w:r>
      <w:r w:rsidR="00001D10" w:rsidRPr="2BEA7E68">
        <w:rPr>
          <w:sz w:val="24"/>
          <w:szCs w:val="24"/>
          <w:lang w:val="en-US"/>
        </w:rPr>
        <w:t>inter</w:t>
      </w:r>
      <w:r w:rsidR="00CA5361">
        <w:rPr>
          <w:sz w:val="24"/>
          <w:szCs w:val="24"/>
          <w:lang w:val="en-US"/>
        </w:rPr>
        <w:t>-</w:t>
      </w:r>
      <w:r w:rsidR="00001D10" w:rsidRPr="2BEA7E68">
        <w:rPr>
          <w:sz w:val="24"/>
          <w:szCs w:val="24"/>
          <w:lang w:val="en-US"/>
        </w:rPr>
        <w:t>varietal</w:t>
      </w:r>
      <w:r w:rsidR="00EB7BCA" w:rsidRPr="2BEA7E68">
        <w:rPr>
          <w:sz w:val="24"/>
          <w:szCs w:val="24"/>
          <w:lang w:val="en-US"/>
        </w:rPr>
        <w:t xml:space="preserve"> distinctiveness</w:t>
      </w:r>
      <w:r w:rsidRPr="00022EBE">
        <w:rPr>
          <w:sz w:val="24"/>
          <w:szCs w:val="24"/>
          <w:lang w:val="en-US"/>
        </w:rPr>
        <w:t xml:space="preserve"> of this pro</w:t>
      </w:r>
      <w:r w:rsidR="0075098F">
        <w:rPr>
          <w:sz w:val="24"/>
          <w:szCs w:val="24"/>
          <w:lang w:val="en-US"/>
        </w:rPr>
        <w:t>duct</w:t>
      </w:r>
      <w:r w:rsidR="00DC48C9">
        <w:rPr>
          <w:sz w:val="24"/>
          <w:szCs w:val="24"/>
          <w:lang w:val="en-US"/>
        </w:rPr>
        <w:t>.</w:t>
      </w:r>
    </w:p>
    <w:p w14:paraId="1934B397" w14:textId="77777777" w:rsidR="007F496A" w:rsidRDefault="007F496A" w:rsidP="2EABC22C">
      <w:pPr>
        <w:spacing w:line="240" w:lineRule="auto"/>
        <w:jc w:val="both"/>
        <w:rPr>
          <w:lang w:val="en-US"/>
        </w:rPr>
      </w:pPr>
    </w:p>
    <w:p w14:paraId="3E92AB16" w14:textId="77777777" w:rsidR="00A43721" w:rsidRDefault="00A43721" w:rsidP="2EABC22C">
      <w:pPr>
        <w:spacing w:line="240" w:lineRule="auto"/>
        <w:jc w:val="both"/>
        <w:rPr>
          <w:lang w:val="en-US"/>
        </w:rPr>
      </w:pPr>
    </w:p>
    <w:p w14:paraId="67E0FCB3" w14:textId="77777777" w:rsidR="00A43721" w:rsidRDefault="00A43721" w:rsidP="2EABC22C">
      <w:pPr>
        <w:spacing w:line="240" w:lineRule="auto"/>
        <w:jc w:val="both"/>
        <w:rPr>
          <w:lang w:val="en-US"/>
        </w:rPr>
      </w:pPr>
    </w:p>
    <w:p w14:paraId="3C3EFA75" w14:textId="77777777" w:rsidR="00A43721" w:rsidRDefault="00A43721" w:rsidP="2EABC22C">
      <w:pPr>
        <w:spacing w:line="240" w:lineRule="auto"/>
        <w:jc w:val="both"/>
        <w:rPr>
          <w:lang w:val="en-US"/>
        </w:rPr>
      </w:pPr>
    </w:p>
    <w:p w14:paraId="0B4357AE" w14:textId="77777777" w:rsidR="00A43721" w:rsidRPr="005F549F" w:rsidRDefault="00A43721" w:rsidP="00A43721">
      <w:pPr>
        <w:jc w:val="both"/>
        <w:rPr>
          <w:b/>
          <w:bCs/>
          <w:sz w:val="24"/>
          <w:szCs w:val="24"/>
          <w:u w:val="single"/>
          <w:lang w:val="en-US"/>
          <w:rPrChange w:id="117" w:author="Bertotto, Mercedes" w:date="2024-02-05T14:24:00Z">
            <w:rPr>
              <w:b/>
              <w:bCs/>
              <w:sz w:val="24"/>
              <w:szCs w:val="24"/>
              <w:lang w:val="en-US"/>
            </w:rPr>
          </w:rPrChange>
        </w:rPr>
      </w:pPr>
      <w:r w:rsidRPr="005F549F">
        <w:rPr>
          <w:b/>
          <w:bCs/>
          <w:sz w:val="24"/>
          <w:szCs w:val="24"/>
          <w:u w:val="single"/>
          <w:lang w:val="en-US"/>
          <w:rPrChange w:id="118" w:author="Bertotto, Mercedes" w:date="2024-02-05T14:24:00Z">
            <w:rPr>
              <w:b/>
              <w:bCs/>
              <w:sz w:val="24"/>
              <w:szCs w:val="24"/>
              <w:lang w:val="en-US"/>
            </w:rPr>
          </w:rPrChange>
        </w:rPr>
        <w:t>One-class SIMCA</w:t>
      </w:r>
    </w:p>
    <w:p w14:paraId="31876F2D" w14:textId="27391280" w:rsidR="00A43721" w:rsidRDefault="00A43721" w:rsidP="00A43721">
      <w:pPr>
        <w:jc w:val="both"/>
        <w:rPr>
          <w:b/>
          <w:bCs/>
          <w:sz w:val="18"/>
          <w:szCs w:val="18"/>
          <w:lang w:val="en-US"/>
        </w:rPr>
      </w:pPr>
      <w:r w:rsidRPr="13A251B7">
        <w:rPr>
          <w:b/>
          <w:bCs/>
          <w:sz w:val="18"/>
          <w:szCs w:val="18"/>
          <w:lang w:val="en-US"/>
        </w:rPr>
        <w:t>Table</w:t>
      </w:r>
      <w:r>
        <w:rPr>
          <w:b/>
          <w:bCs/>
          <w:sz w:val="18"/>
          <w:szCs w:val="18"/>
          <w:lang w:val="en-US"/>
        </w:rPr>
        <w:t xml:space="preserve"> 5</w:t>
      </w:r>
      <w:r w:rsidRPr="13A251B7">
        <w:rPr>
          <w:b/>
          <w:bCs/>
          <w:sz w:val="18"/>
          <w:szCs w:val="18"/>
          <w:lang w:val="en-US"/>
        </w:rPr>
        <w:t xml:space="preserve">. </w:t>
      </w:r>
      <w:r w:rsidRPr="005F549F">
        <w:rPr>
          <w:sz w:val="18"/>
          <w:szCs w:val="18"/>
          <w:lang w:val="en-US"/>
          <w:rPrChange w:id="119" w:author="Bertotto, Mercedes" w:date="2024-02-05T14:24:00Z">
            <w:rPr>
              <w:b/>
              <w:bCs/>
              <w:sz w:val="18"/>
              <w:szCs w:val="18"/>
              <w:lang w:val="en-US"/>
            </w:rPr>
          </w:rPrChange>
        </w:rPr>
        <w:t xml:space="preserve">Results of One-class SIMCA on "Healthy” Class. </w:t>
      </w:r>
      <w:proofErr w:type="spellStart"/>
      <w:r w:rsidRPr="005F549F">
        <w:rPr>
          <w:sz w:val="18"/>
          <w:szCs w:val="18"/>
          <w:lang w:val="en-US"/>
          <w:rPrChange w:id="120" w:author="Bertotto, Mercedes" w:date="2024-02-05T14:24:00Z">
            <w:rPr>
              <w:b/>
              <w:bCs/>
              <w:sz w:val="18"/>
              <w:szCs w:val="18"/>
              <w:lang w:val="en-US"/>
            </w:rPr>
          </w:rPrChange>
        </w:rPr>
        <w:t>Exp.Var</w:t>
      </w:r>
      <w:proofErr w:type="spellEnd"/>
      <w:r w:rsidRPr="005F549F">
        <w:rPr>
          <w:sz w:val="18"/>
          <w:szCs w:val="18"/>
          <w:lang w:val="en-US"/>
          <w:rPrChange w:id="121" w:author="Bertotto, Mercedes" w:date="2024-02-05T14:24:00Z">
            <w:rPr>
              <w:b/>
              <w:bCs/>
              <w:sz w:val="18"/>
              <w:szCs w:val="18"/>
              <w:lang w:val="en-US"/>
            </w:rPr>
          </w:rPrChange>
        </w:rPr>
        <w:t>: % Variance explained by the model.</w:t>
      </w:r>
    </w:p>
    <w:tbl>
      <w:tblPr>
        <w:tblStyle w:val="TableGrid"/>
        <w:tblW w:w="9290" w:type="dxa"/>
        <w:jc w:val="center"/>
        <w:tblLayout w:type="fixed"/>
        <w:tblLook w:val="06A0" w:firstRow="1" w:lastRow="0" w:firstColumn="1" w:lastColumn="0" w:noHBand="1" w:noVBand="1"/>
      </w:tblPr>
      <w:tblGrid>
        <w:gridCol w:w="1171"/>
        <w:gridCol w:w="1046"/>
        <w:gridCol w:w="592"/>
        <w:gridCol w:w="592"/>
        <w:gridCol w:w="660"/>
        <w:gridCol w:w="555"/>
        <w:gridCol w:w="887"/>
        <w:gridCol w:w="810"/>
        <w:gridCol w:w="870"/>
        <w:gridCol w:w="525"/>
        <w:gridCol w:w="840"/>
        <w:gridCol w:w="742"/>
      </w:tblGrid>
      <w:tr w:rsidR="00A43721" w14:paraId="55F5631A" w14:textId="77777777" w:rsidTr="00CA4EFC">
        <w:trPr>
          <w:trHeight w:val="300"/>
          <w:jc w:val="center"/>
        </w:trPr>
        <w:tc>
          <w:tcPr>
            <w:tcW w:w="1171" w:type="dxa"/>
          </w:tcPr>
          <w:p w14:paraId="33C0D755" w14:textId="77777777" w:rsidR="00A43721" w:rsidRDefault="00A43721" w:rsidP="00CA4EFC">
            <w:pPr>
              <w:rPr>
                <w:b/>
                <w:bCs/>
                <w:sz w:val="18"/>
                <w:szCs w:val="18"/>
                <w:lang w:val="en-US"/>
              </w:rPr>
            </w:pPr>
            <w:r w:rsidRPr="00CA4EFC">
              <w:rPr>
                <w:b/>
                <w:bCs/>
                <w:sz w:val="18"/>
                <w:szCs w:val="18"/>
                <w:lang w:val="en-US"/>
              </w:rPr>
              <w:t>Cultivar</w:t>
            </w:r>
          </w:p>
        </w:tc>
        <w:tc>
          <w:tcPr>
            <w:tcW w:w="1046" w:type="dxa"/>
          </w:tcPr>
          <w:p w14:paraId="0811A462" w14:textId="77777777" w:rsidR="00A43721" w:rsidRPr="00CA4EFC" w:rsidRDefault="00A43721" w:rsidP="00CA4EFC">
            <w:pPr>
              <w:rPr>
                <w:b/>
                <w:bCs/>
                <w:sz w:val="18"/>
                <w:szCs w:val="18"/>
                <w:lang w:val="en-US"/>
              </w:rPr>
            </w:pPr>
            <w:proofErr w:type="spellStart"/>
            <w:r w:rsidRPr="00CA4EFC">
              <w:rPr>
                <w:b/>
                <w:bCs/>
                <w:sz w:val="18"/>
                <w:szCs w:val="18"/>
                <w:lang w:val="en-US"/>
              </w:rPr>
              <w:t>Exp.Var</w:t>
            </w:r>
            <w:proofErr w:type="spellEnd"/>
          </w:p>
        </w:tc>
        <w:tc>
          <w:tcPr>
            <w:tcW w:w="592" w:type="dxa"/>
          </w:tcPr>
          <w:p w14:paraId="27DC088A" w14:textId="77777777" w:rsidR="00A43721" w:rsidRDefault="00A43721" w:rsidP="00CA4EFC">
            <w:pPr>
              <w:rPr>
                <w:b/>
                <w:bCs/>
                <w:sz w:val="18"/>
                <w:szCs w:val="18"/>
                <w:lang w:val="en-US"/>
              </w:rPr>
            </w:pPr>
            <w:r w:rsidRPr="00CA4EFC">
              <w:rPr>
                <w:b/>
                <w:bCs/>
                <w:sz w:val="18"/>
                <w:szCs w:val="18"/>
                <w:lang w:val="en-US"/>
              </w:rPr>
              <w:t>TP</w:t>
            </w:r>
          </w:p>
          <w:p w14:paraId="3F404DCE" w14:textId="77777777" w:rsidR="00A43721" w:rsidRDefault="00A43721" w:rsidP="00CA4EFC">
            <w:pPr>
              <w:rPr>
                <w:b/>
                <w:bCs/>
                <w:sz w:val="18"/>
                <w:szCs w:val="18"/>
                <w:lang w:val="en-US"/>
              </w:rPr>
            </w:pPr>
            <w:r w:rsidRPr="13A251B7">
              <w:rPr>
                <w:b/>
                <w:bCs/>
                <w:sz w:val="18"/>
                <w:szCs w:val="18"/>
                <w:lang w:val="en-US"/>
              </w:rPr>
              <w:t>Cal</w:t>
            </w:r>
          </w:p>
        </w:tc>
        <w:tc>
          <w:tcPr>
            <w:tcW w:w="592" w:type="dxa"/>
          </w:tcPr>
          <w:p w14:paraId="20F5B01B" w14:textId="77777777" w:rsidR="00A43721" w:rsidRDefault="00A43721" w:rsidP="00CA4EFC">
            <w:pPr>
              <w:rPr>
                <w:b/>
                <w:bCs/>
                <w:sz w:val="18"/>
                <w:szCs w:val="18"/>
                <w:lang w:val="en-US"/>
              </w:rPr>
            </w:pPr>
            <w:r w:rsidRPr="00CA4EFC">
              <w:rPr>
                <w:b/>
                <w:bCs/>
                <w:sz w:val="18"/>
                <w:szCs w:val="18"/>
                <w:lang w:val="en-US"/>
              </w:rPr>
              <w:t>FP</w:t>
            </w:r>
          </w:p>
          <w:p w14:paraId="0C71AE3D" w14:textId="77777777" w:rsidR="00A43721" w:rsidRDefault="00A43721" w:rsidP="00CA4EFC">
            <w:pPr>
              <w:rPr>
                <w:b/>
                <w:bCs/>
                <w:sz w:val="18"/>
                <w:szCs w:val="18"/>
                <w:lang w:val="en-US"/>
              </w:rPr>
            </w:pPr>
            <w:r w:rsidRPr="13A251B7">
              <w:rPr>
                <w:b/>
                <w:bCs/>
                <w:sz w:val="18"/>
                <w:szCs w:val="18"/>
                <w:lang w:val="en-US"/>
              </w:rPr>
              <w:t>Cal</w:t>
            </w:r>
          </w:p>
        </w:tc>
        <w:tc>
          <w:tcPr>
            <w:tcW w:w="660" w:type="dxa"/>
          </w:tcPr>
          <w:p w14:paraId="00361702" w14:textId="77777777" w:rsidR="00A43721" w:rsidRDefault="00A43721" w:rsidP="00CA4EFC">
            <w:pPr>
              <w:rPr>
                <w:b/>
                <w:bCs/>
                <w:sz w:val="18"/>
                <w:szCs w:val="18"/>
                <w:lang w:val="en-US"/>
              </w:rPr>
            </w:pPr>
            <w:r w:rsidRPr="00CA4EFC">
              <w:rPr>
                <w:b/>
                <w:bCs/>
                <w:sz w:val="18"/>
                <w:szCs w:val="18"/>
                <w:lang w:val="en-US"/>
              </w:rPr>
              <w:t>TN</w:t>
            </w:r>
          </w:p>
          <w:p w14:paraId="361D47B9" w14:textId="77777777" w:rsidR="00A43721" w:rsidRDefault="00A43721" w:rsidP="00CA4EFC">
            <w:pPr>
              <w:rPr>
                <w:b/>
                <w:bCs/>
                <w:sz w:val="18"/>
                <w:szCs w:val="18"/>
                <w:lang w:val="en-US"/>
              </w:rPr>
            </w:pPr>
            <w:r w:rsidRPr="13A251B7">
              <w:rPr>
                <w:b/>
                <w:bCs/>
                <w:sz w:val="18"/>
                <w:szCs w:val="18"/>
                <w:lang w:val="en-US"/>
              </w:rPr>
              <w:t>Cal</w:t>
            </w:r>
          </w:p>
        </w:tc>
        <w:tc>
          <w:tcPr>
            <w:tcW w:w="555" w:type="dxa"/>
          </w:tcPr>
          <w:p w14:paraId="1C554D31" w14:textId="77777777" w:rsidR="00A43721" w:rsidRDefault="00A43721" w:rsidP="00CA4EFC">
            <w:pPr>
              <w:rPr>
                <w:b/>
                <w:bCs/>
                <w:sz w:val="18"/>
                <w:szCs w:val="18"/>
                <w:lang w:val="en-US"/>
              </w:rPr>
            </w:pPr>
            <w:r w:rsidRPr="00CA4EFC">
              <w:rPr>
                <w:b/>
                <w:bCs/>
                <w:sz w:val="18"/>
                <w:szCs w:val="18"/>
                <w:lang w:val="en-US"/>
              </w:rPr>
              <w:t>FN</w:t>
            </w:r>
          </w:p>
          <w:p w14:paraId="0F7F0F85" w14:textId="77777777" w:rsidR="00A43721" w:rsidRDefault="00A43721" w:rsidP="00CA4EFC">
            <w:pPr>
              <w:rPr>
                <w:b/>
                <w:bCs/>
                <w:sz w:val="18"/>
                <w:szCs w:val="18"/>
                <w:lang w:val="en-US"/>
              </w:rPr>
            </w:pPr>
            <w:r w:rsidRPr="13A251B7">
              <w:rPr>
                <w:b/>
                <w:bCs/>
                <w:sz w:val="18"/>
                <w:szCs w:val="18"/>
                <w:lang w:val="en-US"/>
              </w:rPr>
              <w:t>Cal</w:t>
            </w:r>
          </w:p>
        </w:tc>
        <w:tc>
          <w:tcPr>
            <w:tcW w:w="887" w:type="dxa"/>
          </w:tcPr>
          <w:p w14:paraId="18831612" w14:textId="77777777" w:rsidR="00A43721" w:rsidRPr="00CA4EFC" w:rsidRDefault="00A43721" w:rsidP="00CA4EFC">
            <w:pPr>
              <w:rPr>
                <w:b/>
                <w:bCs/>
                <w:sz w:val="18"/>
                <w:szCs w:val="18"/>
                <w:lang w:val="en-US"/>
              </w:rPr>
            </w:pPr>
            <w:r w:rsidRPr="00CA4EFC">
              <w:rPr>
                <w:b/>
                <w:bCs/>
                <w:sz w:val="18"/>
                <w:szCs w:val="18"/>
                <w:lang w:val="en-US"/>
              </w:rPr>
              <w:t>Spec.</w:t>
            </w:r>
            <w:r w:rsidRPr="13A251B7">
              <w:rPr>
                <w:b/>
                <w:bCs/>
                <w:sz w:val="18"/>
                <w:szCs w:val="18"/>
                <w:lang w:val="en-US"/>
              </w:rPr>
              <w:t xml:space="preserve"> Cal</w:t>
            </w:r>
          </w:p>
        </w:tc>
        <w:tc>
          <w:tcPr>
            <w:tcW w:w="810" w:type="dxa"/>
          </w:tcPr>
          <w:p w14:paraId="77F25F37" w14:textId="77777777" w:rsidR="00A43721" w:rsidRDefault="00A43721" w:rsidP="00CA4EFC">
            <w:pPr>
              <w:rPr>
                <w:b/>
                <w:bCs/>
                <w:sz w:val="18"/>
                <w:szCs w:val="18"/>
                <w:lang w:val="en-US"/>
              </w:rPr>
            </w:pPr>
            <w:r w:rsidRPr="00CA4EFC">
              <w:rPr>
                <w:b/>
                <w:bCs/>
                <w:sz w:val="18"/>
                <w:szCs w:val="18"/>
                <w:lang w:val="en-US"/>
              </w:rPr>
              <w:t>Sens</w:t>
            </w:r>
            <w:r w:rsidRPr="13A251B7">
              <w:rPr>
                <w:b/>
                <w:bCs/>
                <w:sz w:val="18"/>
                <w:szCs w:val="18"/>
                <w:lang w:val="en-US"/>
              </w:rPr>
              <w:t xml:space="preserve"> Cal.</w:t>
            </w:r>
          </w:p>
        </w:tc>
        <w:tc>
          <w:tcPr>
            <w:tcW w:w="870" w:type="dxa"/>
          </w:tcPr>
          <w:p w14:paraId="283BC767" w14:textId="77777777" w:rsidR="00A43721" w:rsidRDefault="00A43721" w:rsidP="00CA4EFC">
            <w:pPr>
              <w:rPr>
                <w:b/>
                <w:bCs/>
                <w:sz w:val="18"/>
                <w:szCs w:val="18"/>
                <w:lang w:val="en-US"/>
              </w:rPr>
            </w:pPr>
            <w:r w:rsidRPr="00CA4EFC">
              <w:rPr>
                <w:b/>
                <w:bCs/>
                <w:sz w:val="18"/>
                <w:szCs w:val="18"/>
                <w:lang w:val="en-US"/>
              </w:rPr>
              <w:t>Ac</w:t>
            </w:r>
            <w:r w:rsidRPr="13A251B7">
              <w:rPr>
                <w:b/>
                <w:bCs/>
                <w:sz w:val="18"/>
                <w:szCs w:val="18"/>
                <w:lang w:val="en-US"/>
              </w:rPr>
              <w:t>c. Cal.</w:t>
            </w:r>
          </w:p>
        </w:tc>
        <w:tc>
          <w:tcPr>
            <w:tcW w:w="525" w:type="dxa"/>
          </w:tcPr>
          <w:p w14:paraId="185D8F2A" w14:textId="77777777" w:rsidR="00A43721" w:rsidRPr="00CA4EFC" w:rsidRDefault="00A43721" w:rsidP="00CA4EFC">
            <w:pPr>
              <w:rPr>
                <w:b/>
                <w:bCs/>
                <w:sz w:val="18"/>
                <w:szCs w:val="18"/>
                <w:lang w:val="en-US"/>
              </w:rPr>
            </w:pPr>
            <w:r w:rsidRPr="00CA4EFC">
              <w:rPr>
                <w:b/>
                <w:bCs/>
                <w:sz w:val="18"/>
                <w:szCs w:val="18"/>
                <w:lang w:val="en-US"/>
              </w:rPr>
              <w:t>PC</w:t>
            </w:r>
          </w:p>
        </w:tc>
        <w:tc>
          <w:tcPr>
            <w:tcW w:w="840" w:type="dxa"/>
          </w:tcPr>
          <w:p w14:paraId="584A0271" w14:textId="77777777" w:rsidR="00A43721" w:rsidRDefault="00A43721" w:rsidP="00CA4EFC">
            <w:pPr>
              <w:rPr>
                <w:b/>
                <w:bCs/>
                <w:sz w:val="18"/>
                <w:szCs w:val="18"/>
                <w:lang w:val="en-US"/>
              </w:rPr>
            </w:pPr>
            <w:r w:rsidRPr="13A251B7">
              <w:rPr>
                <w:b/>
                <w:bCs/>
                <w:sz w:val="18"/>
                <w:szCs w:val="18"/>
                <w:lang w:val="en-US"/>
              </w:rPr>
              <w:t>Spec. Val</w:t>
            </w:r>
          </w:p>
        </w:tc>
        <w:tc>
          <w:tcPr>
            <w:tcW w:w="742" w:type="dxa"/>
          </w:tcPr>
          <w:p w14:paraId="2A4C8E21" w14:textId="77777777" w:rsidR="00A43721" w:rsidRDefault="00A43721" w:rsidP="00CA4EFC">
            <w:pPr>
              <w:rPr>
                <w:b/>
                <w:bCs/>
                <w:sz w:val="18"/>
                <w:szCs w:val="18"/>
                <w:lang w:val="en-US"/>
              </w:rPr>
            </w:pPr>
            <w:r w:rsidRPr="13A251B7">
              <w:rPr>
                <w:b/>
                <w:bCs/>
                <w:sz w:val="18"/>
                <w:szCs w:val="18"/>
                <w:lang w:val="en-US"/>
              </w:rPr>
              <w:t>Acc. Val</w:t>
            </w:r>
          </w:p>
        </w:tc>
      </w:tr>
      <w:tr w:rsidR="00A43721" w14:paraId="478588CC" w14:textId="77777777" w:rsidTr="00CA4EFC">
        <w:trPr>
          <w:trHeight w:val="300"/>
          <w:jc w:val="center"/>
        </w:trPr>
        <w:tc>
          <w:tcPr>
            <w:tcW w:w="1171" w:type="dxa"/>
          </w:tcPr>
          <w:p w14:paraId="41E7B17D" w14:textId="77777777" w:rsidR="00A43721" w:rsidRPr="00CA4EFC" w:rsidRDefault="00A43721" w:rsidP="00CA4EFC">
            <w:pPr>
              <w:jc w:val="center"/>
              <w:rPr>
                <w:b/>
                <w:bCs/>
                <w:sz w:val="18"/>
                <w:szCs w:val="18"/>
                <w:lang w:val="en-US"/>
              </w:rPr>
            </w:pPr>
            <w:proofErr w:type="spellStart"/>
            <w:r w:rsidRPr="00CA4EFC">
              <w:rPr>
                <w:b/>
                <w:bCs/>
                <w:sz w:val="18"/>
                <w:szCs w:val="18"/>
                <w:lang w:val="en-US"/>
              </w:rPr>
              <w:t>Brioso</w:t>
            </w:r>
            <w:proofErr w:type="spellEnd"/>
          </w:p>
        </w:tc>
        <w:tc>
          <w:tcPr>
            <w:tcW w:w="1046" w:type="dxa"/>
          </w:tcPr>
          <w:p w14:paraId="7090E877" w14:textId="77777777" w:rsidR="00A43721" w:rsidRDefault="00A43721" w:rsidP="00CA4EFC">
            <w:pPr>
              <w:jc w:val="center"/>
              <w:rPr>
                <w:b/>
                <w:bCs/>
                <w:sz w:val="18"/>
                <w:szCs w:val="18"/>
                <w:lang w:val="en-US"/>
              </w:rPr>
            </w:pPr>
            <w:r w:rsidRPr="00CA4EFC">
              <w:rPr>
                <w:b/>
                <w:bCs/>
                <w:sz w:val="18"/>
                <w:szCs w:val="18"/>
                <w:lang w:val="en-US"/>
              </w:rPr>
              <w:t>99.</w:t>
            </w:r>
            <w:r w:rsidRPr="13A251B7">
              <w:rPr>
                <w:b/>
                <w:bCs/>
                <w:sz w:val="18"/>
                <w:szCs w:val="18"/>
                <w:lang w:val="en-US"/>
              </w:rPr>
              <w:t>14</w:t>
            </w:r>
          </w:p>
        </w:tc>
        <w:tc>
          <w:tcPr>
            <w:tcW w:w="592" w:type="dxa"/>
          </w:tcPr>
          <w:p w14:paraId="02331831" w14:textId="77777777" w:rsidR="00A43721" w:rsidRDefault="00A43721" w:rsidP="00CA4EFC">
            <w:pPr>
              <w:jc w:val="center"/>
              <w:rPr>
                <w:b/>
                <w:bCs/>
                <w:sz w:val="18"/>
                <w:szCs w:val="18"/>
                <w:lang w:val="en-US"/>
              </w:rPr>
            </w:pPr>
            <w:r w:rsidRPr="00CA4EFC">
              <w:rPr>
                <w:b/>
                <w:bCs/>
                <w:sz w:val="18"/>
                <w:szCs w:val="18"/>
                <w:lang w:val="en-US"/>
              </w:rPr>
              <w:t>7</w:t>
            </w:r>
            <w:r w:rsidRPr="13A251B7">
              <w:rPr>
                <w:b/>
                <w:bCs/>
                <w:sz w:val="18"/>
                <w:szCs w:val="18"/>
                <w:lang w:val="en-US"/>
              </w:rPr>
              <w:t>4</w:t>
            </w:r>
          </w:p>
        </w:tc>
        <w:tc>
          <w:tcPr>
            <w:tcW w:w="592" w:type="dxa"/>
          </w:tcPr>
          <w:p w14:paraId="7D33C61F" w14:textId="77777777" w:rsidR="00A43721" w:rsidRDefault="00A43721" w:rsidP="00CA4EFC">
            <w:pPr>
              <w:jc w:val="center"/>
              <w:rPr>
                <w:b/>
                <w:bCs/>
                <w:sz w:val="18"/>
                <w:szCs w:val="18"/>
                <w:lang w:val="en-US"/>
              </w:rPr>
            </w:pPr>
            <w:r w:rsidRPr="00CA4EFC">
              <w:rPr>
                <w:b/>
                <w:bCs/>
                <w:sz w:val="18"/>
                <w:szCs w:val="18"/>
                <w:lang w:val="en-US"/>
              </w:rPr>
              <w:t>0</w:t>
            </w:r>
          </w:p>
        </w:tc>
        <w:tc>
          <w:tcPr>
            <w:tcW w:w="660" w:type="dxa"/>
          </w:tcPr>
          <w:p w14:paraId="4644878D" w14:textId="77777777" w:rsidR="00A43721" w:rsidRDefault="00A43721" w:rsidP="00CA4EFC">
            <w:pPr>
              <w:jc w:val="center"/>
              <w:rPr>
                <w:b/>
                <w:bCs/>
                <w:sz w:val="18"/>
                <w:szCs w:val="18"/>
                <w:lang w:val="en-US"/>
              </w:rPr>
            </w:pPr>
            <w:r w:rsidRPr="00CA4EFC">
              <w:rPr>
                <w:b/>
                <w:bCs/>
                <w:sz w:val="18"/>
                <w:szCs w:val="18"/>
                <w:lang w:val="en-US"/>
              </w:rPr>
              <w:t>0</w:t>
            </w:r>
          </w:p>
        </w:tc>
        <w:tc>
          <w:tcPr>
            <w:tcW w:w="555" w:type="dxa"/>
          </w:tcPr>
          <w:p w14:paraId="4E11198B" w14:textId="77777777" w:rsidR="00A43721" w:rsidRDefault="00A43721" w:rsidP="00CA4EFC">
            <w:pPr>
              <w:jc w:val="center"/>
              <w:rPr>
                <w:b/>
                <w:bCs/>
                <w:sz w:val="18"/>
                <w:szCs w:val="18"/>
                <w:lang w:val="en-US"/>
              </w:rPr>
            </w:pPr>
            <w:r w:rsidRPr="13A251B7">
              <w:rPr>
                <w:b/>
                <w:bCs/>
                <w:sz w:val="18"/>
                <w:szCs w:val="18"/>
                <w:lang w:val="en-US"/>
              </w:rPr>
              <w:t>2</w:t>
            </w:r>
          </w:p>
        </w:tc>
        <w:tc>
          <w:tcPr>
            <w:tcW w:w="887" w:type="dxa"/>
          </w:tcPr>
          <w:p w14:paraId="010DC3DD" w14:textId="77777777" w:rsidR="00A43721" w:rsidRDefault="00A43721" w:rsidP="00CA4EFC">
            <w:pPr>
              <w:jc w:val="center"/>
              <w:rPr>
                <w:b/>
                <w:bCs/>
                <w:sz w:val="18"/>
                <w:szCs w:val="18"/>
                <w:lang w:val="en-US"/>
              </w:rPr>
            </w:pPr>
            <w:r w:rsidRPr="00CA4EFC">
              <w:rPr>
                <w:b/>
                <w:bCs/>
                <w:sz w:val="18"/>
                <w:szCs w:val="18"/>
                <w:lang w:val="en-US"/>
              </w:rPr>
              <w:t>NA</w:t>
            </w:r>
          </w:p>
        </w:tc>
        <w:tc>
          <w:tcPr>
            <w:tcW w:w="810" w:type="dxa"/>
          </w:tcPr>
          <w:p w14:paraId="081FAB03" w14:textId="77777777" w:rsidR="00A43721" w:rsidRDefault="00A43721" w:rsidP="00CA4EFC">
            <w:pPr>
              <w:jc w:val="center"/>
              <w:rPr>
                <w:b/>
                <w:bCs/>
                <w:sz w:val="18"/>
                <w:szCs w:val="18"/>
                <w:lang w:val="en-US"/>
              </w:rPr>
            </w:pPr>
            <w:r w:rsidRPr="00CA4EFC">
              <w:rPr>
                <w:b/>
                <w:bCs/>
                <w:sz w:val="18"/>
                <w:szCs w:val="18"/>
                <w:lang w:val="en-US"/>
              </w:rPr>
              <w:t>0.9</w:t>
            </w:r>
            <w:r w:rsidRPr="13A251B7">
              <w:rPr>
                <w:b/>
                <w:bCs/>
                <w:sz w:val="18"/>
                <w:szCs w:val="18"/>
                <w:lang w:val="en-US"/>
              </w:rPr>
              <w:t>74</w:t>
            </w:r>
          </w:p>
        </w:tc>
        <w:tc>
          <w:tcPr>
            <w:tcW w:w="870" w:type="dxa"/>
          </w:tcPr>
          <w:p w14:paraId="41F04EA2" w14:textId="77777777" w:rsidR="00A43721" w:rsidRDefault="00A43721" w:rsidP="00CA4EFC">
            <w:pPr>
              <w:jc w:val="center"/>
              <w:rPr>
                <w:b/>
                <w:bCs/>
                <w:sz w:val="18"/>
                <w:szCs w:val="18"/>
                <w:lang w:val="en-US"/>
              </w:rPr>
            </w:pPr>
            <w:r w:rsidRPr="00CA4EFC">
              <w:rPr>
                <w:b/>
                <w:bCs/>
                <w:sz w:val="18"/>
                <w:szCs w:val="18"/>
                <w:lang w:val="en-US"/>
              </w:rPr>
              <w:t>0.9</w:t>
            </w:r>
            <w:r w:rsidRPr="13A251B7">
              <w:rPr>
                <w:b/>
                <w:bCs/>
                <w:sz w:val="18"/>
                <w:szCs w:val="18"/>
                <w:lang w:val="en-US"/>
              </w:rPr>
              <w:t>74</w:t>
            </w:r>
          </w:p>
        </w:tc>
        <w:tc>
          <w:tcPr>
            <w:tcW w:w="525" w:type="dxa"/>
          </w:tcPr>
          <w:p w14:paraId="3B057934" w14:textId="77777777" w:rsidR="00A43721" w:rsidRDefault="00A43721" w:rsidP="00CA4EFC">
            <w:pPr>
              <w:jc w:val="center"/>
              <w:rPr>
                <w:b/>
                <w:bCs/>
                <w:sz w:val="18"/>
                <w:szCs w:val="18"/>
                <w:lang w:val="en-US"/>
              </w:rPr>
            </w:pPr>
            <w:r w:rsidRPr="13A251B7">
              <w:rPr>
                <w:b/>
                <w:bCs/>
                <w:sz w:val="18"/>
                <w:szCs w:val="18"/>
                <w:lang w:val="en-US"/>
              </w:rPr>
              <w:t>6</w:t>
            </w:r>
          </w:p>
        </w:tc>
        <w:tc>
          <w:tcPr>
            <w:tcW w:w="840" w:type="dxa"/>
          </w:tcPr>
          <w:p w14:paraId="5C0781AD" w14:textId="77777777" w:rsidR="00A43721" w:rsidRDefault="00A43721" w:rsidP="00CA4EFC">
            <w:pPr>
              <w:jc w:val="center"/>
              <w:rPr>
                <w:b/>
                <w:bCs/>
                <w:sz w:val="18"/>
                <w:szCs w:val="18"/>
                <w:lang w:val="en-US"/>
              </w:rPr>
            </w:pPr>
            <w:r w:rsidRPr="13A251B7">
              <w:rPr>
                <w:b/>
                <w:bCs/>
                <w:sz w:val="18"/>
                <w:szCs w:val="18"/>
                <w:lang w:val="en-US"/>
              </w:rPr>
              <w:t>0.157</w:t>
            </w:r>
          </w:p>
        </w:tc>
        <w:tc>
          <w:tcPr>
            <w:tcW w:w="742" w:type="dxa"/>
          </w:tcPr>
          <w:p w14:paraId="2706B61F" w14:textId="77777777" w:rsidR="00A43721" w:rsidRDefault="00A43721" w:rsidP="00CA4EFC">
            <w:pPr>
              <w:jc w:val="center"/>
              <w:rPr>
                <w:b/>
                <w:bCs/>
                <w:sz w:val="18"/>
                <w:szCs w:val="18"/>
                <w:lang w:val="en-US"/>
              </w:rPr>
            </w:pPr>
            <w:r w:rsidRPr="13A251B7">
              <w:rPr>
                <w:b/>
                <w:bCs/>
                <w:sz w:val="18"/>
                <w:szCs w:val="18"/>
                <w:lang w:val="en-US"/>
              </w:rPr>
              <w:t>0.157</w:t>
            </w:r>
          </w:p>
        </w:tc>
      </w:tr>
      <w:tr w:rsidR="00A43721" w14:paraId="5FA9E153" w14:textId="77777777" w:rsidTr="00CA4EFC">
        <w:trPr>
          <w:trHeight w:val="300"/>
          <w:jc w:val="center"/>
        </w:trPr>
        <w:tc>
          <w:tcPr>
            <w:tcW w:w="1171" w:type="dxa"/>
          </w:tcPr>
          <w:p w14:paraId="68DDC32A" w14:textId="77777777" w:rsidR="00A43721" w:rsidRDefault="00A43721" w:rsidP="00CA4EFC">
            <w:pPr>
              <w:jc w:val="center"/>
              <w:rPr>
                <w:b/>
                <w:bCs/>
                <w:sz w:val="18"/>
                <w:szCs w:val="18"/>
                <w:lang w:val="en-US"/>
              </w:rPr>
            </w:pPr>
            <w:proofErr w:type="spellStart"/>
            <w:r w:rsidRPr="00CA4EFC">
              <w:rPr>
                <w:b/>
                <w:bCs/>
                <w:sz w:val="18"/>
                <w:szCs w:val="18"/>
                <w:lang w:val="en-US"/>
              </w:rPr>
              <w:t>Provine</w:t>
            </w:r>
            <w:proofErr w:type="spellEnd"/>
          </w:p>
        </w:tc>
        <w:tc>
          <w:tcPr>
            <w:tcW w:w="1046" w:type="dxa"/>
          </w:tcPr>
          <w:p w14:paraId="1E94FFEC" w14:textId="77777777" w:rsidR="00A43721" w:rsidRDefault="00A43721" w:rsidP="00CA4EFC">
            <w:pPr>
              <w:jc w:val="center"/>
              <w:rPr>
                <w:b/>
                <w:bCs/>
                <w:sz w:val="18"/>
                <w:szCs w:val="18"/>
                <w:lang w:val="en-US"/>
              </w:rPr>
            </w:pPr>
            <w:r w:rsidRPr="00CA4EFC">
              <w:rPr>
                <w:b/>
                <w:bCs/>
                <w:sz w:val="18"/>
                <w:szCs w:val="18"/>
                <w:lang w:val="en-US"/>
              </w:rPr>
              <w:t>99.83</w:t>
            </w:r>
          </w:p>
        </w:tc>
        <w:tc>
          <w:tcPr>
            <w:tcW w:w="592" w:type="dxa"/>
          </w:tcPr>
          <w:p w14:paraId="552AB628" w14:textId="77777777" w:rsidR="00A43721" w:rsidRPr="00CA4EFC" w:rsidRDefault="00A43721" w:rsidP="00CA4EFC">
            <w:pPr>
              <w:jc w:val="center"/>
              <w:rPr>
                <w:b/>
                <w:bCs/>
                <w:sz w:val="18"/>
                <w:szCs w:val="18"/>
                <w:lang w:val="en-US"/>
              </w:rPr>
            </w:pPr>
            <w:r w:rsidRPr="00CA4EFC">
              <w:rPr>
                <w:b/>
                <w:bCs/>
                <w:sz w:val="18"/>
                <w:szCs w:val="18"/>
                <w:lang w:val="en-US"/>
              </w:rPr>
              <w:t>72</w:t>
            </w:r>
          </w:p>
        </w:tc>
        <w:tc>
          <w:tcPr>
            <w:tcW w:w="592" w:type="dxa"/>
          </w:tcPr>
          <w:p w14:paraId="629B09ED" w14:textId="77777777" w:rsidR="00A43721" w:rsidRDefault="00A43721" w:rsidP="00CA4EFC">
            <w:pPr>
              <w:jc w:val="center"/>
              <w:rPr>
                <w:b/>
                <w:bCs/>
                <w:sz w:val="18"/>
                <w:szCs w:val="18"/>
                <w:lang w:val="en-US"/>
              </w:rPr>
            </w:pPr>
            <w:r w:rsidRPr="00CA4EFC">
              <w:rPr>
                <w:b/>
                <w:bCs/>
                <w:sz w:val="18"/>
                <w:szCs w:val="18"/>
                <w:lang w:val="en-US"/>
              </w:rPr>
              <w:t>0</w:t>
            </w:r>
          </w:p>
        </w:tc>
        <w:tc>
          <w:tcPr>
            <w:tcW w:w="660" w:type="dxa"/>
          </w:tcPr>
          <w:p w14:paraId="70D8AA6D" w14:textId="77777777" w:rsidR="00A43721" w:rsidRDefault="00A43721" w:rsidP="00CA4EFC">
            <w:pPr>
              <w:jc w:val="center"/>
              <w:rPr>
                <w:b/>
                <w:bCs/>
                <w:sz w:val="18"/>
                <w:szCs w:val="18"/>
                <w:lang w:val="en-US"/>
              </w:rPr>
            </w:pPr>
            <w:r w:rsidRPr="00CA4EFC">
              <w:rPr>
                <w:b/>
                <w:bCs/>
                <w:sz w:val="18"/>
                <w:szCs w:val="18"/>
                <w:lang w:val="en-US"/>
              </w:rPr>
              <w:t>0</w:t>
            </w:r>
          </w:p>
        </w:tc>
        <w:tc>
          <w:tcPr>
            <w:tcW w:w="555" w:type="dxa"/>
          </w:tcPr>
          <w:p w14:paraId="430F15ED" w14:textId="77777777" w:rsidR="00A43721" w:rsidRDefault="00A43721" w:rsidP="00CA4EFC">
            <w:pPr>
              <w:jc w:val="center"/>
              <w:rPr>
                <w:b/>
                <w:bCs/>
                <w:sz w:val="18"/>
                <w:szCs w:val="18"/>
                <w:lang w:val="en-US"/>
              </w:rPr>
            </w:pPr>
            <w:r w:rsidRPr="00CA4EFC">
              <w:rPr>
                <w:b/>
                <w:bCs/>
                <w:sz w:val="18"/>
                <w:szCs w:val="18"/>
                <w:lang w:val="en-US"/>
              </w:rPr>
              <w:t>4</w:t>
            </w:r>
          </w:p>
        </w:tc>
        <w:tc>
          <w:tcPr>
            <w:tcW w:w="887" w:type="dxa"/>
          </w:tcPr>
          <w:p w14:paraId="34C90887" w14:textId="77777777" w:rsidR="00A43721" w:rsidRDefault="00A43721" w:rsidP="00CA4EFC">
            <w:pPr>
              <w:jc w:val="center"/>
              <w:rPr>
                <w:b/>
                <w:bCs/>
                <w:sz w:val="18"/>
                <w:szCs w:val="18"/>
                <w:lang w:val="en-US"/>
              </w:rPr>
            </w:pPr>
            <w:r w:rsidRPr="00CA4EFC">
              <w:rPr>
                <w:b/>
                <w:bCs/>
                <w:sz w:val="18"/>
                <w:szCs w:val="18"/>
                <w:lang w:val="en-US"/>
              </w:rPr>
              <w:t>NA</w:t>
            </w:r>
          </w:p>
        </w:tc>
        <w:tc>
          <w:tcPr>
            <w:tcW w:w="810" w:type="dxa"/>
          </w:tcPr>
          <w:p w14:paraId="1F58FE4F" w14:textId="77777777" w:rsidR="00A43721" w:rsidRPr="00CA4EFC" w:rsidRDefault="00A43721" w:rsidP="00CA4EFC">
            <w:pPr>
              <w:jc w:val="center"/>
              <w:rPr>
                <w:b/>
                <w:bCs/>
                <w:sz w:val="18"/>
                <w:szCs w:val="18"/>
                <w:lang w:val="en-US"/>
              </w:rPr>
            </w:pPr>
            <w:r w:rsidRPr="00CA4EFC">
              <w:rPr>
                <w:b/>
                <w:bCs/>
                <w:sz w:val="18"/>
                <w:szCs w:val="18"/>
                <w:lang w:val="en-US"/>
              </w:rPr>
              <w:t>0.947</w:t>
            </w:r>
          </w:p>
        </w:tc>
        <w:tc>
          <w:tcPr>
            <w:tcW w:w="870" w:type="dxa"/>
          </w:tcPr>
          <w:p w14:paraId="3420D951" w14:textId="77777777" w:rsidR="00A43721" w:rsidRPr="00CA4EFC" w:rsidRDefault="00A43721" w:rsidP="00CA4EFC">
            <w:pPr>
              <w:jc w:val="center"/>
              <w:rPr>
                <w:b/>
                <w:bCs/>
                <w:sz w:val="18"/>
                <w:szCs w:val="18"/>
                <w:lang w:val="en-US"/>
              </w:rPr>
            </w:pPr>
            <w:r w:rsidRPr="00CA4EFC">
              <w:rPr>
                <w:b/>
                <w:bCs/>
                <w:sz w:val="18"/>
                <w:szCs w:val="18"/>
                <w:lang w:val="en-US"/>
              </w:rPr>
              <w:t>0.947</w:t>
            </w:r>
          </w:p>
        </w:tc>
        <w:tc>
          <w:tcPr>
            <w:tcW w:w="525" w:type="dxa"/>
          </w:tcPr>
          <w:p w14:paraId="6B3DD03D" w14:textId="77777777" w:rsidR="00A43721" w:rsidRDefault="00A43721" w:rsidP="00CA4EFC">
            <w:pPr>
              <w:jc w:val="center"/>
              <w:rPr>
                <w:b/>
                <w:bCs/>
                <w:sz w:val="18"/>
                <w:szCs w:val="18"/>
                <w:lang w:val="en-US"/>
              </w:rPr>
            </w:pPr>
            <w:r w:rsidRPr="00CA4EFC">
              <w:rPr>
                <w:b/>
                <w:bCs/>
                <w:sz w:val="18"/>
                <w:szCs w:val="18"/>
                <w:lang w:val="en-US"/>
              </w:rPr>
              <w:t>6</w:t>
            </w:r>
          </w:p>
        </w:tc>
        <w:tc>
          <w:tcPr>
            <w:tcW w:w="840" w:type="dxa"/>
          </w:tcPr>
          <w:p w14:paraId="3D6AAFDE" w14:textId="77777777" w:rsidR="00A43721" w:rsidRDefault="00A43721" w:rsidP="00CA4EFC">
            <w:pPr>
              <w:jc w:val="center"/>
              <w:rPr>
                <w:b/>
                <w:bCs/>
                <w:sz w:val="18"/>
                <w:szCs w:val="18"/>
                <w:lang w:val="en-US"/>
              </w:rPr>
            </w:pPr>
            <w:r w:rsidRPr="13A251B7">
              <w:rPr>
                <w:b/>
                <w:bCs/>
                <w:sz w:val="18"/>
                <w:szCs w:val="18"/>
                <w:lang w:val="en-US"/>
              </w:rPr>
              <w:t>0.301</w:t>
            </w:r>
          </w:p>
        </w:tc>
        <w:tc>
          <w:tcPr>
            <w:tcW w:w="742" w:type="dxa"/>
          </w:tcPr>
          <w:p w14:paraId="40E9AD4B" w14:textId="77777777" w:rsidR="00A43721" w:rsidRDefault="00A43721" w:rsidP="00CA4EFC">
            <w:pPr>
              <w:jc w:val="center"/>
              <w:rPr>
                <w:b/>
                <w:bCs/>
                <w:sz w:val="18"/>
                <w:szCs w:val="18"/>
                <w:lang w:val="en-US"/>
              </w:rPr>
            </w:pPr>
            <w:r w:rsidRPr="13A251B7">
              <w:rPr>
                <w:b/>
                <w:bCs/>
                <w:sz w:val="18"/>
                <w:szCs w:val="18"/>
                <w:lang w:val="en-US"/>
              </w:rPr>
              <w:t>0.301</w:t>
            </w:r>
          </w:p>
        </w:tc>
      </w:tr>
      <w:tr w:rsidR="00A43721" w14:paraId="72FAFB43" w14:textId="77777777" w:rsidTr="00CA4EFC">
        <w:trPr>
          <w:trHeight w:val="300"/>
          <w:jc w:val="center"/>
        </w:trPr>
        <w:tc>
          <w:tcPr>
            <w:tcW w:w="1171" w:type="dxa"/>
          </w:tcPr>
          <w:p w14:paraId="13360725" w14:textId="77777777" w:rsidR="00A43721" w:rsidRPr="00CA4EFC" w:rsidRDefault="00A43721" w:rsidP="00CA4EFC">
            <w:pPr>
              <w:jc w:val="center"/>
              <w:rPr>
                <w:b/>
                <w:bCs/>
                <w:sz w:val="18"/>
                <w:szCs w:val="18"/>
                <w:lang w:val="en-US"/>
              </w:rPr>
            </w:pPr>
            <w:proofErr w:type="spellStart"/>
            <w:r w:rsidRPr="00CA4EFC">
              <w:rPr>
                <w:b/>
                <w:bCs/>
                <w:sz w:val="18"/>
                <w:szCs w:val="18"/>
                <w:lang w:val="en-US"/>
              </w:rPr>
              <w:t>Cappricia</w:t>
            </w:r>
            <w:proofErr w:type="spellEnd"/>
          </w:p>
        </w:tc>
        <w:tc>
          <w:tcPr>
            <w:tcW w:w="1046" w:type="dxa"/>
          </w:tcPr>
          <w:p w14:paraId="1ABCCFB0" w14:textId="77777777" w:rsidR="00A43721" w:rsidRDefault="00A43721" w:rsidP="00CA4EFC">
            <w:pPr>
              <w:jc w:val="center"/>
              <w:rPr>
                <w:b/>
                <w:bCs/>
                <w:sz w:val="18"/>
                <w:szCs w:val="18"/>
                <w:lang w:val="en-US"/>
              </w:rPr>
            </w:pPr>
            <w:r w:rsidRPr="00CA4EFC">
              <w:rPr>
                <w:b/>
                <w:bCs/>
                <w:sz w:val="18"/>
                <w:szCs w:val="18"/>
                <w:lang w:val="en-US"/>
              </w:rPr>
              <w:t>99.1</w:t>
            </w:r>
          </w:p>
        </w:tc>
        <w:tc>
          <w:tcPr>
            <w:tcW w:w="592" w:type="dxa"/>
          </w:tcPr>
          <w:p w14:paraId="58786415" w14:textId="77777777" w:rsidR="00A43721" w:rsidRDefault="00A43721" w:rsidP="00CA4EFC">
            <w:pPr>
              <w:jc w:val="center"/>
              <w:rPr>
                <w:b/>
                <w:bCs/>
                <w:sz w:val="18"/>
                <w:szCs w:val="18"/>
                <w:lang w:val="en-US"/>
              </w:rPr>
            </w:pPr>
            <w:r w:rsidRPr="00CA4EFC">
              <w:rPr>
                <w:b/>
                <w:bCs/>
                <w:sz w:val="18"/>
                <w:szCs w:val="18"/>
                <w:lang w:val="en-US"/>
              </w:rPr>
              <w:t>71</w:t>
            </w:r>
          </w:p>
        </w:tc>
        <w:tc>
          <w:tcPr>
            <w:tcW w:w="592" w:type="dxa"/>
          </w:tcPr>
          <w:p w14:paraId="1DA46EF8" w14:textId="77777777" w:rsidR="00A43721" w:rsidRDefault="00A43721" w:rsidP="00CA4EFC">
            <w:pPr>
              <w:jc w:val="center"/>
              <w:rPr>
                <w:b/>
                <w:bCs/>
                <w:sz w:val="18"/>
                <w:szCs w:val="18"/>
                <w:lang w:val="en-US"/>
              </w:rPr>
            </w:pPr>
            <w:r w:rsidRPr="00CA4EFC">
              <w:rPr>
                <w:b/>
                <w:bCs/>
                <w:sz w:val="18"/>
                <w:szCs w:val="18"/>
                <w:lang w:val="en-US"/>
              </w:rPr>
              <w:t>0</w:t>
            </w:r>
          </w:p>
        </w:tc>
        <w:tc>
          <w:tcPr>
            <w:tcW w:w="660" w:type="dxa"/>
          </w:tcPr>
          <w:p w14:paraId="4841E4CE" w14:textId="77777777" w:rsidR="00A43721" w:rsidRDefault="00A43721" w:rsidP="00CA4EFC">
            <w:pPr>
              <w:jc w:val="center"/>
              <w:rPr>
                <w:b/>
                <w:bCs/>
                <w:sz w:val="18"/>
                <w:szCs w:val="18"/>
                <w:lang w:val="en-US"/>
              </w:rPr>
            </w:pPr>
            <w:r w:rsidRPr="00CA4EFC">
              <w:rPr>
                <w:b/>
                <w:bCs/>
                <w:sz w:val="18"/>
                <w:szCs w:val="18"/>
                <w:lang w:val="en-US"/>
              </w:rPr>
              <w:t>0</w:t>
            </w:r>
          </w:p>
        </w:tc>
        <w:tc>
          <w:tcPr>
            <w:tcW w:w="555" w:type="dxa"/>
          </w:tcPr>
          <w:p w14:paraId="22F37BF8" w14:textId="77777777" w:rsidR="00A43721" w:rsidRDefault="00A43721" w:rsidP="00CA4EFC">
            <w:pPr>
              <w:jc w:val="center"/>
              <w:rPr>
                <w:b/>
                <w:bCs/>
                <w:sz w:val="18"/>
                <w:szCs w:val="18"/>
                <w:lang w:val="en-US"/>
              </w:rPr>
            </w:pPr>
            <w:r w:rsidRPr="00CA4EFC">
              <w:rPr>
                <w:b/>
                <w:bCs/>
                <w:sz w:val="18"/>
                <w:szCs w:val="18"/>
                <w:lang w:val="en-US"/>
              </w:rPr>
              <w:t>6</w:t>
            </w:r>
          </w:p>
        </w:tc>
        <w:tc>
          <w:tcPr>
            <w:tcW w:w="887" w:type="dxa"/>
          </w:tcPr>
          <w:p w14:paraId="71E7975B" w14:textId="77777777" w:rsidR="00A43721" w:rsidRDefault="00A43721" w:rsidP="00CA4EFC">
            <w:pPr>
              <w:jc w:val="center"/>
              <w:rPr>
                <w:b/>
                <w:bCs/>
                <w:sz w:val="18"/>
                <w:szCs w:val="18"/>
                <w:lang w:val="en-US"/>
              </w:rPr>
            </w:pPr>
            <w:r w:rsidRPr="00CA4EFC">
              <w:rPr>
                <w:b/>
                <w:bCs/>
                <w:sz w:val="18"/>
                <w:szCs w:val="18"/>
                <w:lang w:val="en-US"/>
              </w:rPr>
              <w:t>NA</w:t>
            </w:r>
          </w:p>
        </w:tc>
        <w:tc>
          <w:tcPr>
            <w:tcW w:w="810" w:type="dxa"/>
          </w:tcPr>
          <w:p w14:paraId="5CA67C16" w14:textId="77777777" w:rsidR="00A43721" w:rsidRDefault="00A43721" w:rsidP="00CA4EFC">
            <w:pPr>
              <w:jc w:val="center"/>
              <w:rPr>
                <w:b/>
                <w:bCs/>
                <w:sz w:val="18"/>
                <w:szCs w:val="18"/>
                <w:lang w:val="en-US"/>
              </w:rPr>
            </w:pPr>
            <w:r w:rsidRPr="00CA4EFC">
              <w:rPr>
                <w:b/>
                <w:bCs/>
                <w:sz w:val="18"/>
                <w:szCs w:val="18"/>
                <w:lang w:val="en-US"/>
              </w:rPr>
              <w:t>0.922</w:t>
            </w:r>
          </w:p>
        </w:tc>
        <w:tc>
          <w:tcPr>
            <w:tcW w:w="870" w:type="dxa"/>
          </w:tcPr>
          <w:p w14:paraId="79F345E9" w14:textId="77777777" w:rsidR="00A43721" w:rsidRDefault="00A43721" w:rsidP="00CA4EFC">
            <w:pPr>
              <w:jc w:val="center"/>
              <w:rPr>
                <w:b/>
                <w:bCs/>
                <w:sz w:val="18"/>
                <w:szCs w:val="18"/>
                <w:lang w:val="en-US"/>
              </w:rPr>
            </w:pPr>
            <w:r w:rsidRPr="00CA4EFC">
              <w:rPr>
                <w:b/>
                <w:bCs/>
                <w:sz w:val="18"/>
                <w:szCs w:val="18"/>
                <w:lang w:val="en-US"/>
              </w:rPr>
              <w:t>0.922</w:t>
            </w:r>
          </w:p>
        </w:tc>
        <w:tc>
          <w:tcPr>
            <w:tcW w:w="525" w:type="dxa"/>
          </w:tcPr>
          <w:p w14:paraId="04CDE765" w14:textId="77777777" w:rsidR="00A43721" w:rsidRDefault="00A43721" w:rsidP="00CA4EFC">
            <w:pPr>
              <w:jc w:val="center"/>
              <w:rPr>
                <w:b/>
                <w:bCs/>
                <w:sz w:val="18"/>
                <w:szCs w:val="18"/>
                <w:lang w:val="en-US"/>
              </w:rPr>
            </w:pPr>
            <w:r w:rsidRPr="00CA4EFC">
              <w:rPr>
                <w:b/>
                <w:bCs/>
                <w:sz w:val="18"/>
                <w:szCs w:val="18"/>
                <w:lang w:val="en-US"/>
              </w:rPr>
              <w:t>6</w:t>
            </w:r>
          </w:p>
        </w:tc>
        <w:tc>
          <w:tcPr>
            <w:tcW w:w="840" w:type="dxa"/>
          </w:tcPr>
          <w:p w14:paraId="6A32C8F5" w14:textId="77777777" w:rsidR="00A43721" w:rsidRDefault="00A43721" w:rsidP="00CA4EFC">
            <w:pPr>
              <w:jc w:val="center"/>
              <w:rPr>
                <w:b/>
                <w:bCs/>
                <w:sz w:val="18"/>
                <w:szCs w:val="18"/>
                <w:lang w:val="en-US"/>
              </w:rPr>
            </w:pPr>
            <w:r w:rsidRPr="13A251B7">
              <w:rPr>
                <w:b/>
                <w:bCs/>
                <w:sz w:val="18"/>
                <w:szCs w:val="18"/>
                <w:lang w:val="en-US"/>
              </w:rPr>
              <w:t>0.270</w:t>
            </w:r>
          </w:p>
        </w:tc>
        <w:tc>
          <w:tcPr>
            <w:tcW w:w="742" w:type="dxa"/>
          </w:tcPr>
          <w:p w14:paraId="395452D8" w14:textId="77777777" w:rsidR="00A43721" w:rsidRDefault="00A43721" w:rsidP="00CA4EFC">
            <w:pPr>
              <w:jc w:val="center"/>
              <w:rPr>
                <w:b/>
                <w:bCs/>
                <w:sz w:val="18"/>
                <w:szCs w:val="18"/>
                <w:lang w:val="en-US"/>
              </w:rPr>
            </w:pPr>
            <w:r w:rsidRPr="13A251B7">
              <w:rPr>
                <w:b/>
                <w:bCs/>
                <w:sz w:val="18"/>
                <w:szCs w:val="18"/>
                <w:lang w:val="en-US"/>
              </w:rPr>
              <w:t>0.270</w:t>
            </w:r>
          </w:p>
        </w:tc>
      </w:tr>
    </w:tbl>
    <w:p w14:paraId="21862E88" w14:textId="77777777" w:rsidR="00A43721" w:rsidRDefault="00A43721" w:rsidP="00A43721"/>
    <w:p w14:paraId="33B3CE2E" w14:textId="77777777" w:rsidR="00A43721" w:rsidRPr="00CA4EFC" w:rsidRDefault="00A43721" w:rsidP="00A43721">
      <w:pPr>
        <w:spacing w:after="0" w:line="240" w:lineRule="auto"/>
        <w:jc w:val="both"/>
        <w:rPr>
          <w:sz w:val="24"/>
          <w:szCs w:val="24"/>
          <w:lang w:val="en-US"/>
        </w:rPr>
      </w:pPr>
      <w:r w:rsidRPr="00CA4EFC">
        <w:rPr>
          <w:sz w:val="24"/>
          <w:szCs w:val="24"/>
          <w:lang w:val="en-US"/>
        </w:rPr>
        <w:t xml:space="preserve">A SIMCA </w:t>
      </w:r>
      <w:commentRangeStart w:id="122"/>
      <w:commentRangeStart w:id="123"/>
      <w:r w:rsidRPr="00CA4EFC">
        <w:rPr>
          <w:sz w:val="24"/>
          <w:szCs w:val="24"/>
          <w:lang w:val="en-US"/>
        </w:rPr>
        <w:t xml:space="preserve">one-class analysis </w:t>
      </w:r>
      <w:commentRangeEnd w:id="122"/>
      <w:r>
        <w:rPr>
          <w:rStyle w:val="CommentReference"/>
        </w:rPr>
        <w:commentReference w:id="122"/>
      </w:r>
      <w:commentRangeEnd w:id="123"/>
      <w:r>
        <w:rPr>
          <w:rStyle w:val="CommentReference"/>
        </w:rPr>
        <w:commentReference w:id="123"/>
      </w:r>
      <w:r w:rsidRPr="00CA4EFC">
        <w:rPr>
          <w:sz w:val="24"/>
          <w:szCs w:val="24"/>
          <w:lang w:val="en-US"/>
        </w:rPr>
        <w:t>was carried out, with the aim of developing a classification model in the "Healthy" class. All samples that do not correspond to this category should be rejected by the model.</w:t>
      </w:r>
    </w:p>
    <w:p w14:paraId="13F98C16" w14:textId="7764CD09" w:rsidR="00A43721" w:rsidRDefault="00A43721" w:rsidP="00A43721">
      <w:pPr>
        <w:spacing w:after="0" w:line="240" w:lineRule="auto"/>
        <w:jc w:val="both"/>
        <w:rPr>
          <w:ins w:id="124" w:author="Bertotto, Mercedes" w:date="2024-02-05T14:25:00Z"/>
          <w:sz w:val="24"/>
          <w:szCs w:val="24"/>
          <w:lang w:val="en-US"/>
        </w:rPr>
      </w:pPr>
      <w:r w:rsidRPr="00CA4EFC">
        <w:rPr>
          <w:sz w:val="24"/>
          <w:szCs w:val="24"/>
          <w:lang w:val="en-US"/>
        </w:rPr>
        <w:t>The One-Class SIMCA model gave good results for the healthy class in the three varieties (Table). However, when each trained model was validated in its corresponding diseased class, it was not able to reject samples with high specificity (Table</w:t>
      </w:r>
      <w:r>
        <w:rPr>
          <w:sz w:val="24"/>
          <w:szCs w:val="24"/>
          <w:lang w:val="en-US"/>
        </w:rPr>
        <w:t xml:space="preserve"> 5</w:t>
      </w:r>
      <w:r w:rsidRPr="00CA4EFC">
        <w:rPr>
          <w:sz w:val="24"/>
          <w:szCs w:val="24"/>
          <w:lang w:val="en-US"/>
        </w:rPr>
        <w:t>).</w:t>
      </w:r>
    </w:p>
    <w:p w14:paraId="5F81A23F" w14:textId="77777777" w:rsidR="00852F35" w:rsidRPr="00CA4EFC" w:rsidRDefault="00852F35" w:rsidP="00A43721">
      <w:pPr>
        <w:spacing w:after="0" w:line="240" w:lineRule="auto"/>
        <w:jc w:val="both"/>
        <w:rPr>
          <w:sz w:val="24"/>
          <w:szCs w:val="24"/>
          <w:lang w:val="en-US"/>
        </w:rPr>
      </w:pPr>
    </w:p>
    <w:p w14:paraId="677FE582" w14:textId="3DEE8FFD" w:rsidR="00A43721" w:rsidRPr="00CA4EFC" w:rsidRDefault="00A43721" w:rsidP="00A43721">
      <w:pPr>
        <w:spacing w:after="0" w:line="240" w:lineRule="auto"/>
        <w:jc w:val="both"/>
        <w:rPr>
          <w:sz w:val="24"/>
          <w:szCs w:val="24"/>
          <w:lang w:val="en-US"/>
        </w:rPr>
      </w:pPr>
      <w:r w:rsidRPr="00CA4EFC">
        <w:rPr>
          <w:sz w:val="24"/>
          <w:szCs w:val="24"/>
          <w:lang w:val="en-US"/>
        </w:rPr>
        <w:t>This is why, in this</w:t>
      </w:r>
      <w:r w:rsidR="00E000B0">
        <w:rPr>
          <w:sz w:val="24"/>
          <w:szCs w:val="24"/>
          <w:lang w:val="en-US"/>
        </w:rPr>
        <w:t xml:space="preserve"> study, </w:t>
      </w:r>
      <w:r w:rsidRPr="00CA4EFC">
        <w:rPr>
          <w:sz w:val="24"/>
          <w:szCs w:val="24"/>
          <w:lang w:val="en-US"/>
        </w:rPr>
        <w:t>the</w:t>
      </w:r>
      <w:r w:rsidR="00D05C99">
        <w:rPr>
          <w:sz w:val="24"/>
          <w:szCs w:val="24"/>
          <w:lang w:val="en-US"/>
        </w:rPr>
        <w:t xml:space="preserve"> “class modeling </w:t>
      </w:r>
      <w:r w:rsidR="004F1129">
        <w:rPr>
          <w:sz w:val="24"/>
          <w:szCs w:val="24"/>
          <w:lang w:val="en-US"/>
        </w:rPr>
        <w:t xml:space="preserve">approach” </w:t>
      </w:r>
      <w:r w:rsidRPr="00CA4EFC">
        <w:rPr>
          <w:sz w:val="24"/>
          <w:szCs w:val="24"/>
          <w:lang w:val="en-US"/>
        </w:rPr>
        <w:t xml:space="preserve">  was not adequate to solve the problem </w:t>
      </w:r>
      <w:r w:rsidR="004F1129">
        <w:rPr>
          <w:sz w:val="24"/>
          <w:szCs w:val="24"/>
          <w:lang w:val="en-US"/>
        </w:rPr>
        <w:t>and the PLSDA algorithm was used instead.</w:t>
      </w:r>
    </w:p>
    <w:p w14:paraId="30948AF0" w14:textId="77777777" w:rsidR="00A43721" w:rsidRPr="00283F73" w:rsidRDefault="00A43721" w:rsidP="00A43721">
      <w:pPr>
        <w:spacing w:after="0" w:line="240" w:lineRule="auto"/>
        <w:jc w:val="both"/>
        <w:rPr>
          <w:b/>
          <w:bCs/>
          <w:sz w:val="24"/>
          <w:szCs w:val="24"/>
          <w:u w:val="single"/>
          <w:lang w:val="en-US"/>
          <w:rPrChange w:id="125" w:author="Bertotto, Mercedes" w:date="2024-02-05T14:31:00Z">
            <w:rPr>
              <w:sz w:val="24"/>
              <w:szCs w:val="24"/>
              <w:lang w:val="en-US"/>
            </w:rPr>
          </w:rPrChange>
        </w:rPr>
      </w:pPr>
    </w:p>
    <w:p w14:paraId="2009C4CC" w14:textId="3AFB1DD4" w:rsidR="00A43721" w:rsidRPr="00283F73" w:rsidRDefault="00283F73" w:rsidP="2EABC22C">
      <w:pPr>
        <w:spacing w:line="240" w:lineRule="auto"/>
        <w:jc w:val="both"/>
        <w:rPr>
          <w:b/>
          <w:bCs/>
          <w:sz w:val="24"/>
          <w:szCs w:val="24"/>
          <w:u w:val="single"/>
          <w:lang w:val="en-US"/>
          <w:rPrChange w:id="126" w:author="Bertotto, Mercedes" w:date="2024-02-05T14:31:00Z">
            <w:rPr>
              <w:lang w:val="en-US"/>
            </w:rPr>
          </w:rPrChange>
        </w:rPr>
      </w:pPr>
      <w:r w:rsidRPr="00283F73">
        <w:rPr>
          <w:b/>
          <w:bCs/>
          <w:sz w:val="24"/>
          <w:szCs w:val="24"/>
          <w:u w:val="single"/>
          <w:lang w:val="en-US"/>
          <w:rPrChange w:id="127" w:author="Bertotto, Mercedes" w:date="2024-02-05T14:31:00Z">
            <w:rPr>
              <w:lang w:val="en-US"/>
            </w:rPr>
          </w:rPrChange>
        </w:rPr>
        <w:t>PLS-DA</w:t>
      </w:r>
    </w:p>
    <w:p w14:paraId="7F9F695F" w14:textId="7423415B" w:rsidR="000F0711" w:rsidDel="00741EE5" w:rsidRDefault="003B56AB" w:rsidP="2EABC22C">
      <w:pPr>
        <w:spacing w:line="240" w:lineRule="auto"/>
        <w:jc w:val="both"/>
        <w:rPr>
          <w:del w:id="128" w:author="Bertotto, Mercedes" w:date="2024-01-30T09:19:00Z"/>
          <w:sz w:val="24"/>
          <w:szCs w:val="24"/>
          <w:lang w:val="en-US"/>
        </w:rPr>
      </w:pPr>
      <w:r>
        <w:rPr>
          <w:sz w:val="24"/>
          <w:szCs w:val="24"/>
          <w:lang w:val="en-US"/>
        </w:rPr>
        <w:t>D</w:t>
      </w:r>
      <w:r w:rsidR="5A112B03" w:rsidRPr="2EABC22C">
        <w:rPr>
          <w:sz w:val="24"/>
          <w:szCs w:val="24"/>
          <w:lang w:val="en-US"/>
        </w:rPr>
        <w:t xml:space="preserve">ifferent results obtained using different </w:t>
      </w:r>
      <w:r w:rsidR="7AC6CE8E" w:rsidRPr="2EABC22C">
        <w:rPr>
          <w:sz w:val="24"/>
          <w:szCs w:val="24"/>
          <w:lang w:val="en-US"/>
        </w:rPr>
        <w:t>labeling scenarios</w:t>
      </w:r>
      <w:r w:rsidR="5A112B03" w:rsidRPr="2EABC22C">
        <w:rPr>
          <w:sz w:val="24"/>
          <w:szCs w:val="24"/>
          <w:lang w:val="en-US"/>
        </w:rPr>
        <w:t xml:space="preserve"> between the healthy and the diseased class</w:t>
      </w:r>
      <w:r w:rsidR="1711BFC6" w:rsidRPr="2EABC22C">
        <w:rPr>
          <w:sz w:val="24"/>
          <w:szCs w:val="24"/>
          <w:lang w:val="en-US"/>
        </w:rPr>
        <w:t>es</w:t>
      </w:r>
      <w:r w:rsidR="00A66CE7" w:rsidRPr="2EABC22C">
        <w:rPr>
          <w:sz w:val="24"/>
          <w:szCs w:val="24"/>
          <w:lang w:val="en-US"/>
        </w:rPr>
        <w:t xml:space="preserve"> for </w:t>
      </w:r>
      <w:proofErr w:type="spellStart"/>
      <w:r w:rsidR="00A66CE7" w:rsidRPr="2EABC22C">
        <w:rPr>
          <w:sz w:val="24"/>
          <w:szCs w:val="24"/>
          <w:lang w:val="en-US"/>
        </w:rPr>
        <w:t>Cappri</w:t>
      </w:r>
      <w:r w:rsidR="001C292F" w:rsidRPr="2EABC22C">
        <w:rPr>
          <w:sz w:val="24"/>
          <w:szCs w:val="24"/>
          <w:lang w:val="en-US"/>
        </w:rPr>
        <w:t>cia</w:t>
      </w:r>
      <w:proofErr w:type="spellEnd"/>
      <w:r w:rsidR="001C292F" w:rsidRPr="2EABC22C">
        <w:rPr>
          <w:sz w:val="24"/>
          <w:szCs w:val="24"/>
          <w:lang w:val="en-US"/>
        </w:rPr>
        <w:t xml:space="preserve"> cultivar</w:t>
      </w:r>
      <w:r>
        <w:rPr>
          <w:sz w:val="24"/>
          <w:szCs w:val="24"/>
          <w:lang w:val="en-US"/>
        </w:rPr>
        <w:t xml:space="preserve"> were compared</w:t>
      </w:r>
      <w:r w:rsidR="00F04F7D">
        <w:rPr>
          <w:sz w:val="24"/>
          <w:szCs w:val="24"/>
          <w:lang w:val="en-US"/>
        </w:rPr>
        <w:t xml:space="preserve"> (plots not shown)</w:t>
      </w:r>
      <w:r w:rsidR="5A112B03" w:rsidRPr="2EABC22C">
        <w:rPr>
          <w:sz w:val="24"/>
          <w:szCs w:val="24"/>
          <w:lang w:val="en-US"/>
        </w:rPr>
        <w:t xml:space="preserve">.  As </w:t>
      </w:r>
      <w:r w:rsidR="0020542A">
        <w:rPr>
          <w:sz w:val="24"/>
          <w:szCs w:val="24"/>
          <w:lang w:val="en-US"/>
        </w:rPr>
        <w:t>a result</w:t>
      </w:r>
      <w:r w:rsidR="5A112B03" w:rsidRPr="2EABC22C">
        <w:rPr>
          <w:sz w:val="24"/>
          <w:szCs w:val="24"/>
          <w:lang w:val="en-US"/>
        </w:rPr>
        <w:t xml:space="preserve">, the </w:t>
      </w:r>
      <w:r w:rsidR="6AF75C04" w:rsidRPr="2EABC22C">
        <w:rPr>
          <w:sz w:val="24"/>
          <w:szCs w:val="24"/>
          <w:lang w:val="en-US"/>
        </w:rPr>
        <w:t>p</w:t>
      </w:r>
      <w:r w:rsidR="5A112B03" w:rsidRPr="2EABC22C">
        <w:rPr>
          <w:sz w:val="24"/>
          <w:szCs w:val="24"/>
          <w:lang w:val="en-US"/>
        </w:rPr>
        <w:t>recision metric behave</w:t>
      </w:r>
      <w:r w:rsidR="1711BFC6" w:rsidRPr="2EABC22C">
        <w:rPr>
          <w:sz w:val="24"/>
          <w:szCs w:val="24"/>
          <w:lang w:val="en-US"/>
        </w:rPr>
        <w:t>d</w:t>
      </w:r>
      <w:r w:rsidR="5A112B03" w:rsidRPr="2EABC22C">
        <w:rPr>
          <w:sz w:val="24"/>
          <w:szCs w:val="24"/>
          <w:lang w:val="en-US"/>
        </w:rPr>
        <w:t xml:space="preserve"> erratically</w:t>
      </w:r>
      <w:r w:rsidR="1711BFC6" w:rsidRPr="2EABC22C">
        <w:rPr>
          <w:sz w:val="24"/>
          <w:szCs w:val="24"/>
          <w:lang w:val="en-US"/>
        </w:rPr>
        <w:t xml:space="preserve"> when</w:t>
      </w:r>
      <w:r w:rsidR="5A112B03" w:rsidRPr="2EABC22C">
        <w:rPr>
          <w:sz w:val="24"/>
          <w:szCs w:val="24"/>
          <w:lang w:val="en-US"/>
        </w:rPr>
        <w:t xml:space="preserve"> </w:t>
      </w:r>
      <w:r w:rsidR="16946DE8" w:rsidRPr="2EABC22C">
        <w:rPr>
          <w:sz w:val="24"/>
          <w:szCs w:val="24"/>
          <w:lang w:val="en-US"/>
        </w:rPr>
        <w:t>S</w:t>
      </w:r>
      <w:r w:rsidR="5A112B03" w:rsidRPr="2EABC22C">
        <w:rPr>
          <w:sz w:val="24"/>
          <w:szCs w:val="24"/>
          <w:lang w:val="en-US"/>
        </w:rPr>
        <w:t>cenario 1</w:t>
      </w:r>
      <w:r w:rsidR="1711BFC6" w:rsidRPr="2EABC22C">
        <w:rPr>
          <w:sz w:val="24"/>
          <w:szCs w:val="24"/>
          <w:lang w:val="en-US"/>
        </w:rPr>
        <w:t xml:space="preserve"> was selected</w:t>
      </w:r>
      <w:r w:rsidR="5A112B03" w:rsidRPr="2EABC22C">
        <w:rPr>
          <w:sz w:val="24"/>
          <w:szCs w:val="24"/>
          <w:lang w:val="en-US"/>
        </w:rPr>
        <w:t>. This metric showed high values when less than 13 variables were chosen, but then decreased abruptly with 14 variables; and increased again when</w:t>
      </w:r>
      <w:r w:rsidR="2FA34961" w:rsidRPr="2EABC22C">
        <w:rPr>
          <w:sz w:val="24"/>
          <w:szCs w:val="24"/>
          <w:lang w:val="en-US"/>
        </w:rPr>
        <w:t xml:space="preserve"> </w:t>
      </w:r>
      <w:r w:rsidR="5A112B03" w:rsidRPr="2EABC22C">
        <w:rPr>
          <w:sz w:val="24"/>
          <w:szCs w:val="24"/>
          <w:lang w:val="en-US"/>
        </w:rPr>
        <w:t xml:space="preserve">15 variables were chosen. This </w:t>
      </w:r>
      <w:r w:rsidR="001279EE" w:rsidRPr="2EABC22C">
        <w:rPr>
          <w:sz w:val="24"/>
          <w:szCs w:val="24"/>
          <w:lang w:val="en-US"/>
        </w:rPr>
        <w:t>counterintuitive</w:t>
      </w:r>
      <w:r w:rsidR="5A112B03" w:rsidRPr="2EABC22C">
        <w:rPr>
          <w:sz w:val="24"/>
          <w:szCs w:val="24"/>
          <w:lang w:val="en-US"/>
        </w:rPr>
        <w:t xml:space="preserve"> behavior </w:t>
      </w:r>
      <w:r w:rsidR="6AF75C04" w:rsidRPr="2EABC22C">
        <w:rPr>
          <w:sz w:val="24"/>
          <w:szCs w:val="24"/>
          <w:lang w:val="en-US"/>
        </w:rPr>
        <w:t>was</w:t>
      </w:r>
      <w:r w:rsidR="5A112B03" w:rsidRPr="2EABC22C">
        <w:rPr>
          <w:sz w:val="24"/>
          <w:szCs w:val="24"/>
          <w:lang w:val="en-US"/>
        </w:rPr>
        <w:t xml:space="preserve"> due to the fact that the precision</w:t>
      </w:r>
      <w:r w:rsidR="16946DE8" w:rsidRPr="2EABC22C">
        <w:rPr>
          <w:sz w:val="24"/>
          <w:szCs w:val="24"/>
          <w:lang w:val="en-US"/>
        </w:rPr>
        <w:t xml:space="preserve"> metric</w:t>
      </w:r>
      <w:r w:rsidR="5A112B03" w:rsidRPr="2EABC22C">
        <w:rPr>
          <w:sz w:val="24"/>
          <w:szCs w:val="24"/>
          <w:lang w:val="en-US"/>
        </w:rPr>
        <w:t xml:space="preserve"> t</w:t>
      </w:r>
      <w:r w:rsidR="43A483A9" w:rsidRPr="2EABC22C">
        <w:rPr>
          <w:sz w:val="24"/>
          <w:szCs w:val="24"/>
          <w:lang w:val="en-US"/>
        </w:rPr>
        <w:t>ook</w:t>
      </w:r>
      <w:r w:rsidR="5A112B03" w:rsidRPr="2EABC22C">
        <w:rPr>
          <w:sz w:val="24"/>
          <w:szCs w:val="24"/>
          <w:lang w:val="en-US"/>
        </w:rPr>
        <w:t xml:space="preserve"> into account false positives in the denominator, </w:t>
      </w:r>
      <w:r w:rsidR="0CA0B119" w:rsidRPr="2EABC22C">
        <w:rPr>
          <w:sz w:val="24"/>
          <w:szCs w:val="24"/>
          <w:lang w:val="en-US"/>
        </w:rPr>
        <w:t>which</w:t>
      </w:r>
      <w:r w:rsidR="5A112B03" w:rsidRPr="2EABC22C">
        <w:rPr>
          <w:sz w:val="24"/>
          <w:szCs w:val="24"/>
          <w:lang w:val="en-US"/>
        </w:rPr>
        <w:t xml:space="preserve"> change</w:t>
      </w:r>
      <w:r w:rsidR="0CA0B119" w:rsidRPr="2EABC22C">
        <w:rPr>
          <w:sz w:val="24"/>
          <w:szCs w:val="24"/>
          <w:lang w:val="en-US"/>
        </w:rPr>
        <w:t>d</w:t>
      </w:r>
      <w:r w:rsidR="5A112B03" w:rsidRPr="2EABC22C">
        <w:rPr>
          <w:sz w:val="24"/>
          <w:szCs w:val="24"/>
          <w:lang w:val="en-US"/>
        </w:rPr>
        <w:t xml:space="preserve"> abruptly with different splits. In other words, the behavior of the precision</w:t>
      </w:r>
      <w:r w:rsidR="0E1C874A" w:rsidRPr="2EABC22C">
        <w:rPr>
          <w:sz w:val="24"/>
          <w:szCs w:val="24"/>
          <w:lang w:val="en-US"/>
        </w:rPr>
        <w:t xml:space="preserve"> metric</w:t>
      </w:r>
      <w:r w:rsidR="5A112B03" w:rsidRPr="2EABC22C">
        <w:rPr>
          <w:sz w:val="24"/>
          <w:szCs w:val="24"/>
          <w:lang w:val="en-US"/>
        </w:rPr>
        <w:t xml:space="preserve"> showed that the data w</w:t>
      </w:r>
      <w:r w:rsidR="0E1C874A" w:rsidRPr="2EABC22C">
        <w:rPr>
          <w:sz w:val="24"/>
          <w:szCs w:val="24"/>
          <w:lang w:val="en-US"/>
        </w:rPr>
        <w:t>ere</w:t>
      </w:r>
      <w:r w:rsidR="5A112B03" w:rsidRPr="2EABC22C">
        <w:rPr>
          <w:sz w:val="24"/>
          <w:szCs w:val="24"/>
          <w:lang w:val="en-US"/>
        </w:rPr>
        <w:t xml:space="preserve"> not uniformly distributed in both classes, when </w:t>
      </w:r>
      <w:r w:rsidR="0E1C874A" w:rsidRPr="2EABC22C">
        <w:rPr>
          <w:sz w:val="24"/>
          <w:szCs w:val="24"/>
          <w:lang w:val="en-US"/>
        </w:rPr>
        <w:t>S</w:t>
      </w:r>
      <w:r w:rsidR="5A112B03" w:rsidRPr="2EABC22C">
        <w:rPr>
          <w:sz w:val="24"/>
          <w:szCs w:val="24"/>
          <w:lang w:val="en-US"/>
        </w:rPr>
        <w:t>cenario</w:t>
      </w:r>
      <w:r w:rsidR="009D36FD">
        <w:rPr>
          <w:sz w:val="24"/>
          <w:szCs w:val="24"/>
          <w:lang w:val="en-US"/>
        </w:rPr>
        <w:t>s</w:t>
      </w:r>
      <w:r w:rsidR="5A112B03" w:rsidRPr="2EABC22C">
        <w:rPr>
          <w:sz w:val="24"/>
          <w:szCs w:val="24"/>
          <w:lang w:val="en-US"/>
        </w:rPr>
        <w:t xml:space="preserve"> 1</w:t>
      </w:r>
      <w:r w:rsidR="005A15D2">
        <w:rPr>
          <w:sz w:val="24"/>
          <w:szCs w:val="24"/>
          <w:lang w:val="en-US"/>
        </w:rPr>
        <w:t xml:space="preserve"> and 3</w:t>
      </w:r>
      <w:r w:rsidR="5A112B03" w:rsidRPr="2EABC22C">
        <w:rPr>
          <w:sz w:val="24"/>
          <w:szCs w:val="24"/>
          <w:lang w:val="en-US"/>
        </w:rPr>
        <w:t xml:space="preserve"> w</w:t>
      </w:r>
      <w:r w:rsidR="005A15D2">
        <w:rPr>
          <w:sz w:val="24"/>
          <w:szCs w:val="24"/>
          <w:lang w:val="en-US"/>
        </w:rPr>
        <w:t>ere</w:t>
      </w:r>
      <w:r w:rsidR="5A112B03" w:rsidRPr="2EABC22C">
        <w:rPr>
          <w:sz w:val="24"/>
          <w:szCs w:val="24"/>
          <w:lang w:val="en-US"/>
        </w:rPr>
        <w:t xml:space="preserve"> </w:t>
      </w:r>
      <w:proofErr w:type="spellStart"/>
      <w:r w:rsidR="5A112B03" w:rsidRPr="2EABC22C">
        <w:rPr>
          <w:sz w:val="24"/>
          <w:szCs w:val="24"/>
          <w:lang w:val="en-US"/>
        </w:rPr>
        <w:t>chosen.</w:t>
      </w:r>
    </w:p>
    <w:p w14:paraId="219A6B62" w14:textId="3F3D4431" w:rsidR="000F0711" w:rsidRPr="00AD78DF" w:rsidRDefault="000F0711" w:rsidP="00FC3374">
      <w:pPr>
        <w:spacing w:line="240" w:lineRule="auto"/>
        <w:jc w:val="both"/>
        <w:rPr>
          <w:sz w:val="24"/>
          <w:szCs w:val="24"/>
          <w:lang w:val="en-US"/>
        </w:rPr>
      </w:pPr>
      <w:r w:rsidRPr="2EABC22C">
        <w:rPr>
          <w:sz w:val="24"/>
          <w:szCs w:val="24"/>
          <w:lang w:val="en-US"/>
        </w:rPr>
        <w:t>Another</w:t>
      </w:r>
      <w:proofErr w:type="spellEnd"/>
      <w:r w:rsidRPr="2EABC22C">
        <w:rPr>
          <w:sz w:val="24"/>
          <w:szCs w:val="24"/>
          <w:lang w:val="en-US"/>
        </w:rPr>
        <w:t xml:space="preserve"> indicator of class balancing was the correlation between the accuracy (blue line) and the balanced accuracy</w:t>
      </w:r>
      <w:r w:rsidR="00181489" w:rsidRPr="2EABC22C">
        <w:rPr>
          <w:sz w:val="24"/>
          <w:szCs w:val="24"/>
          <w:lang w:val="en-US"/>
        </w:rPr>
        <w:t xml:space="preserve"> (BA)</w:t>
      </w:r>
      <w:r w:rsidRPr="2EABC22C">
        <w:rPr>
          <w:sz w:val="24"/>
          <w:szCs w:val="24"/>
          <w:lang w:val="en-US"/>
        </w:rPr>
        <w:t xml:space="preserve"> (orange line). When the classes </w:t>
      </w:r>
      <w:r w:rsidR="005A15D2">
        <w:rPr>
          <w:sz w:val="24"/>
          <w:szCs w:val="24"/>
          <w:lang w:val="en-US"/>
        </w:rPr>
        <w:t>were</w:t>
      </w:r>
      <w:r w:rsidRPr="2EABC22C">
        <w:rPr>
          <w:sz w:val="24"/>
          <w:szCs w:val="24"/>
          <w:lang w:val="en-US"/>
        </w:rPr>
        <w:t xml:space="preserve"> balanced, these metrics</w:t>
      </w:r>
      <w:r w:rsidR="005A15D2">
        <w:rPr>
          <w:sz w:val="24"/>
          <w:szCs w:val="24"/>
          <w:lang w:val="en-US"/>
        </w:rPr>
        <w:t xml:space="preserve"> were</w:t>
      </w:r>
      <w:r w:rsidRPr="2EABC22C">
        <w:rPr>
          <w:sz w:val="24"/>
          <w:szCs w:val="24"/>
          <w:lang w:val="en-US"/>
        </w:rPr>
        <w:t xml:space="preserve">  almost identical, and their lines overlap</w:t>
      </w:r>
      <w:r w:rsidR="005A15D2">
        <w:rPr>
          <w:sz w:val="24"/>
          <w:szCs w:val="24"/>
          <w:lang w:val="en-US"/>
        </w:rPr>
        <w:t>ped</w:t>
      </w:r>
      <w:r w:rsidRPr="2EABC22C">
        <w:rPr>
          <w:sz w:val="24"/>
          <w:szCs w:val="24"/>
          <w:lang w:val="en-US"/>
        </w:rPr>
        <w:t xml:space="preserve"> as we c</w:t>
      </w:r>
      <w:r w:rsidR="00CA0B28">
        <w:rPr>
          <w:sz w:val="24"/>
          <w:szCs w:val="24"/>
          <w:lang w:val="en-US"/>
        </w:rPr>
        <w:t>ould see</w:t>
      </w:r>
      <w:r w:rsidRPr="2EABC22C">
        <w:rPr>
          <w:sz w:val="24"/>
          <w:szCs w:val="24"/>
          <w:lang w:val="en-US"/>
        </w:rPr>
        <w:t xml:space="preserve"> in </w:t>
      </w:r>
      <w:r w:rsidR="00114BD2" w:rsidRPr="2EABC22C">
        <w:rPr>
          <w:sz w:val="24"/>
          <w:szCs w:val="24"/>
          <w:lang w:val="en-US"/>
        </w:rPr>
        <w:t>S</w:t>
      </w:r>
      <w:r w:rsidRPr="2EABC22C">
        <w:rPr>
          <w:sz w:val="24"/>
          <w:szCs w:val="24"/>
          <w:lang w:val="en-US"/>
        </w:rPr>
        <w:t xml:space="preserve">cenario 2 (Figure B). On the other hand, in </w:t>
      </w:r>
      <w:r w:rsidR="00114BD2" w:rsidRPr="2EABC22C">
        <w:rPr>
          <w:sz w:val="24"/>
          <w:szCs w:val="24"/>
          <w:lang w:val="en-US"/>
        </w:rPr>
        <w:t>F</w:t>
      </w:r>
      <w:r w:rsidRPr="2EABC22C">
        <w:rPr>
          <w:sz w:val="24"/>
          <w:szCs w:val="24"/>
          <w:lang w:val="en-US"/>
        </w:rPr>
        <w:t xml:space="preserve">igures 1. A and 1. C, a clear separation was observed between them, the accuracy was higher than </w:t>
      </w:r>
      <w:r w:rsidR="00181489" w:rsidRPr="2EABC22C">
        <w:rPr>
          <w:sz w:val="24"/>
          <w:szCs w:val="24"/>
          <w:lang w:val="en-US"/>
        </w:rPr>
        <w:t>BA</w:t>
      </w:r>
      <w:r w:rsidRPr="2EABC22C">
        <w:rPr>
          <w:sz w:val="24"/>
          <w:szCs w:val="24"/>
          <w:lang w:val="en-US"/>
        </w:rPr>
        <w:t>.</w:t>
      </w:r>
    </w:p>
    <w:p w14:paraId="51F91F21" w14:textId="77777777" w:rsidR="00741EE5" w:rsidRDefault="00B53F6D" w:rsidP="2EABC22C">
      <w:pPr>
        <w:spacing w:after="0" w:line="240" w:lineRule="auto"/>
        <w:jc w:val="both"/>
        <w:rPr>
          <w:ins w:id="129" w:author="Bertotto, Mercedes" w:date="2024-01-30T09:20:00Z"/>
          <w:sz w:val="24"/>
          <w:szCs w:val="24"/>
          <w:lang w:val="en-US"/>
        </w:rPr>
      </w:pPr>
      <w:r>
        <w:rPr>
          <w:sz w:val="24"/>
          <w:szCs w:val="24"/>
          <w:lang w:val="en-US"/>
        </w:rPr>
        <w:t>As a rule</w:t>
      </w:r>
      <w:r w:rsidR="00FD3D07">
        <w:rPr>
          <w:sz w:val="24"/>
          <w:szCs w:val="24"/>
          <w:lang w:val="en-US"/>
        </w:rPr>
        <w:t>, h</w:t>
      </w:r>
      <w:r w:rsidR="0069331C" w:rsidRPr="2EABC22C">
        <w:rPr>
          <w:sz w:val="24"/>
          <w:szCs w:val="24"/>
          <w:lang w:val="en-US"/>
        </w:rPr>
        <w:t>igh BA values</w:t>
      </w:r>
      <w:r w:rsidR="000F0711" w:rsidRPr="2EABC22C">
        <w:rPr>
          <w:sz w:val="24"/>
          <w:szCs w:val="24"/>
          <w:lang w:val="en-US"/>
        </w:rPr>
        <w:t xml:space="preserve"> show</w:t>
      </w:r>
      <w:r w:rsidR="0069331C" w:rsidRPr="2EABC22C">
        <w:rPr>
          <w:sz w:val="24"/>
          <w:szCs w:val="24"/>
          <w:lang w:val="en-US"/>
        </w:rPr>
        <w:t>ed</w:t>
      </w:r>
      <w:r w:rsidR="000F0711" w:rsidRPr="2EABC22C">
        <w:rPr>
          <w:sz w:val="24"/>
          <w:szCs w:val="24"/>
          <w:lang w:val="en-US"/>
        </w:rPr>
        <w:t xml:space="preserve"> that the model performance</w:t>
      </w:r>
      <w:r w:rsidR="0069331C" w:rsidRPr="2EABC22C">
        <w:rPr>
          <w:sz w:val="24"/>
          <w:szCs w:val="24"/>
          <w:lang w:val="en-US"/>
        </w:rPr>
        <w:t>s</w:t>
      </w:r>
      <w:r w:rsidR="000F0711" w:rsidRPr="2EABC22C">
        <w:rPr>
          <w:sz w:val="24"/>
          <w:szCs w:val="24"/>
          <w:lang w:val="en-US"/>
        </w:rPr>
        <w:t xml:space="preserve"> </w:t>
      </w:r>
      <w:r w:rsidR="0069331C" w:rsidRPr="2EABC22C">
        <w:rPr>
          <w:sz w:val="24"/>
          <w:szCs w:val="24"/>
          <w:lang w:val="en-US"/>
        </w:rPr>
        <w:t>were</w:t>
      </w:r>
      <w:r w:rsidR="000F0711" w:rsidRPr="2EABC22C">
        <w:rPr>
          <w:sz w:val="24"/>
          <w:szCs w:val="24"/>
          <w:lang w:val="en-US"/>
        </w:rPr>
        <w:t xml:space="preserve"> good for both classes. On the other hand, high </w:t>
      </w:r>
      <w:r w:rsidR="00226478">
        <w:rPr>
          <w:sz w:val="24"/>
          <w:szCs w:val="24"/>
          <w:lang w:val="en-US"/>
        </w:rPr>
        <w:t>a</w:t>
      </w:r>
      <w:r w:rsidR="000F0711" w:rsidRPr="2EABC22C">
        <w:rPr>
          <w:sz w:val="24"/>
          <w:szCs w:val="24"/>
          <w:lang w:val="en-US"/>
        </w:rPr>
        <w:t>ccuracy</w:t>
      </w:r>
      <w:r w:rsidR="00413C16" w:rsidRPr="2EABC22C">
        <w:rPr>
          <w:sz w:val="24"/>
          <w:szCs w:val="24"/>
          <w:lang w:val="en-US"/>
        </w:rPr>
        <w:t xml:space="preserve"> metric</w:t>
      </w:r>
      <w:r w:rsidR="000F0711" w:rsidRPr="2EABC22C">
        <w:rPr>
          <w:sz w:val="24"/>
          <w:szCs w:val="24"/>
          <w:lang w:val="en-US"/>
        </w:rPr>
        <w:t xml:space="preserve"> show</w:t>
      </w:r>
      <w:r w:rsidR="00413C16" w:rsidRPr="2EABC22C">
        <w:rPr>
          <w:sz w:val="24"/>
          <w:szCs w:val="24"/>
          <w:lang w:val="en-US"/>
        </w:rPr>
        <w:t>ed</w:t>
      </w:r>
      <w:r w:rsidR="000F0711" w:rsidRPr="2EABC22C">
        <w:rPr>
          <w:sz w:val="24"/>
          <w:szCs w:val="24"/>
          <w:lang w:val="en-US"/>
        </w:rPr>
        <w:t xml:space="preserve"> that the </w:t>
      </w:r>
      <w:r w:rsidR="000F0711" w:rsidRPr="2EABC22C">
        <w:rPr>
          <w:sz w:val="24"/>
          <w:szCs w:val="24"/>
          <w:lang w:val="en-US"/>
        </w:rPr>
        <w:lastRenderedPageBreak/>
        <w:t>model perform</w:t>
      </w:r>
      <w:r w:rsidR="00413C16" w:rsidRPr="2EABC22C">
        <w:rPr>
          <w:sz w:val="24"/>
          <w:szCs w:val="24"/>
          <w:lang w:val="en-US"/>
        </w:rPr>
        <w:t>ed</w:t>
      </w:r>
      <w:r w:rsidR="000F0711" w:rsidRPr="2EABC22C">
        <w:rPr>
          <w:sz w:val="24"/>
          <w:szCs w:val="24"/>
          <w:lang w:val="en-US"/>
        </w:rPr>
        <w:t xml:space="preserve"> well in general</w:t>
      </w:r>
      <w:r w:rsidR="00ED0C0A" w:rsidRPr="2EABC22C">
        <w:rPr>
          <w:sz w:val="24"/>
          <w:szCs w:val="24"/>
          <w:lang w:val="en-US"/>
        </w:rPr>
        <w:t>. When using Scenarios</w:t>
      </w:r>
      <w:r w:rsidR="000F0711" w:rsidRPr="2EABC22C">
        <w:rPr>
          <w:sz w:val="24"/>
          <w:szCs w:val="24"/>
          <w:lang w:val="en-US"/>
        </w:rPr>
        <w:t xml:space="preserve"> </w:t>
      </w:r>
      <w:r w:rsidR="00ED0C0A" w:rsidRPr="2EABC22C">
        <w:rPr>
          <w:sz w:val="24"/>
          <w:szCs w:val="24"/>
          <w:lang w:val="en-US"/>
        </w:rPr>
        <w:t>1 and 3,</w:t>
      </w:r>
      <w:r w:rsidR="000F0711" w:rsidRPr="2EABC22C">
        <w:rPr>
          <w:sz w:val="24"/>
          <w:szCs w:val="24"/>
          <w:lang w:val="en-US"/>
        </w:rPr>
        <w:t xml:space="preserve"> this was the case for </w:t>
      </w:r>
      <w:r w:rsidR="00992C97" w:rsidRPr="2EABC22C">
        <w:rPr>
          <w:sz w:val="24"/>
          <w:szCs w:val="24"/>
          <w:lang w:val="en-US"/>
        </w:rPr>
        <w:t>the majority classes only.</w:t>
      </w:r>
    </w:p>
    <w:p w14:paraId="3C164A78" w14:textId="0C3E6D70" w:rsidR="000F0711" w:rsidRDefault="00992C97" w:rsidP="2EABC22C">
      <w:pPr>
        <w:spacing w:after="0" w:line="240" w:lineRule="auto"/>
        <w:jc w:val="both"/>
        <w:rPr>
          <w:sz w:val="24"/>
          <w:szCs w:val="24"/>
          <w:lang w:val="en-US"/>
        </w:rPr>
      </w:pPr>
      <w:del w:id="130" w:author="Bertotto, Mercedes" w:date="2024-01-30T09:20:00Z">
        <w:r w:rsidRPr="2EABC22C" w:rsidDel="00741EE5">
          <w:rPr>
            <w:sz w:val="24"/>
            <w:szCs w:val="24"/>
            <w:lang w:val="en-US"/>
          </w:rPr>
          <w:delText xml:space="preserve"> </w:delText>
        </w:r>
      </w:del>
    </w:p>
    <w:p w14:paraId="3E33BC74" w14:textId="32E16D59" w:rsidR="000F0711" w:rsidRDefault="5A112B03" w:rsidP="2EABC22C">
      <w:pPr>
        <w:spacing w:after="0" w:line="240" w:lineRule="auto"/>
        <w:jc w:val="both"/>
        <w:rPr>
          <w:ins w:id="131" w:author="Bertotto, Mercedes" w:date="2024-01-30T09:20:00Z"/>
          <w:sz w:val="24"/>
          <w:szCs w:val="24"/>
          <w:lang w:val="en-US"/>
        </w:rPr>
      </w:pPr>
      <w:r w:rsidRPr="2EABC22C">
        <w:rPr>
          <w:sz w:val="24"/>
          <w:szCs w:val="24"/>
          <w:lang w:val="en-US"/>
        </w:rPr>
        <w:t xml:space="preserve">It should be mentioned that there are several ways to solve data imbalance. One of them is with oversampling (adding samples from the least represented class); or with </w:t>
      </w:r>
      <w:proofErr w:type="spellStart"/>
      <w:r w:rsidRPr="2EABC22C">
        <w:rPr>
          <w:sz w:val="24"/>
          <w:szCs w:val="24"/>
          <w:lang w:val="en-US"/>
        </w:rPr>
        <w:t>undersampling</w:t>
      </w:r>
      <w:proofErr w:type="spellEnd"/>
      <w:r w:rsidRPr="2EABC22C">
        <w:rPr>
          <w:sz w:val="24"/>
          <w:szCs w:val="24"/>
          <w:lang w:val="en-US"/>
        </w:rPr>
        <w:t xml:space="preserve"> (deleting samples from the majority class). In the first case, the risk of overfitting increases, since during cross-validation, the same samples that are in the model can be used to validate it; in the second case, important information is removed from the model.</w:t>
      </w:r>
    </w:p>
    <w:p w14:paraId="0D2CC940" w14:textId="77777777" w:rsidR="00741EE5" w:rsidRPr="00D818EB" w:rsidRDefault="00741EE5" w:rsidP="2EABC22C">
      <w:pPr>
        <w:spacing w:after="0" w:line="240" w:lineRule="auto"/>
        <w:jc w:val="both"/>
        <w:rPr>
          <w:sz w:val="24"/>
          <w:szCs w:val="24"/>
          <w:lang w:val="en-US"/>
        </w:rPr>
      </w:pPr>
    </w:p>
    <w:p w14:paraId="61D18654" w14:textId="24BCE1C6" w:rsidR="000F0711" w:rsidRPr="00D818EB" w:rsidRDefault="5A112B03" w:rsidP="2EABC22C">
      <w:pPr>
        <w:spacing w:after="0" w:line="240" w:lineRule="auto"/>
        <w:jc w:val="both"/>
        <w:rPr>
          <w:sz w:val="24"/>
          <w:szCs w:val="24"/>
          <w:lang w:val="en-US"/>
        </w:rPr>
      </w:pPr>
      <w:r w:rsidRPr="2EABC22C">
        <w:rPr>
          <w:sz w:val="24"/>
          <w:szCs w:val="24"/>
          <w:lang w:val="en-US"/>
        </w:rPr>
        <w:t>A one-class classification could also have been used, where all samples similar to the samples of one class are considered, and the others discarded by the model.  However, these models are always less specific, and in the case of the present study, they showed poorer classification parameters.</w:t>
      </w:r>
    </w:p>
    <w:p w14:paraId="3E1B3CB3" w14:textId="0CAC1B23" w:rsidR="000F0711" w:rsidRDefault="000F0711" w:rsidP="2EABC22C">
      <w:pPr>
        <w:spacing w:after="0" w:line="240" w:lineRule="auto"/>
        <w:jc w:val="both"/>
        <w:rPr>
          <w:sz w:val="24"/>
          <w:szCs w:val="24"/>
          <w:lang w:val="en-US"/>
        </w:rPr>
      </w:pPr>
      <w:r w:rsidRPr="2EABC22C">
        <w:rPr>
          <w:sz w:val="24"/>
          <w:szCs w:val="24"/>
          <w:lang w:val="en-US"/>
        </w:rPr>
        <w:t xml:space="preserve">Due to these reasons, </w:t>
      </w:r>
      <w:r w:rsidR="00161172" w:rsidRPr="2EABC22C">
        <w:rPr>
          <w:sz w:val="24"/>
          <w:szCs w:val="24"/>
          <w:lang w:val="en-US"/>
        </w:rPr>
        <w:t>S</w:t>
      </w:r>
      <w:r w:rsidRPr="2EABC22C">
        <w:rPr>
          <w:sz w:val="24"/>
          <w:szCs w:val="24"/>
          <w:lang w:val="en-US"/>
        </w:rPr>
        <w:t>cenario 2 was chosen to calibrate and validate the models. No addition or removal of samples was made, except for the aforementioned outliers.</w:t>
      </w:r>
    </w:p>
    <w:p w14:paraId="461470D3" w14:textId="616B9D79" w:rsidR="72FBAC23" w:rsidRDefault="72FBAC23" w:rsidP="72FBAC23">
      <w:pPr>
        <w:jc w:val="both"/>
        <w:rPr>
          <w:sz w:val="24"/>
          <w:szCs w:val="24"/>
          <w:lang w:val="en-US"/>
        </w:rPr>
      </w:pPr>
    </w:p>
    <w:p w14:paraId="3AA21CB8" w14:textId="5D899F7E" w:rsidR="00C246F1" w:rsidRDefault="00C246F1" w:rsidP="00D818EB">
      <w:pPr>
        <w:jc w:val="both"/>
        <w:rPr>
          <w:sz w:val="24"/>
          <w:szCs w:val="24"/>
          <w:lang w:val="en-US"/>
        </w:rPr>
      </w:pPr>
      <w:r>
        <w:rPr>
          <w:noProof/>
          <w:sz w:val="24"/>
          <w:szCs w:val="24"/>
          <w:lang w:val="en-US"/>
        </w:rPr>
        <w:drawing>
          <wp:inline distT="0" distB="0" distL="0" distR="0" wp14:anchorId="6F7C1DEF" wp14:editId="53D01D4A">
            <wp:extent cx="2868798" cy="1707524"/>
            <wp:effectExtent l="76200" t="76200" r="14160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6341" cy="1717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FB555" w14:textId="6DD02ABE" w:rsidR="00690FBD" w:rsidRPr="00690FBD" w:rsidRDefault="00690FBD" w:rsidP="00690FBD">
      <w:pPr>
        <w:rPr>
          <w:sz w:val="16"/>
          <w:szCs w:val="16"/>
          <w:lang w:val="en-US"/>
        </w:rPr>
      </w:pPr>
      <w:r w:rsidRPr="00690FBD">
        <w:rPr>
          <w:b/>
          <w:bCs/>
          <w:sz w:val="16"/>
          <w:szCs w:val="16"/>
          <w:lang w:val="en-US"/>
        </w:rPr>
        <w:t xml:space="preserve">Figure </w:t>
      </w:r>
      <w:r w:rsidR="005228FB">
        <w:rPr>
          <w:b/>
          <w:bCs/>
          <w:sz w:val="16"/>
          <w:szCs w:val="16"/>
          <w:lang w:val="en-US"/>
        </w:rPr>
        <w:t>6</w:t>
      </w:r>
      <w:r w:rsidRPr="00690FBD">
        <w:rPr>
          <w:b/>
          <w:bCs/>
          <w:sz w:val="16"/>
          <w:szCs w:val="16"/>
          <w:lang w:val="en-US"/>
        </w:rPr>
        <w:t>:</w:t>
      </w:r>
      <w:r w:rsidRPr="00690FBD">
        <w:rPr>
          <w:sz w:val="16"/>
          <w:szCs w:val="16"/>
          <w:lang w:val="en-US"/>
        </w:rPr>
        <w:t xml:space="preserve"> </w:t>
      </w:r>
      <w:r w:rsidR="006D38FD">
        <w:rPr>
          <w:sz w:val="16"/>
          <w:szCs w:val="16"/>
          <w:lang w:val="en-US"/>
        </w:rPr>
        <w:t xml:space="preserve">Comparison of Balanced Accuracy </w:t>
      </w:r>
      <w:r w:rsidRPr="00690FBD">
        <w:rPr>
          <w:sz w:val="16"/>
          <w:szCs w:val="16"/>
          <w:lang w:val="en-US"/>
        </w:rPr>
        <w:t xml:space="preserve"> in different labelling scenarios  according to different number of important variables as input for PLSDA. </w:t>
      </w:r>
    </w:p>
    <w:p w14:paraId="7C98C295" w14:textId="62CDE97E" w:rsidR="00690FBD" w:rsidRDefault="00326D37" w:rsidP="2EABC22C">
      <w:pPr>
        <w:spacing w:after="0" w:line="240" w:lineRule="auto"/>
        <w:jc w:val="both"/>
        <w:rPr>
          <w:sz w:val="24"/>
          <w:szCs w:val="24"/>
          <w:lang w:val="en-US"/>
        </w:rPr>
      </w:pPr>
      <w:r w:rsidRPr="2EABC22C">
        <w:rPr>
          <w:sz w:val="24"/>
          <w:szCs w:val="24"/>
          <w:lang w:val="en-US"/>
        </w:rPr>
        <w:t>The relationship between the BA of the models versus the number of important variables (</w:t>
      </w:r>
      <w:proofErr w:type="spellStart"/>
      <w:r w:rsidRPr="2EABC22C">
        <w:rPr>
          <w:sz w:val="24"/>
          <w:szCs w:val="24"/>
          <w:lang w:val="en-US"/>
        </w:rPr>
        <w:t>iv</w:t>
      </w:r>
      <w:r w:rsidR="00BA2102" w:rsidRPr="2EABC22C">
        <w:rPr>
          <w:sz w:val="24"/>
          <w:szCs w:val="24"/>
          <w:lang w:val="en-US"/>
        </w:rPr>
        <w:t>s</w:t>
      </w:r>
      <w:proofErr w:type="spellEnd"/>
      <w:r w:rsidRPr="2EABC22C">
        <w:rPr>
          <w:sz w:val="24"/>
          <w:szCs w:val="24"/>
          <w:lang w:val="en-US"/>
        </w:rPr>
        <w:t xml:space="preserve">) chosen by </w:t>
      </w:r>
      <w:proofErr w:type="spellStart"/>
      <w:r w:rsidRPr="2EABC22C">
        <w:rPr>
          <w:sz w:val="24"/>
          <w:szCs w:val="24"/>
          <w:lang w:val="en-US"/>
        </w:rPr>
        <w:t>CovSel</w:t>
      </w:r>
      <w:proofErr w:type="spellEnd"/>
      <w:r w:rsidRPr="2EABC22C">
        <w:rPr>
          <w:sz w:val="24"/>
          <w:szCs w:val="24"/>
          <w:lang w:val="en-US"/>
        </w:rPr>
        <w:t xml:space="preserve"> can be seen in Figure </w:t>
      </w:r>
      <w:r w:rsidR="005228FB">
        <w:rPr>
          <w:sz w:val="24"/>
          <w:szCs w:val="24"/>
          <w:lang w:val="en-US"/>
        </w:rPr>
        <w:t>6</w:t>
      </w:r>
      <w:r w:rsidRPr="2EABC22C">
        <w:rPr>
          <w:sz w:val="24"/>
          <w:szCs w:val="24"/>
          <w:lang w:val="en-US"/>
        </w:rPr>
        <w:t>, for the different Scenarios 1, 2 and 3. Once again, we can see that Scenario 2 was the best option, because it showed higher BA values.</w:t>
      </w:r>
    </w:p>
    <w:p w14:paraId="64BED4BF" w14:textId="77777777" w:rsidR="00353ECF" w:rsidRDefault="00353ECF" w:rsidP="00D818EB">
      <w:pPr>
        <w:jc w:val="both"/>
        <w:rPr>
          <w:sz w:val="24"/>
          <w:szCs w:val="24"/>
          <w:lang w:val="en-US"/>
        </w:rPr>
      </w:pPr>
    </w:p>
    <w:p w14:paraId="78C16EFD" w14:textId="229760E1" w:rsidR="00326D37" w:rsidRPr="00326D37" w:rsidRDefault="00326D37" w:rsidP="00741EE5">
      <w:pPr>
        <w:spacing w:after="0" w:line="240" w:lineRule="auto"/>
        <w:jc w:val="both"/>
        <w:rPr>
          <w:sz w:val="24"/>
          <w:szCs w:val="24"/>
          <w:lang w:val="en-US"/>
        </w:rPr>
      </w:pPr>
      <w:r w:rsidRPr="2EABC22C">
        <w:rPr>
          <w:sz w:val="24"/>
          <w:szCs w:val="24"/>
          <w:lang w:val="en-US"/>
        </w:rPr>
        <w:t>The following parameters generated the optimal models:</w:t>
      </w:r>
    </w:p>
    <w:p w14:paraId="2FCBDB78" w14:textId="442B5A08"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Cappricia</w:t>
      </w:r>
      <w:proofErr w:type="spellEnd"/>
      <w:r w:rsidRPr="2EABC22C">
        <w:rPr>
          <w:sz w:val="24"/>
          <w:szCs w:val="24"/>
          <w:lang w:val="en-US"/>
        </w:rPr>
        <w:t>: SNV + Second Derivative (2, 15, 2)</w:t>
      </w:r>
      <w:r w:rsidR="00D02000" w:rsidRPr="2EABC22C">
        <w:rPr>
          <w:sz w:val="24"/>
          <w:szCs w:val="24"/>
          <w:lang w:val="en-US"/>
        </w:rPr>
        <w:t xml:space="preserve"> and</w:t>
      </w:r>
      <w:r w:rsidRPr="2EABC22C">
        <w:rPr>
          <w:sz w:val="24"/>
          <w:szCs w:val="24"/>
          <w:lang w:val="en-US"/>
        </w:rPr>
        <w:t xml:space="preserve"> 33 </w:t>
      </w:r>
      <w:proofErr w:type="spellStart"/>
      <w:r w:rsidRPr="2EABC22C">
        <w:rPr>
          <w:sz w:val="24"/>
          <w:szCs w:val="24"/>
          <w:lang w:val="en-US"/>
        </w:rPr>
        <w:t>iv</w:t>
      </w:r>
      <w:r w:rsidR="003A7D0D" w:rsidRPr="2EABC22C">
        <w:rPr>
          <w:sz w:val="24"/>
          <w:szCs w:val="24"/>
          <w:lang w:val="en-US"/>
        </w:rPr>
        <w:t>s</w:t>
      </w:r>
      <w:proofErr w:type="spellEnd"/>
    </w:p>
    <w:p w14:paraId="3AAF524D" w14:textId="7C5026BC" w:rsidR="00326D37" w:rsidRPr="00326D37" w:rsidRDefault="00326D37" w:rsidP="00741EE5">
      <w:pPr>
        <w:spacing w:after="0" w:line="240" w:lineRule="auto"/>
        <w:jc w:val="both"/>
        <w:rPr>
          <w:sz w:val="24"/>
          <w:szCs w:val="24"/>
          <w:lang w:val="en-US"/>
        </w:rPr>
      </w:pPr>
      <w:r w:rsidRPr="2EABC22C">
        <w:rPr>
          <w:sz w:val="24"/>
          <w:szCs w:val="24"/>
          <w:lang w:val="en-US"/>
        </w:rPr>
        <w:t xml:space="preserve"> </w:t>
      </w:r>
      <w:r w:rsidRPr="00022EBE">
        <w:rPr>
          <w:lang w:val="en-US"/>
        </w:rPr>
        <w:tab/>
      </w:r>
      <w:proofErr w:type="spellStart"/>
      <w:r w:rsidRPr="2EABC22C">
        <w:rPr>
          <w:sz w:val="24"/>
          <w:szCs w:val="24"/>
          <w:lang w:val="en-US"/>
        </w:rPr>
        <w:t>Provine</w:t>
      </w:r>
      <w:proofErr w:type="spellEnd"/>
      <w:r w:rsidRPr="2EABC22C">
        <w:rPr>
          <w:sz w:val="24"/>
          <w:szCs w:val="24"/>
          <w:lang w:val="en-US"/>
        </w:rPr>
        <w:t>: SNV</w:t>
      </w:r>
      <w:r w:rsidR="00D02000" w:rsidRPr="2EABC22C">
        <w:rPr>
          <w:sz w:val="24"/>
          <w:szCs w:val="24"/>
          <w:lang w:val="en-US"/>
        </w:rPr>
        <w:t xml:space="preserve"> and</w:t>
      </w:r>
      <w:r w:rsidRPr="2EABC22C">
        <w:rPr>
          <w:sz w:val="24"/>
          <w:szCs w:val="24"/>
          <w:lang w:val="en-US"/>
        </w:rPr>
        <w:t xml:space="preserve"> 13 </w:t>
      </w:r>
      <w:proofErr w:type="spellStart"/>
      <w:r w:rsidRPr="2EABC22C">
        <w:rPr>
          <w:sz w:val="24"/>
          <w:szCs w:val="24"/>
          <w:lang w:val="en-US"/>
        </w:rPr>
        <w:t>iv</w:t>
      </w:r>
      <w:r w:rsidR="00045130" w:rsidRPr="2EABC22C">
        <w:rPr>
          <w:sz w:val="24"/>
          <w:szCs w:val="24"/>
          <w:lang w:val="en-US"/>
        </w:rPr>
        <w:t>s</w:t>
      </w:r>
      <w:proofErr w:type="spellEnd"/>
    </w:p>
    <w:p w14:paraId="08B92739" w14:textId="388F5DBD" w:rsidR="000B7249" w:rsidRDefault="00326D37" w:rsidP="00741EE5">
      <w:pPr>
        <w:keepNext/>
        <w:spacing w:after="0" w:line="240" w:lineRule="auto"/>
        <w:jc w:val="both"/>
        <w:rPr>
          <w:sz w:val="24"/>
          <w:szCs w:val="24"/>
          <w:lang w:val="en-US"/>
        </w:rPr>
      </w:pPr>
      <w:r w:rsidRPr="2EABC22C">
        <w:rPr>
          <w:sz w:val="24"/>
          <w:szCs w:val="24"/>
          <w:lang w:val="en-US"/>
        </w:rPr>
        <w:t xml:space="preserve"> </w:t>
      </w:r>
      <w:r w:rsidR="000B7249" w:rsidRPr="00022EBE">
        <w:rPr>
          <w:lang w:val="en-US"/>
        </w:rPr>
        <w:tab/>
      </w:r>
      <w:proofErr w:type="spellStart"/>
      <w:r w:rsidRPr="2EABC22C">
        <w:rPr>
          <w:sz w:val="24"/>
          <w:szCs w:val="24"/>
          <w:lang w:val="en-US"/>
        </w:rPr>
        <w:t>Brioso</w:t>
      </w:r>
      <w:proofErr w:type="spellEnd"/>
      <w:r w:rsidRPr="2EABC22C">
        <w:rPr>
          <w:sz w:val="24"/>
          <w:szCs w:val="24"/>
          <w:lang w:val="en-US"/>
        </w:rPr>
        <w:t>: Raw spectra</w:t>
      </w:r>
      <w:r w:rsidR="00D02000" w:rsidRPr="2EABC22C">
        <w:rPr>
          <w:sz w:val="24"/>
          <w:szCs w:val="24"/>
          <w:lang w:val="en-US"/>
        </w:rPr>
        <w:t xml:space="preserve"> and</w:t>
      </w:r>
      <w:r w:rsidRPr="2EABC22C">
        <w:rPr>
          <w:sz w:val="24"/>
          <w:szCs w:val="24"/>
          <w:lang w:val="en-US"/>
        </w:rPr>
        <w:t xml:space="preserve"> 18 </w:t>
      </w:r>
      <w:proofErr w:type="spellStart"/>
      <w:r w:rsidRPr="2EABC22C">
        <w:rPr>
          <w:sz w:val="24"/>
          <w:szCs w:val="24"/>
          <w:lang w:val="en-US"/>
        </w:rPr>
        <w:t>iv</w:t>
      </w:r>
      <w:r w:rsidR="00045130" w:rsidRPr="2EABC22C">
        <w:rPr>
          <w:sz w:val="24"/>
          <w:szCs w:val="24"/>
          <w:lang w:val="en-US"/>
        </w:rPr>
        <w:t>s</w:t>
      </w:r>
      <w:proofErr w:type="spellEnd"/>
    </w:p>
    <w:p w14:paraId="6886B521" w14:textId="078F26DD" w:rsidR="0084043F" w:rsidRDefault="00E21799" w:rsidP="00741EE5">
      <w:pPr>
        <w:jc w:val="both"/>
        <w:rPr>
          <w:sz w:val="24"/>
          <w:szCs w:val="24"/>
          <w:lang w:val="en-US"/>
        </w:rPr>
      </w:pPr>
      <w:bookmarkStart w:id="132" w:name="_Hlk146631401"/>
      <w:proofErr w:type="spellStart"/>
      <w:r>
        <w:rPr>
          <w:sz w:val="24"/>
          <w:szCs w:val="24"/>
          <w:lang w:val="en-US"/>
        </w:rPr>
        <w:t>Cappricia</w:t>
      </w:r>
      <w:proofErr w:type="spellEnd"/>
      <w:r w:rsidR="00AF0737">
        <w:rPr>
          <w:sz w:val="24"/>
          <w:szCs w:val="24"/>
          <w:lang w:val="en-US"/>
        </w:rPr>
        <w:t>: Optimal model</w:t>
      </w:r>
      <w:r w:rsidR="008A1CA4">
        <w:rPr>
          <w:sz w:val="24"/>
          <w:szCs w:val="24"/>
          <w:lang w:val="en-US"/>
        </w:rPr>
        <w:t xml:space="preserve"> was found with</w:t>
      </w:r>
      <w:r>
        <w:rPr>
          <w:sz w:val="24"/>
          <w:szCs w:val="24"/>
          <w:lang w:val="en-US"/>
        </w:rPr>
        <w:t xml:space="preserve"> </w:t>
      </w:r>
      <w:r w:rsidR="008A1CA4">
        <w:rPr>
          <w:sz w:val="24"/>
          <w:szCs w:val="24"/>
          <w:lang w:val="en-US"/>
        </w:rPr>
        <w:t>pretreated data (</w:t>
      </w:r>
      <w:r>
        <w:rPr>
          <w:sz w:val="24"/>
          <w:szCs w:val="24"/>
          <w:lang w:val="en-US"/>
        </w:rPr>
        <w:t xml:space="preserve">SNV+ </w:t>
      </w:r>
      <w:r w:rsidR="00B95012">
        <w:rPr>
          <w:sz w:val="24"/>
          <w:szCs w:val="24"/>
          <w:lang w:val="en-US"/>
        </w:rPr>
        <w:t>SG (2,15,2)</w:t>
      </w:r>
      <w:r w:rsidR="008A1CA4">
        <w:rPr>
          <w:sz w:val="24"/>
          <w:szCs w:val="24"/>
          <w:lang w:val="en-US"/>
        </w:rPr>
        <w:t>) and 33 most important variables.</w:t>
      </w:r>
      <w:bookmarkEnd w:id="132"/>
      <w:r w:rsidR="0084043F">
        <w:rPr>
          <w:sz w:val="24"/>
          <w:szCs w:val="24"/>
          <w:lang w:val="en-US"/>
        </w:rPr>
        <w:t xml:space="preserve"> </w:t>
      </w:r>
      <w:proofErr w:type="spellStart"/>
      <w:r w:rsidR="00BE6BEE">
        <w:rPr>
          <w:sz w:val="24"/>
          <w:szCs w:val="24"/>
          <w:lang w:val="en-US"/>
        </w:rPr>
        <w:t>Provine</w:t>
      </w:r>
      <w:proofErr w:type="spellEnd"/>
      <w:r w:rsidR="008D587F">
        <w:rPr>
          <w:sz w:val="24"/>
          <w:szCs w:val="24"/>
          <w:lang w:val="en-US"/>
        </w:rPr>
        <w:t xml:space="preserve">: Optimal model was found with SNV pretreated data and </w:t>
      </w:r>
      <w:r w:rsidR="00BE6BEE">
        <w:rPr>
          <w:sz w:val="24"/>
          <w:szCs w:val="24"/>
          <w:lang w:val="en-US"/>
        </w:rPr>
        <w:t xml:space="preserve">13 </w:t>
      </w:r>
      <w:r w:rsidR="008D587F">
        <w:rPr>
          <w:sz w:val="24"/>
          <w:szCs w:val="24"/>
          <w:lang w:val="en-US"/>
        </w:rPr>
        <w:t xml:space="preserve">most </w:t>
      </w:r>
      <w:proofErr w:type="spellStart"/>
      <w:r w:rsidR="008D587F">
        <w:rPr>
          <w:sz w:val="24"/>
          <w:szCs w:val="24"/>
          <w:lang w:val="en-US"/>
        </w:rPr>
        <w:t>i</w:t>
      </w:r>
      <w:r w:rsidR="00BE6BEE">
        <w:rPr>
          <w:sz w:val="24"/>
          <w:szCs w:val="24"/>
          <w:lang w:val="en-US"/>
        </w:rPr>
        <w:t>v</w:t>
      </w:r>
      <w:r w:rsidR="00045130">
        <w:rPr>
          <w:sz w:val="24"/>
          <w:szCs w:val="24"/>
          <w:lang w:val="en-US"/>
        </w:rPr>
        <w:t>s</w:t>
      </w:r>
      <w:proofErr w:type="spellEnd"/>
      <w:r w:rsidR="0084043F">
        <w:rPr>
          <w:sz w:val="24"/>
          <w:szCs w:val="24"/>
          <w:lang w:val="en-US"/>
        </w:rPr>
        <w:t xml:space="preserve"> </w:t>
      </w:r>
      <w:proofErr w:type="spellStart"/>
      <w:r w:rsidR="00BE6BEE">
        <w:rPr>
          <w:sz w:val="24"/>
          <w:szCs w:val="24"/>
          <w:lang w:val="en-US"/>
        </w:rPr>
        <w:t>Brioso</w:t>
      </w:r>
      <w:proofErr w:type="spellEnd"/>
      <w:r w:rsidR="008D587F">
        <w:rPr>
          <w:sz w:val="24"/>
          <w:szCs w:val="24"/>
          <w:lang w:val="en-US"/>
        </w:rPr>
        <w:t>: Optimal model was found with raw data and</w:t>
      </w:r>
      <w:r w:rsidR="00BE6BEE">
        <w:rPr>
          <w:sz w:val="24"/>
          <w:szCs w:val="24"/>
          <w:lang w:val="en-US"/>
        </w:rPr>
        <w:t xml:space="preserve"> 18 </w:t>
      </w:r>
      <w:proofErr w:type="spellStart"/>
      <w:r w:rsidR="0084043F">
        <w:rPr>
          <w:sz w:val="24"/>
          <w:szCs w:val="24"/>
          <w:lang w:val="en-US"/>
        </w:rPr>
        <w:t>i</w:t>
      </w:r>
      <w:r w:rsidR="00BE6BEE">
        <w:rPr>
          <w:sz w:val="24"/>
          <w:szCs w:val="24"/>
          <w:lang w:val="en-US"/>
        </w:rPr>
        <w:t>v</w:t>
      </w:r>
      <w:r w:rsidR="007956E5">
        <w:rPr>
          <w:sz w:val="24"/>
          <w:szCs w:val="24"/>
          <w:lang w:val="en-US"/>
        </w:rPr>
        <w:t>s</w:t>
      </w:r>
      <w:proofErr w:type="spellEnd"/>
      <w:r w:rsidR="0084043F">
        <w:rPr>
          <w:sz w:val="24"/>
          <w:szCs w:val="24"/>
          <w:lang w:val="en-US"/>
        </w:rPr>
        <w:t xml:space="preserve">. </w:t>
      </w:r>
    </w:p>
    <w:p w14:paraId="7A6E0F06" w14:textId="77777777" w:rsidR="00D20BC6" w:rsidRPr="00686C20" w:rsidRDefault="00D20BC6" w:rsidP="2EABC22C">
      <w:pPr>
        <w:spacing w:after="0" w:line="240" w:lineRule="auto"/>
        <w:rPr>
          <w:lang w:val="en-US"/>
        </w:rPr>
      </w:pPr>
      <w:bookmarkStart w:id="133" w:name="_Hlk146532328"/>
    </w:p>
    <w:bookmarkEnd w:id="133"/>
    <w:p w14:paraId="25025FC6" w14:textId="175B4A6E" w:rsidR="003B498A" w:rsidRDefault="00D20BC6" w:rsidP="00F16CDC">
      <w:pPr>
        <w:jc w:val="both"/>
        <w:rPr>
          <w:sz w:val="24"/>
          <w:szCs w:val="24"/>
          <w:lang w:val="en-US"/>
        </w:rPr>
      </w:pPr>
      <w:r w:rsidRPr="00022EBE">
        <w:rPr>
          <w:sz w:val="24"/>
          <w:szCs w:val="24"/>
          <w:u w:val="single"/>
          <w:lang w:val="en-US"/>
        </w:rPr>
        <w:t>3.</w:t>
      </w:r>
      <w:r w:rsidR="00686C20" w:rsidRPr="00022EBE">
        <w:rPr>
          <w:sz w:val="24"/>
          <w:szCs w:val="24"/>
          <w:u w:val="single"/>
          <w:lang w:val="en-US"/>
        </w:rPr>
        <w:t>2</w:t>
      </w:r>
      <w:r w:rsidRPr="00022EBE">
        <w:rPr>
          <w:sz w:val="24"/>
          <w:szCs w:val="24"/>
          <w:u w:val="single"/>
          <w:lang w:val="en-US"/>
        </w:rPr>
        <w:t xml:space="preserve">. </w:t>
      </w:r>
      <w:r w:rsidR="00D141ED" w:rsidRPr="00022EBE">
        <w:rPr>
          <w:sz w:val="24"/>
          <w:szCs w:val="24"/>
          <w:u w:val="single"/>
          <w:lang w:val="en-US"/>
        </w:rPr>
        <w:t>Global models</w:t>
      </w:r>
      <w:bookmarkStart w:id="134" w:name="_Hlk146533392"/>
    </w:p>
    <w:p w14:paraId="280D1F7D" w14:textId="44DCB31F" w:rsidR="001274C7" w:rsidRPr="00723677" w:rsidRDefault="001274C7" w:rsidP="00F16CDC">
      <w:pPr>
        <w:jc w:val="both"/>
        <w:rPr>
          <w:sz w:val="16"/>
          <w:szCs w:val="16"/>
          <w:lang w:val="en-US"/>
        </w:rPr>
      </w:pPr>
      <w:r w:rsidRPr="00723677">
        <w:rPr>
          <w:b/>
          <w:bCs/>
          <w:sz w:val="16"/>
          <w:szCs w:val="16"/>
          <w:lang w:val="en-US"/>
        </w:rPr>
        <w:t xml:space="preserve">Table </w:t>
      </w:r>
      <w:r w:rsidR="00283F73">
        <w:rPr>
          <w:b/>
          <w:bCs/>
          <w:sz w:val="16"/>
          <w:szCs w:val="16"/>
          <w:lang w:val="en-US"/>
        </w:rPr>
        <w:t>6</w:t>
      </w:r>
      <w:r w:rsidRPr="00723677">
        <w:rPr>
          <w:b/>
          <w:bCs/>
          <w:sz w:val="16"/>
          <w:szCs w:val="16"/>
          <w:lang w:val="en-US"/>
        </w:rPr>
        <w:t>:</w:t>
      </w:r>
      <w:r w:rsidRPr="00723677">
        <w:rPr>
          <w:sz w:val="16"/>
          <w:szCs w:val="16"/>
          <w:lang w:val="en-US"/>
        </w:rPr>
        <w:t xml:space="preserve"> </w:t>
      </w:r>
      <w:r w:rsidR="00723677" w:rsidRPr="00723677">
        <w:rPr>
          <w:sz w:val="16"/>
          <w:szCs w:val="16"/>
          <w:lang w:val="en-US"/>
        </w:rPr>
        <w:t xml:space="preserve">PLSDA </w:t>
      </w:r>
      <w:r w:rsidR="008333C8" w:rsidRPr="00723677">
        <w:rPr>
          <w:sz w:val="16"/>
          <w:szCs w:val="16"/>
          <w:lang w:val="en-US"/>
        </w:rPr>
        <w:t xml:space="preserve">Classification results of a global model, calibrated and validated with </w:t>
      </w:r>
      <w:proofErr w:type="spellStart"/>
      <w:r w:rsidR="00723677" w:rsidRPr="00723677">
        <w:rPr>
          <w:sz w:val="16"/>
          <w:szCs w:val="16"/>
          <w:lang w:val="en-US"/>
        </w:rPr>
        <w:t>Cappricia</w:t>
      </w:r>
      <w:proofErr w:type="spellEnd"/>
      <w:r w:rsidR="00723677" w:rsidRPr="00723677">
        <w:rPr>
          <w:sz w:val="16"/>
          <w:szCs w:val="16"/>
          <w:lang w:val="en-US"/>
        </w:rPr>
        <w:t xml:space="preserve"> and </w:t>
      </w:r>
      <w:proofErr w:type="spellStart"/>
      <w:r w:rsidR="00723677" w:rsidRPr="00723677">
        <w:rPr>
          <w:sz w:val="16"/>
          <w:szCs w:val="16"/>
          <w:lang w:val="en-US"/>
        </w:rPr>
        <w:t>Provine</w:t>
      </w:r>
      <w:proofErr w:type="spellEnd"/>
      <w:r w:rsidR="00723677" w:rsidRPr="00723677">
        <w:rPr>
          <w:sz w:val="16"/>
          <w:szCs w:val="16"/>
          <w:lang w:val="en-US"/>
        </w:rPr>
        <w:t xml:space="preserve">. </w:t>
      </w:r>
      <w:bookmarkEnd w:id="134"/>
    </w:p>
    <w:tbl>
      <w:tblPr>
        <w:tblW w:w="9637" w:type="dxa"/>
        <w:tblCellMar>
          <w:left w:w="0" w:type="dxa"/>
          <w:right w:w="0" w:type="dxa"/>
        </w:tblCellMar>
        <w:tblLook w:val="0420" w:firstRow="1" w:lastRow="0" w:firstColumn="0" w:lastColumn="0" w:noHBand="0" w:noVBand="1"/>
      </w:tblPr>
      <w:tblGrid>
        <w:gridCol w:w="1315"/>
        <w:gridCol w:w="1180"/>
        <w:gridCol w:w="1019"/>
        <w:gridCol w:w="1138"/>
        <w:gridCol w:w="573"/>
        <w:gridCol w:w="1279"/>
        <w:gridCol w:w="1261"/>
        <w:gridCol w:w="1155"/>
        <w:gridCol w:w="717"/>
      </w:tblGrid>
      <w:tr w:rsidR="001274C7" w:rsidRPr="001274C7" w14:paraId="69C3A34C" w14:textId="77777777" w:rsidTr="00022EBE">
        <w:trPr>
          <w:trHeight w:val="815"/>
        </w:trPr>
        <w:tc>
          <w:tcPr>
            <w:tcW w:w="131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5D2FB8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Data set</w:t>
            </w:r>
          </w:p>
        </w:tc>
        <w:tc>
          <w:tcPr>
            <w:tcW w:w="1180"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6A0811D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Real/</w:t>
            </w:r>
          </w:p>
          <w:p w14:paraId="52A0DD2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predicted</w:t>
            </w:r>
          </w:p>
        </w:tc>
        <w:tc>
          <w:tcPr>
            <w:tcW w:w="101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0051645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Healthy</w:t>
            </w:r>
          </w:p>
        </w:tc>
        <w:tc>
          <w:tcPr>
            <w:tcW w:w="1138"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4D83D791"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Diseased</w:t>
            </w:r>
          </w:p>
        </w:tc>
        <w:tc>
          <w:tcPr>
            <w:tcW w:w="573"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55F1ADB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NA</w:t>
            </w:r>
          </w:p>
        </w:tc>
        <w:tc>
          <w:tcPr>
            <w:tcW w:w="1279"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33A23E1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Sensitivity</w:t>
            </w:r>
          </w:p>
        </w:tc>
        <w:tc>
          <w:tcPr>
            <w:tcW w:w="1261"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235C94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Specificity</w:t>
            </w:r>
          </w:p>
        </w:tc>
        <w:tc>
          <w:tcPr>
            <w:tcW w:w="1155"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1478AF52"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Precision</w:t>
            </w:r>
          </w:p>
        </w:tc>
        <w:tc>
          <w:tcPr>
            <w:tcW w:w="717" w:type="dxa"/>
            <w:tcBorders>
              <w:top w:val="nil"/>
              <w:left w:val="nil"/>
              <w:bottom w:val="single" w:sz="18" w:space="0" w:color="FFFFFF"/>
              <w:right w:val="nil"/>
            </w:tcBorders>
            <w:shd w:val="clear" w:color="auto" w:fill="005172"/>
            <w:tcMar>
              <w:top w:w="72" w:type="dxa"/>
              <w:left w:w="144" w:type="dxa"/>
              <w:bottom w:w="72" w:type="dxa"/>
              <w:right w:w="144" w:type="dxa"/>
            </w:tcMar>
            <w:hideMark/>
          </w:tcPr>
          <w:p w14:paraId="74EAAB8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color w:val="FFFFFF" w:themeColor="light1"/>
                <w:kern w:val="24"/>
                <w:sz w:val="16"/>
                <w:szCs w:val="16"/>
                <w:lang w:val="en-GB" w:eastAsia="nl-NL"/>
              </w:rPr>
              <w:t>BA</w:t>
            </w:r>
          </w:p>
        </w:tc>
      </w:tr>
      <w:tr w:rsidR="001274C7" w:rsidRPr="001274C7" w14:paraId="5F1CB19D" w14:textId="77777777" w:rsidTr="00022EBE">
        <w:trPr>
          <w:trHeight w:val="623"/>
        </w:trPr>
        <w:tc>
          <w:tcPr>
            <w:tcW w:w="1315" w:type="dxa"/>
            <w:vMerge w:val="restart"/>
            <w:tcBorders>
              <w:top w:val="single" w:sz="18" w:space="0" w:color="FFFFFF"/>
              <w:left w:val="nil"/>
              <w:bottom w:val="nil"/>
              <w:right w:val="nil"/>
            </w:tcBorders>
            <w:shd w:val="clear" w:color="auto" w:fill="CBD0D5"/>
            <w:tcMar>
              <w:top w:w="72" w:type="dxa"/>
              <w:left w:w="144" w:type="dxa"/>
              <w:bottom w:w="72" w:type="dxa"/>
              <w:right w:w="144" w:type="dxa"/>
            </w:tcMar>
            <w:hideMark/>
          </w:tcPr>
          <w:p w14:paraId="115C969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Calibration</w:t>
            </w:r>
          </w:p>
        </w:tc>
        <w:tc>
          <w:tcPr>
            <w:tcW w:w="1180"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80AF67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479E80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62</w:t>
            </w:r>
          </w:p>
        </w:tc>
        <w:tc>
          <w:tcPr>
            <w:tcW w:w="1138"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AD364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47</w:t>
            </w:r>
          </w:p>
        </w:tc>
        <w:tc>
          <w:tcPr>
            <w:tcW w:w="573"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E0945D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4C964C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261"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5D2D1DE8"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155"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6E13CC7"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0.68</w:t>
            </w:r>
          </w:p>
        </w:tc>
        <w:tc>
          <w:tcPr>
            <w:tcW w:w="717" w:type="dxa"/>
            <w:tcBorders>
              <w:top w:val="single" w:sz="18" w:space="0" w:color="FFFFFF"/>
              <w:left w:val="nil"/>
              <w:bottom w:val="nil"/>
              <w:right w:val="nil"/>
            </w:tcBorders>
            <w:shd w:val="clear" w:color="auto" w:fill="CBD0D5"/>
            <w:tcMar>
              <w:top w:w="72" w:type="dxa"/>
              <w:left w:w="144" w:type="dxa"/>
              <w:bottom w:w="72" w:type="dxa"/>
              <w:right w:w="144" w:type="dxa"/>
            </w:tcMar>
            <w:hideMark/>
          </w:tcPr>
          <w:p w14:paraId="29E55C8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5330B182" w14:textId="77777777" w:rsidTr="00022EBE">
        <w:trPr>
          <w:trHeight w:val="426"/>
        </w:trPr>
        <w:tc>
          <w:tcPr>
            <w:tcW w:w="0" w:type="auto"/>
            <w:vMerge/>
            <w:tcBorders>
              <w:top w:val="single" w:sz="18" w:space="0" w:color="FFFFFF"/>
              <w:left w:val="nil"/>
              <w:bottom w:val="nil"/>
              <w:right w:val="nil"/>
            </w:tcBorders>
            <w:vAlign w:val="center"/>
            <w:hideMark/>
          </w:tcPr>
          <w:p w14:paraId="6AD6C1CE"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4BD5D9A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660B78A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29</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6120F6E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81</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48AD2A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64CF27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0.74</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40FFAC3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0.57</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2B7E3E5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0.63</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2529E48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0.66</w:t>
            </w:r>
          </w:p>
        </w:tc>
      </w:tr>
      <w:tr w:rsidR="001274C7" w:rsidRPr="001274C7" w14:paraId="1A500667" w14:textId="77777777" w:rsidTr="00022EBE">
        <w:trPr>
          <w:trHeight w:val="671"/>
        </w:trPr>
        <w:tc>
          <w:tcPr>
            <w:tcW w:w="1315" w:type="dxa"/>
            <w:vMerge w:val="restart"/>
            <w:tcBorders>
              <w:top w:val="nil"/>
              <w:left w:val="nil"/>
              <w:bottom w:val="nil"/>
              <w:right w:val="nil"/>
            </w:tcBorders>
            <w:shd w:val="clear" w:color="auto" w:fill="CBD0D5"/>
            <w:tcMar>
              <w:top w:w="72" w:type="dxa"/>
              <w:left w:w="144" w:type="dxa"/>
              <w:bottom w:w="72" w:type="dxa"/>
              <w:right w:w="144" w:type="dxa"/>
            </w:tcMar>
            <w:hideMark/>
          </w:tcPr>
          <w:p w14:paraId="0E16B75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Validation</w:t>
            </w:r>
          </w:p>
        </w:tc>
        <w:tc>
          <w:tcPr>
            <w:tcW w:w="1180" w:type="dxa"/>
            <w:tcBorders>
              <w:top w:val="nil"/>
              <w:left w:val="nil"/>
              <w:bottom w:val="nil"/>
              <w:right w:val="nil"/>
            </w:tcBorders>
            <w:shd w:val="clear" w:color="auto" w:fill="CBD0D5"/>
            <w:tcMar>
              <w:top w:w="72" w:type="dxa"/>
              <w:left w:w="144" w:type="dxa"/>
              <w:bottom w:w="72" w:type="dxa"/>
              <w:right w:w="144" w:type="dxa"/>
            </w:tcMar>
            <w:hideMark/>
          </w:tcPr>
          <w:p w14:paraId="1884931F"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Healthy</w:t>
            </w:r>
          </w:p>
        </w:tc>
        <w:tc>
          <w:tcPr>
            <w:tcW w:w="1019" w:type="dxa"/>
            <w:tcBorders>
              <w:top w:val="nil"/>
              <w:left w:val="nil"/>
              <w:bottom w:val="nil"/>
              <w:right w:val="nil"/>
            </w:tcBorders>
            <w:shd w:val="clear" w:color="auto" w:fill="CBD0D5"/>
            <w:tcMar>
              <w:top w:w="72" w:type="dxa"/>
              <w:left w:w="144" w:type="dxa"/>
              <w:bottom w:w="72" w:type="dxa"/>
              <w:right w:w="144" w:type="dxa"/>
            </w:tcMar>
            <w:hideMark/>
          </w:tcPr>
          <w:p w14:paraId="310CD2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23</w:t>
            </w:r>
          </w:p>
        </w:tc>
        <w:tc>
          <w:tcPr>
            <w:tcW w:w="1138" w:type="dxa"/>
            <w:tcBorders>
              <w:top w:val="nil"/>
              <w:left w:val="nil"/>
              <w:bottom w:val="nil"/>
              <w:right w:val="nil"/>
            </w:tcBorders>
            <w:shd w:val="clear" w:color="auto" w:fill="CBD0D5"/>
            <w:tcMar>
              <w:top w:w="72" w:type="dxa"/>
              <w:left w:w="144" w:type="dxa"/>
              <w:bottom w:w="72" w:type="dxa"/>
              <w:right w:w="144" w:type="dxa"/>
            </w:tcMar>
            <w:hideMark/>
          </w:tcPr>
          <w:p w14:paraId="53E7A78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25</w:t>
            </w:r>
          </w:p>
        </w:tc>
        <w:tc>
          <w:tcPr>
            <w:tcW w:w="573" w:type="dxa"/>
            <w:tcBorders>
              <w:top w:val="nil"/>
              <w:left w:val="nil"/>
              <w:bottom w:val="nil"/>
              <w:right w:val="nil"/>
            </w:tcBorders>
            <w:shd w:val="clear" w:color="auto" w:fill="CBD0D5"/>
            <w:tcMar>
              <w:top w:w="72" w:type="dxa"/>
              <w:left w:w="144" w:type="dxa"/>
              <w:bottom w:w="72" w:type="dxa"/>
              <w:right w:w="144" w:type="dxa"/>
            </w:tcMar>
            <w:hideMark/>
          </w:tcPr>
          <w:p w14:paraId="7912625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CBD0D5"/>
            <w:tcMar>
              <w:top w:w="72" w:type="dxa"/>
              <w:left w:w="144" w:type="dxa"/>
              <w:bottom w:w="72" w:type="dxa"/>
              <w:right w:w="144" w:type="dxa"/>
            </w:tcMar>
            <w:hideMark/>
          </w:tcPr>
          <w:p w14:paraId="5154B42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261" w:type="dxa"/>
            <w:tcBorders>
              <w:top w:val="nil"/>
              <w:left w:val="nil"/>
              <w:bottom w:val="nil"/>
              <w:right w:val="nil"/>
            </w:tcBorders>
            <w:shd w:val="clear" w:color="auto" w:fill="CBD0D5"/>
            <w:tcMar>
              <w:top w:w="72" w:type="dxa"/>
              <w:left w:w="144" w:type="dxa"/>
              <w:bottom w:w="72" w:type="dxa"/>
              <w:right w:w="144" w:type="dxa"/>
            </w:tcMar>
            <w:hideMark/>
          </w:tcPr>
          <w:p w14:paraId="3990D7EC"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155" w:type="dxa"/>
            <w:tcBorders>
              <w:top w:val="nil"/>
              <w:left w:val="nil"/>
              <w:bottom w:val="nil"/>
              <w:right w:val="nil"/>
            </w:tcBorders>
            <w:shd w:val="clear" w:color="auto" w:fill="CBD0D5"/>
            <w:tcMar>
              <w:top w:w="72" w:type="dxa"/>
              <w:left w:w="144" w:type="dxa"/>
              <w:bottom w:w="72" w:type="dxa"/>
              <w:right w:w="144" w:type="dxa"/>
            </w:tcMar>
            <w:hideMark/>
          </w:tcPr>
          <w:p w14:paraId="04B84DB5"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0.62</w:t>
            </w:r>
          </w:p>
        </w:tc>
        <w:tc>
          <w:tcPr>
            <w:tcW w:w="717" w:type="dxa"/>
            <w:tcBorders>
              <w:top w:val="nil"/>
              <w:left w:val="nil"/>
              <w:bottom w:val="nil"/>
              <w:right w:val="nil"/>
            </w:tcBorders>
            <w:shd w:val="clear" w:color="auto" w:fill="CBD0D5"/>
            <w:tcMar>
              <w:top w:w="72" w:type="dxa"/>
              <w:left w:w="144" w:type="dxa"/>
              <w:bottom w:w="72" w:type="dxa"/>
              <w:right w:w="144" w:type="dxa"/>
            </w:tcMar>
            <w:hideMark/>
          </w:tcPr>
          <w:p w14:paraId="2D89CB7B"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r w:rsidR="001274C7" w:rsidRPr="001274C7" w14:paraId="14285BC9" w14:textId="77777777" w:rsidTr="00022EBE">
        <w:trPr>
          <w:trHeight w:val="671"/>
        </w:trPr>
        <w:tc>
          <w:tcPr>
            <w:tcW w:w="0" w:type="auto"/>
            <w:vMerge/>
            <w:tcBorders>
              <w:top w:val="nil"/>
              <w:left w:val="nil"/>
              <w:bottom w:val="nil"/>
              <w:right w:val="nil"/>
            </w:tcBorders>
            <w:vAlign w:val="center"/>
            <w:hideMark/>
          </w:tcPr>
          <w:p w14:paraId="0B12534C" w14:textId="77777777" w:rsidR="001274C7" w:rsidRPr="00022EBE" w:rsidRDefault="001274C7" w:rsidP="001274C7">
            <w:pPr>
              <w:spacing w:after="0" w:line="240" w:lineRule="auto"/>
              <w:rPr>
                <w:rFonts w:ascii="Arial" w:eastAsia="Times New Roman" w:hAnsi="Arial" w:cs="Arial"/>
                <w:sz w:val="16"/>
                <w:szCs w:val="16"/>
                <w:lang w:eastAsia="nl-NL"/>
              </w:rPr>
            </w:pPr>
          </w:p>
        </w:tc>
        <w:tc>
          <w:tcPr>
            <w:tcW w:w="1180" w:type="dxa"/>
            <w:tcBorders>
              <w:top w:val="nil"/>
              <w:left w:val="nil"/>
              <w:bottom w:val="nil"/>
              <w:right w:val="nil"/>
            </w:tcBorders>
            <w:shd w:val="clear" w:color="auto" w:fill="E7E9EB"/>
            <w:tcMar>
              <w:top w:w="72" w:type="dxa"/>
              <w:left w:w="144" w:type="dxa"/>
              <w:bottom w:w="72" w:type="dxa"/>
              <w:right w:w="144" w:type="dxa"/>
            </w:tcMar>
            <w:hideMark/>
          </w:tcPr>
          <w:p w14:paraId="59122EB9"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Diseased</w:t>
            </w:r>
          </w:p>
        </w:tc>
        <w:tc>
          <w:tcPr>
            <w:tcW w:w="1019" w:type="dxa"/>
            <w:tcBorders>
              <w:top w:val="nil"/>
              <w:left w:val="nil"/>
              <w:bottom w:val="nil"/>
              <w:right w:val="nil"/>
            </w:tcBorders>
            <w:shd w:val="clear" w:color="auto" w:fill="E7E9EB"/>
            <w:tcMar>
              <w:top w:w="72" w:type="dxa"/>
              <w:left w:w="144" w:type="dxa"/>
              <w:bottom w:w="72" w:type="dxa"/>
              <w:right w:w="144" w:type="dxa"/>
            </w:tcMar>
            <w:hideMark/>
          </w:tcPr>
          <w:p w14:paraId="29975E2D"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14</w:t>
            </w:r>
          </w:p>
        </w:tc>
        <w:tc>
          <w:tcPr>
            <w:tcW w:w="1138" w:type="dxa"/>
            <w:tcBorders>
              <w:top w:val="nil"/>
              <w:left w:val="nil"/>
              <w:bottom w:val="nil"/>
              <w:right w:val="nil"/>
            </w:tcBorders>
            <w:shd w:val="clear" w:color="auto" w:fill="E7E9EB"/>
            <w:tcMar>
              <w:top w:w="72" w:type="dxa"/>
              <w:left w:w="144" w:type="dxa"/>
              <w:bottom w:w="72" w:type="dxa"/>
              <w:right w:w="144" w:type="dxa"/>
            </w:tcMar>
            <w:hideMark/>
          </w:tcPr>
          <w:p w14:paraId="2F04BE90"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34</w:t>
            </w:r>
          </w:p>
        </w:tc>
        <w:tc>
          <w:tcPr>
            <w:tcW w:w="573" w:type="dxa"/>
            <w:tcBorders>
              <w:top w:val="nil"/>
              <w:left w:val="nil"/>
              <w:bottom w:val="nil"/>
              <w:right w:val="nil"/>
            </w:tcBorders>
            <w:shd w:val="clear" w:color="auto" w:fill="E7E9EB"/>
            <w:tcMar>
              <w:top w:w="72" w:type="dxa"/>
              <w:left w:w="144" w:type="dxa"/>
              <w:bottom w:w="72" w:type="dxa"/>
              <w:right w:w="144" w:type="dxa"/>
            </w:tcMar>
            <w:hideMark/>
          </w:tcPr>
          <w:p w14:paraId="640F6876"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w:t>
            </w:r>
          </w:p>
        </w:tc>
        <w:tc>
          <w:tcPr>
            <w:tcW w:w="1279" w:type="dxa"/>
            <w:tcBorders>
              <w:top w:val="nil"/>
              <w:left w:val="nil"/>
              <w:bottom w:val="nil"/>
              <w:right w:val="nil"/>
            </w:tcBorders>
            <w:shd w:val="clear" w:color="auto" w:fill="E7E9EB"/>
            <w:tcMar>
              <w:top w:w="72" w:type="dxa"/>
              <w:left w:w="144" w:type="dxa"/>
              <w:bottom w:w="72" w:type="dxa"/>
              <w:right w:w="144" w:type="dxa"/>
            </w:tcMar>
            <w:hideMark/>
          </w:tcPr>
          <w:p w14:paraId="3E276204"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0.71</w:t>
            </w:r>
          </w:p>
        </w:tc>
        <w:tc>
          <w:tcPr>
            <w:tcW w:w="1261" w:type="dxa"/>
            <w:tcBorders>
              <w:top w:val="nil"/>
              <w:left w:val="nil"/>
              <w:bottom w:val="nil"/>
              <w:right w:val="nil"/>
            </w:tcBorders>
            <w:shd w:val="clear" w:color="auto" w:fill="E7E9EB"/>
            <w:tcMar>
              <w:top w:w="72" w:type="dxa"/>
              <w:left w:w="144" w:type="dxa"/>
              <w:bottom w:w="72" w:type="dxa"/>
              <w:right w:w="144" w:type="dxa"/>
            </w:tcMar>
            <w:hideMark/>
          </w:tcPr>
          <w:p w14:paraId="07E8038E"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0.48</w:t>
            </w:r>
          </w:p>
        </w:tc>
        <w:tc>
          <w:tcPr>
            <w:tcW w:w="1155" w:type="dxa"/>
            <w:tcBorders>
              <w:top w:val="nil"/>
              <w:left w:val="nil"/>
              <w:bottom w:val="nil"/>
              <w:right w:val="nil"/>
            </w:tcBorders>
            <w:shd w:val="clear" w:color="auto" w:fill="E7E9EB"/>
            <w:tcMar>
              <w:top w:w="72" w:type="dxa"/>
              <w:left w:w="144" w:type="dxa"/>
              <w:bottom w:w="72" w:type="dxa"/>
              <w:right w:w="144" w:type="dxa"/>
            </w:tcMar>
            <w:hideMark/>
          </w:tcPr>
          <w:p w14:paraId="6ADD18B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0.58</w:t>
            </w:r>
          </w:p>
        </w:tc>
        <w:tc>
          <w:tcPr>
            <w:tcW w:w="717" w:type="dxa"/>
            <w:tcBorders>
              <w:top w:val="nil"/>
              <w:left w:val="nil"/>
              <w:bottom w:val="nil"/>
              <w:right w:val="nil"/>
            </w:tcBorders>
            <w:shd w:val="clear" w:color="auto" w:fill="E7E9EB"/>
            <w:tcMar>
              <w:top w:w="72" w:type="dxa"/>
              <w:left w:w="144" w:type="dxa"/>
              <w:bottom w:w="72" w:type="dxa"/>
              <w:right w:w="144" w:type="dxa"/>
            </w:tcMar>
            <w:hideMark/>
          </w:tcPr>
          <w:p w14:paraId="3F0A95FA" w14:textId="77777777" w:rsidR="001274C7" w:rsidRPr="00022EBE" w:rsidRDefault="001274C7" w:rsidP="001274C7">
            <w:pPr>
              <w:spacing w:after="0" w:line="240" w:lineRule="auto"/>
              <w:jc w:val="center"/>
              <w:rPr>
                <w:rFonts w:ascii="Arial" w:eastAsia="Times New Roman" w:hAnsi="Arial" w:cs="Arial"/>
                <w:sz w:val="16"/>
                <w:szCs w:val="16"/>
                <w:lang w:eastAsia="nl-NL"/>
              </w:rPr>
            </w:pPr>
            <w:r w:rsidRPr="00BC3C19">
              <w:rPr>
                <w:rFonts w:eastAsia="Times New Roman" w:cs="Arial"/>
                <w:b/>
                <w:bCs/>
                <w:kern w:val="24"/>
                <w:sz w:val="16"/>
                <w:szCs w:val="16"/>
                <w:lang w:val="en-GB" w:eastAsia="nl-NL"/>
              </w:rPr>
              <w:t>0.60</w:t>
            </w:r>
          </w:p>
        </w:tc>
      </w:tr>
    </w:tbl>
    <w:p w14:paraId="2F1C1DB1" w14:textId="77777777" w:rsidR="001274C7" w:rsidRDefault="001274C7" w:rsidP="00F16CDC">
      <w:pPr>
        <w:jc w:val="both"/>
        <w:rPr>
          <w:sz w:val="24"/>
          <w:szCs w:val="24"/>
          <w:lang w:val="en-US"/>
        </w:rPr>
      </w:pPr>
    </w:p>
    <w:p w14:paraId="5A501806" w14:textId="7E7D8C9A" w:rsidR="00042A4E" w:rsidRDefault="00042A4E" w:rsidP="007071E8">
      <w:pPr>
        <w:spacing w:after="0" w:line="240" w:lineRule="auto"/>
        <w:jc w:val="both"/>
        <w:rPr>
          <w:sz w:val="24"/>
          <w:szCs w:val="24"/>
          <w:lang w:val="en-US"/>
        </w:rPr>
      </w:pPr>
      <w:r w:rsidRPr="2EABC22C">
        <w:rPr>
          <w:sz w:val="24"/>
          <w:szCs w:val="24"/>
          <w:lang w:val="en-US"/>
        </w:rPr>
        <w:t xml:space="preserve">Table </w:t>
      </w:r>
      <w:r w:rsidR="00283F73">
        <w:rPr>
          <w:sz w:val="24"/>
          <w:szCs w:val="24"/>
          <w:lang w:val="en-US"/>
        </w:rPr>
        <w:t>6</w:t>
      </w:r>
      <w:r w:rsidRPr="2EABC22C">
        <w:rPr>
          <w:sz w:val="24"/>
          <w:szCs w:val="24"/>
          <w:lang w:val="en-US"/>
        </w:rPr>
        <w:t xml:space="preserve"> shows PLSDA classification results of a global model, calibrated and validated with cultivars </w:t>
      </w:r>
      <w:proofErr w:type="spellStart"/>
      <w:r w:rsidRPr="2EABC22C">
        <w:rPr>
          <w:sz w:val="24"/>
          <w:szCs w:val="24"/>
          <w:lang w:val="en-US"/>
        </w:rPr>
        <w:t>Cappricia</w:t>
      </w:r>
      <w:proofErr w:type="spellEnd"/>
      <w:r w:rsidRPr="2EABC22C">
        <w:rPr>
          <w:sz w:val="24"/>
          <w:szCs w:val="24"/>
          <w:lang w:val="en-US"/>
        </w:rPr>
        <w:t xml:space="preserve"> and </w:t>
      </w:r>
      <w:proofErr w:type="spellStart"/>
      <w:r w:rsidRPr="2EABC22C">
        <w:rPr>
          <w:sz w:val="24"/>
          <w:szCs w:val="24"/>
          <w:lang w:val="en-US"/>
        </w:rPr>
        <w:t>Provine</w:t>
      </w:r>
      <w:proofErr w:type="spellEnd"/>
      <w:r w:rsidRPr="2EABC22C">
        <w:rPr>
          <w:sz w:val="24"/>
          <w:szCs w:val="24"/>
          <w:lang w:val="en-US"/>
        </w:rPr>
        <w:t>.</w:t>
      </w:r>
      <w:r w:rsidRPr="2EABC22C">
        <w:rPr>
          <w:lang w:val="en-US"/>
        </w:rPr>
        <w:t xml:space="preserve"> </w:t>
      </w:r>
      <w:r w:rsidRPr="2EABC22C">
        <w:rPr>
          <w:sz w:val="24"/>
          <w:szCs w:val="24"/>
          <w:lang w:val="en-US"/>
        </w:rPr>
        <w:t xml:space="preserve">In this model, spectra were pretreated with SNV, and then with second derivative (2, 17, 2). Then, 19 important variables were chosen by the </w:t>
      </w:r>
      <w:proofErr w:type="spellStart"/>
      <w:r w:rsidRPr="2EABC22C">
        <w:rPr>
          <w:sz w:val="24"/>
          <w:szCs w:val="24"/>
          <w:lang w:val="en-US"/>
        </w:rPr>
        <w:t>CovSel</w:t>
      </w:r>
      <w:proofErr w:type="spellEnd"/>
      <w:r w:rsidRPr="2EABC22C">
        <w:rPr>
          <w:sz w:val="24"/>
          <w:szCs w:val="24"/>
          <w:lang w:val="en-US"/>
        </w:rPr>
        <w:t xml:space="preserve"> algorithm. Finally, the PLSDA model was trained with the calibration data, and 17 latent variables were chosen. This </w:t>
      </w:r>
      <w:r w:rsidR="00C437B5" w:rsidRPr="2EABC22C">
        <w:rPr>
          <w:sz w:val="24"/>
          <w:szCs w:val="24"/>
          <w:lang w:val="en-US"/>
        </w:rPr>
        <w:t xml:space="preserve">relatively </w:t>
      </w:r>
      <w:r w:rsidRPr="2EABC22C">
        <w:rPr>
          <w:sz w:val="24"/>
          <w:szCs w:val="24"/>
          <w:lang w:val="en-US"/>
        </w:rPr>
        <w:t xml:space="preserve">high number </w:t>
      </w:r>
      <w:r w:rsidR="00C249C7">
        <w:rPr>
          <w:sz w:val="24"/>
          <w:szCs w:val="24"/>
          <w:lang w:val="en-US"/>
        </w:rPr>
        <w:t>can</w:t>
      </w:r>
      <w:r w:rsidRPr="2EABC22C">
        <w:rPr>
          <w:sz w:val="24"/>
          <w:szCs w:val="24"/>
          <w:lang w:val="en-US"/>
        </w:rPr>
        <w:t xml:space="preserve"> be understood</w:t>
      </w:r>
      <w:r w:rsidR="00356BA3" w:rsidRPr="2EABC22C">
        <w:rPr>
          <w:sz w:val="24"/>
          <w:szCs w:val="24"/>
          <w:lang w:val="en-US"/>
        </w:rPr>
        <w:t xml:space="preserve"> as being</w:t>
      </w:r>
      <w:r w:rsidRPr="2EABC22C">
        <w:rPr>
          <w:sz w:val="24"/>
          <w:szCs w:val="24"/>
          <w:lang w:val="en-US"/>
        </w:rPr>
        <w:t xml:space="preserve"> due to the complexity of adding two different varieties in one model.</w:t>
      </w:r>
    </w:p>
    <w:p w14:paraId="6F1E9352" w14:textId="548F861A" w:rsidR="13A251B7" w:rsidRDefault="13A251B7" w:rsidP="13A251B7">
      <w:pPr>
        <w:spacing w:after="0" w:line="240" w:lineRule="auto"/>
        <w:jc w:val="both"/>
        <w:rPr>
          <w:sz w:val="24"/>
          <w:szCs w:val="24"/>
          <w:lang w:val="en-US"/>
        </w:rPr>
      </w:pPr>
      <w:bookmarkStart w:id="135" w:name="_Hlk146624127"/>
    </w:p>
    <w:p w14:paraId="3E9C008D" w14:textId="3F866646" w:rsidR="13A251B7" w:rsidRDefault="13A251B7" w:rsidP="13A251B7">
      <w:pPr>
        <w:spacing w:after="0" w:line="240" w:lineRule="auto"/>
        <w:jc w:val="both"/>
        <w:rPr>
          <w:sz w:val="24"/>
          <w:szCs w:val="24"/>
          <w:lang w:val="en-US"/>
        </w:rPr>
      </w:pPr>
    </w:p>
    <w:p w14:paraId="478BBB1D" w14:textId="4D2E303A" w:rsidR="00042A4E" w:rsidRDefault="00042A4E" w:rsidP="00042A4E">
      <w:pPr>
        <w:jc w:val="both"/>
        <w:rPr>
          <w:sz w:val="24"/>
          <w:szCs w:val="24"/>
          <w:lang w:val="en-US"/>
        </w:rPr>
      </w:pPr>
      <w:bookmarkStart w:id="136" w:name="_Hlk146541402"/>
      <w:r w:rsidRPr="00723677">
        <w:rPr>
          <w:b/>
          <w:bCs/>
          <w:sz w:val="16"/>
          <w:szCs w:val="16"/>
          <w:lang w:val="en-US"/>
        </w:rPr>
        <w:t xml:space="preserve">Table </w:t>
      </w:r>
      <w:r w:rsidR="00283F73">
        <w:rPr>
          <w:b/>
          <w:bCs/>
          <w:sz w:val="16"/>
          <w:szCs w:val="16"/>
          <w:lang w:val="en-US"/>
        </w:rPr>
        <w:t>7</w:t>
      </w:r>
      <w:r w:rsidRPr="00723677">
        <w:rPr>
          <w:b/>
          <w:bCs/>
          <w:sz w:val="16"/>
          <w:szCs w:val="16"/>
          <w:lang w:val="en-US"/>
        </w:rPr>
        <w:t>:</w:t>
      </w:r>
      <w:r w:rsidRPr="00723677">
        <w:rPr>
          <w:sz w:val="16"/>
          <w:szCs w:val="16"/>
          <w:lang w:val="en-US"/>
        </w:rPr>
        <w:t xml:space="preserve"> PLSDA Classification results of a</w:t>
      </w:r>
      <w:r>
        <w:rPr>
          <w:sz w:val="16"/>
          <w:szCs w:val="16"/>
          <w:lang w:val="en-US"/>
        </w:rPr>
        <w:t>ll the optimal models in this study</w:t>
      </w:r>
      <w:r w:rsidRPr="00723677">
        <w:rPr>
          <w:sz w:val="16"/>
          <w:szCs w:val="16"/>
          <w:lang w:val="en-US"/>
        </w:rPr>
        <w:t>.</w:t>
      </w:r>
      <w:bookmarkEnd w:id="136"/>
    </w:p>
    <w:tbl>
      <w:tblPr>
        <w:tblW w:w="8476" w:type="dxa"/>
        <w:tblCellMar>
          <w:left w:w="0" w:type="dxa"/>
          <w:right w:w="0" w:type="dxa"/>
        </w:tblCellMar>
        <w:tblLook w:val="04A0" w:firstRow="1" w:lastRow="0" w:firstColumn="1" w:lastColumn="0" w:noHBand="0" w:noVBand="1"/>
      </w:tblPr>
      <w:tblGrid>
        <w:gridCol w:w="1671"/>
        <w:gridCol w:w="999"/>
        <w:gridCol w:w="1194"/>
        <w:gridCol w:w="1359"/>
        <w:gridCol w:w="1129"/>
        <w:gridCol w:w="829"/>
        <w:gridCol w:w="1295"/>
      </w:tblGrid>
      <w:tr w:rsidR="00042A4E" w:rsidRPr="00574BFF" w14:paraId="697E8B71" w14:textId="77777777" w:rsidTr="00022EBE">
        <w:trPr>
          <w:trHeight w:val="1554"/>
        </w:trPr>
        <w:tc>
          <w:tcPr>
            <w:tcW w:w="167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32DA8E57" w14:textId="77777777" w:rsidR="00042A4E" w:rsidRPr="00042A4E" w:rsidRDefault="00042A4E" w:rsidP="004D6B1C">
            <w:pPr>
              <w:spacing w:line="300" w:lineRule="auto"/>
              <w:jc w:val="center"/>
              <w:rPr>
                <w:rFonts w:ascii="Arial" w:eastAsia="Times New Roman" w:hAnsi="Arial" w:cs="Arial"/>
                <w:sz w:val="24"/>
                <w:szCs w:val="24"/>
                <w:lang w:eastAsia="nl-NL"/>
              </w:rPr>
            </w:pPr>
            <w:r w:rsidRPr="00042A4E">
              <w:rPr>
                <w:rFonts w:asciiTheme="minorHAnsi" w:eastAsia="Times New Roman" w:cs="Arial"/>
                <w:b/>
                <w:bCs/>
                <w:color w:val="FFFFFF" w:themeColor="light1"/>
                <w:kern w:val="24"/>
                <w:sz w:val="24"/>
                <w:szCs w:val="24"/>
                <w:lang w:eastAsia="nl-NL"/>
              </w:rPr>
              <w:t>Parameter/</w:t>
            </w:r>
          </w:p>
          <w:p w14:paraId="05936452" w14:textId="77777777" w:rsidR="00042A4E" w:rsidRPr="00574BFF" w:rsidRDefault="00042A4E" w:rsidP="004D6B1C">
            <w:pPr>
              <w:spacing w:line="300" w:lineRule="auto"/>
              <w:jc w:val="center"/>
              <w:rPr>
                <w:rFonts w:ascii="Arial" w:eastAsia="Times New Roman" w:hAnsi="Arial" w:cs="Arial"/>
                <w:sz w:val="36"/>
                <w:szCs w:val="36"/>
                <w:lang w:eastAsia="nl-NL"/>
              </w:rPr>
            </w:pPr>
            <w:r w:rsidRPr="00042A4E">
              <w:rPr>
                <w:rFonts w:asciiTheme="minorHAnsi" w:eastAsia="Times New Roman" w:cs="Arial"/>
                <w:b/>
                <w:bCs/>
                <w:color w:val="FFFFFF" w:themeColor="light1"/>
                <w:kern w:val="24"/>
                <w:sz w:val="24"/>
                <w:szCs w:val="24"/>
                <w:lang w:eastAsia="nl-NL"/>
              </w:rPr>
              <w:t>Model</w:t>
            </w:r>
          </w:p>
        </w:tc>
        <w:tc>
          <w:tcPr>
            <w:tcW w:w="99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27C408F"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Cappricia</w:t>
            </w:r>
            <w:proofErr w:type="spellEnd"/>
          </w:p>
          <w:p w14:paraId="73C56C36"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15v</w:t>
            </w:r>
          </w:p>
          <w:p w14:paraId="77D551A5"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Label 3</w:t>
            </w:r>
          </w:p>
          <w:p w14:paraId="4DAA2BCA"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92"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45EC02C" w14:textId="77777777" w:rsidR="00042A4E" w:rsidRPr="00042A4E" w:rsidRDefault="00042A4E" w:rsidP="004D6B1C">
            <w:pPr>
              <w:spacing w:line="300" w:lineRule="auto"/>
              <w:jc w:val="center"/>
              <w:rPr>
                <w:rFonts w:ascii="Arial" w:eastAsia="Times New Roman" w:hAnsi="Arial" w:cs="Arial"/>
                <w:sz w:val="22"/>
                <w:lang w:val="en-US" w:eastAsia="nl-NL"/>
              </w:rPr>
            </w:pPr>
            <w:proofErr w:type="spellStart"/>
            <w:r w:rsidRPr="00042A4E">
              <w:rPr>
                <w:rFonts w:ascii="Google Sans" w:eastAsia="Times New Roman" w:hAnsi="Google Sans" w:cs="Arial"/>
                <w:b/>
                <w:bCs/>
                <w:color w:val="FFFFFF" w:themeColor="background1"/>
                <w:kern w:val="24"/>
                <w:sz w:val="22"/>
                <w:lang w:val="en-US" w:eastAsia="nl-NL"/>
              </w:rPr>
              <w:t>Cappricia</w:t>
            </w:r>
            <w:proofErr w:type="spellEnd"/>
          </w:p>
          <w:p w14:paraId="11FF1F05"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SNV + SG(2,15,2), 33v</w:t>
            </w:r>
          </w:p>
          <w:p w14:paraId="0355BDCA" w14:textId="77777777" w:rsidR="00042A4E" w:rsidRPr="00042A4E" w:rsidRDefault="00042A4E" w:rsidP="004D6B1C">
            <w:pPr>
              <w:spacing w:line="300" w:lineRule="auto"/>
              <w:jc w:val="center"/>
              <w:rPr>
                <w:rFonts w:ascii="Arial" w:eastAsia="Times New Roman" w:hAnsi="Arial" w:cs="Arial"/>
                <w:sz w:val="22"/>
                <w:lang w:val="en-US" w:eastAsia="nl-NL"/>
              </w:rPr>
            </w:pPr>
            <w:r w:rsidRPr="00042A4E">
              <w:rPr>
                <w:rFonts w:ascii="Google Sans" w:eastAsia="Times New Roman" w:hAnsi="Google Sans" w:cs="Arial"/>
                <w:b/>
                <w:bCs/>
                <w:color w:val="FFFFFF" w:themeColor="background1"/>
                <w:kern w:val="24"/>
                <w:sz w:val="22"/>
                <w:lang w:val="en-US" w:eastAsia="nl-NL"/>
              </w:rPr>
              <w:t>Label 2</w:t>
            </w:r>
          </w:p>
        </w:tc>
        <w:tc>
          <w:tcPr>
            <w:tcW w:w="135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0B5E9FFD" w14:textId="77777777" w:rsidR="00042A4E" w:rsidRPr="00042A4E" w:rsidRDefault="00042A4E" w:rsidP="2EABC22C">
            <w:pPr>
              <w:spacing w:line="300" w:lineRule="auto"/>
              <w:jc w:val="center"/>
              <w:rPr>
                <w:rFonts w:ascii="Arial" w:eastAsia="Times New Roman" w:hAnsi="Arial" w:cs="Arial"/>
                <w:sz w:val="22"/>
                <w:lang w:eastAsia="nl-NL"/>
              </w:rPr>
            </w:pPr>
            <w:commentRangeStart w:id="137"/>
            <w:commentRangeStart w:id="138"/>
            <w:proofErr w:type="spellStart"/>
            <w:r w:rsidRPr="2EABC22C">
              <w:rPr>
                <w:rFonts w:asciiTheme="minorHAnsi" w:eastAsia="Times New Roman" w:cs="Arial"/>
                <w:b/>
                <w:bCs/>
                <w:color w:val="FFFFFF" w:themeColor="light1"/>
                <w:kern w:val="24"/>
                <w:sz w:val="22"/>
                <w:lang w:eastAsia="nl-NL"/>
              </w:rPr>
              <w:t>Provine</w:t>
            </w:r>
            <w:proofErr w:type="spellEnd"/>
          </w:p>
          <w:p w14:paraId="482C69D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Raw</w:t>
            </w:r>
            <w:proofErr w:type="spellEnd"/>
            <w:r w:rsidRPr="00042A4E">
              <w:rPr>
                <w:rFonts w:asciiTheme="minorHAnsi" w:eastAsia="Times New Roman" w:cs="Arial"/>
                <w:b/>
                <w:bCs/>
                <w:color w:val="FFFFFF" w:themeColor="light1"/>
                <w:kern w:val="24"/>
                <w:sz w:val="22"/>
                <w:lang w:eastAsia="nl-NL"/>
              </w:rPr>
              <w:t>, 14v</w:t>
            </w:r>
          </w:p>
          <w:p w14:paraId="6AE4B757" w14:textId="77777777" w:rsidR="00042A4E" w:rsidRPr="00042A4E" w:rsidRDefault="00042A4E" w:rsidP="2EABC22C">
            <w:pPr>
              <w:spacing w:line="300" w:lineRule="auto"/>
              <w:jc w:val="center"/>
              <w:rPr>
                <w:rFonts w:ascii="Arial" w:eastAsia="Times New Roman" w:hAnsi="Arial" w:cs="Arial"/>
                <w:sz w:val="22"/>
                <w:lang w:eastAsia="nl-NL"/>
              </w:rPr>
            </w:pPr>
            <w:r w:rsidRPr="2EABC22C">
              <w:rPr>
                <w:rFonts w:asciiTheme="minorHAnsi" w:eastAsia="Times New Roman" w:cs="Arial"/>
                <w:b/>
                <w:bCs/>
                <w:color w:val="FFFFFF" w:themeColor="light1"/>
                <w:kern w:val="24"/>
                <w:sz w:val="22"/>
                <w:lang w:eastAsia="nl-NL"/>
              </w:rPr>
              <w:t>Label 3</w:t>
            </w:r>
            <w:commentRangeEnd w:id="137"/>
            <w:r w:rsidR="005540FF">
              <w:rPr>
                <w:rStyle w:val="CommentReference"/>
              </w:rPr>
              <w:commentReference w:id="137"/>
            </w:r>
            <w:commentRangeEnd w:id="138"/>
            <w:r>
              <w:rPr>
                <w:rStyle w:val="CommentReference"/>
              </w:rPr>
              <w:commentReference w:id="138"/>
            </w:r>
          </w:p>
          <w:p w14:paraId="635A6FD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 </w:t>
            </w:r>
          </w:p>
        </w:tc>
        <w:tc>
          <w:tcPr>
            <w:tcW w:w="11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1F80EF29"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Times New Roman" w:cs="Arial"/>
                <w:b/>
                <w:bCs/>
                <w:color w:val="FFFFFF" w:themeColor="light1"/>
                <w:kern w:val="24"/>
                <w:sz w:val="22"/>
                <w:lang w:eastAsia="nl-NL"/>
              </w:rPr>
              <w:t>Provine</w:t>
            </w:r>
            <w:proofErr w:type="spellEnd"/>
            <w:r w:rsidRPr="00042A4E">
              <w:rPr>
                <w:rFonts w:asciiTheme="minorHAnsi" w:eastAsia="Times New Roman" w:cs="Arial"/>
                <w:b/>
                <w:bCs/>
                <w:color w:val="FFFFFF" w:themeColor="light1"/>
                <w:kern w:val="24"/>
                <w:sz w:val="22"/>
                <w:lang w:eastAsia="nl-NL"/>
              </w:rPr>
              <w:t xml:space="preserve"> </w:t>
            </w:r>
          </w:p>
          <w:p w14:paraId="3063B4E3"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Times New Roman" w:cs="Arial"/>
                <w:b/>
                <w:bCs/>
                <w:color w:val="FFFFFF" w:themeColor="light1"/>
                <w:kern w:val="24"/>
                <w:sz w:val="22"/>
                <w:lang w:eastAsia="nl-NL"/>
              </w:rPr>
              <w:t>SNV, 13v</w:t>
            </w:r>
            <w:r w:rsidRPr="00042A4E">
              <w:rPr>
                <w:rFonts w:asciiTheme="minorHAnsi" w:eastAsia="Times New Roman" w:cs="Arial"/>
                <w:b/>
                <w:bCs/>
                <w:color w:val="FFFFFF" w:themeColor="light1"/>
                <w:kern w:val="24"/>
                <w:sz w:val="22"/>
                <w:lang w:eastAsia="nl-NL"/>
              </w:rPr>
              <w:t> </w:t>
            </w:r>
          </w:p>
          <w:p w14:paraId="7C1F3CC1"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829"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56AC59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Brioso</w:t>
            </w:r>
            <w:proofErr w:type="spellEnd"/>
          </w:p>
          <w:p w14:paraId="7C2A9634" w14:textId="77777777" w:rsidR="00042A4E" w:rsidRPr="00042A4E" w:rsidRDefault="00042A4E" w:rsidP="004D6B1C">
            <w:pPr>
              <w:spacing w:line="300" w:lineRule="auto"/>
              <w:jc w:val="center"/>
              <w:rPr>
                <w:rFonts w:ascii="Arial" w:eastAsia="Times New Roman" w:hAnsi="Arial" w:cs="Arial"/>
                <w:sz w:val="22"/>
                <w:lang w:eastAsia="nl-NL"/>
              </w:rPr>
            </w:pPr>
            <w:proofErr w:type="spellStart"/>
            <w:r w:rsidRPr="00042A4E">
              <w:rPr>
                <w:rFonts w:asciiTheme="minorHAnsi" w:eastAsia="Calibri" w:cs="Times New Roman"/>
                <w:b/>
                <w:bCs/>
                <w:color w:val="FFFFFF" w:themeColor="light1"/>
                <w:kern w:val="24"/>
                <w:sz w:val="22"/>
                <w:lang w:eastAsia="nl-NL"/>
              </w:rPr>
              <w:t>Raw</w:t>
            </w:r>
            <w:proofErr w:type="spellEnd"/>
            <w:r w:rsidRPr="00042A4E">
              <w:rPr>
                <w:rFonts w:asciiTheme="minorHAnsi" w:eastAsia="Calibri" w:cs="Times New Roman"/>
                <w:b/>
                <w:bCs/>
                <w:color w:val="FFFFFF" w:themeColor="light1"/>
                <w:kern w:val="24"/>
                <w:sz w:val="22"/>
                <w:lang w:eastAsia="nl-NL"/>
              </w:rPr>
              <w:t>, 18v</w:t>
            </w:r>
          </w:p>
          <w:p w14:paraId="08D1481F" w14:textId="77777777" w:rsidR="00042A4E" w:rsidRPr="00042A4E" w:rsidRDefault="00042A4E" w:rsidP="004D6B1C">
            <w:pPr>
              <w:spacing w:line="300" w:lineRule="auto"/>
              <w:jc w:val="center"/>
              <w:rPr>
                <w:rFonts w:ascii="Arial" w:eastAsia="Times New Roman" w:hAnsi="Arial" w:cs="Arial"/>
                <w:sz w:val="22"/>
                <w:lang w:eastAsia="nl-NL"/>
              </w:rPr>
            </w:pPr>
            <w:r w:rsidRPr="00042A4E">
              <w:rPr>
                <w:rFonts w:asciiTheme="minorHAnsi" w:eastAsia="Calibri" w:cs="Times New Roman"/>
                <w:b/>
                <w:bCs/>
                <w:color w:val="FFFFFF" w:themeColor="light1"/>
                <w:kern w:val="24"/>
                <w:sz w:val="22"/>
                <w:lang w:eastAsia="nl-NL"/>
              </w:rPr>
              <w:t>Label 2</w:t>
            </w:r>
          </w:p>
        </w:tc>
        <w:tc>
          <w:tcPr>
            <w:tcW w:w="1296" w:type="dxa"/>
            <w:tcBorders>
              <w:top w:val="single" w:sz="4" w:space="0" w:color="auto"/>
              <w:left w:val="single" w:sz="4" w:space="0" w:color="auto"/>
              <w:bottom w:val="single" w:sz="4" w:space="0" w:color="auto"/>
              <w:right w:val="single" w:sz="4" w:space="0" w:color="auto"/>
            </w:tcBorders>
            <w:shd w:val="clear" w:color="auto" w:fill="005172"/>
            <w:tcMar>
              <w:top w:w="15" w:type="dxa"/>
              <w:left w:w="42" w:type="dxa"/>
              <w:bottom w:w="0" w:type="dxa"/>
              <w:right w:w="42" w:type="dxa"/>
            </w:tcMar>
            <w:vAlign w:val="center"/>
            <w:hideMark/>
          </w:tcPr>
          <w:p w14:paraId="5F2A892D" w14:textId="77777777" w:rsidR="00042A4E" w:rsidRPr="00574BFF" w:rsidRDefault="00042A4E" w:rsidP="004D6B1C">
            <w:pPr>
              <w:spacing w:line="300" w:lineRule="auto"/>
              <w:jc w:val="center"/>
              <w:rPr>
                <w:rFonts w:ascii="Arial" w:eastAsia="Times New Roman" w:hAnsi="Arial" w:cs="Arial"/>
                <w:sz w:val="20"/>
                <w:szCs w:val="20"/>
                <w:lang w:val="en-US" w:eastAsia="nl-NL"/>
              </w:rPr>
            </w:pPr>
            <w:r w:rsidRPr="73083DBA">
              <w:rPr>
                <w:rFonts w:asciiTheme="minorHAnsi" w:eastAsia="Times New Roman" w:cs="Arial"/>
                <w:b/>
                <w:bCs/>
                <w:color w:val="FFFFFF" w:themeColor="light1"/>
                <w:kern w:val="24"/>
                <w:sz w:val="20"/>
                <w:szCs w:val="20"/>
                <w:lang w:val="en-US" w:eastAsia="nl-NL"/>
              </w:rPr>
              <w:t>Global model</w:t>
            </w:r>
          </w:p>
          <w:p w14:paraId="7DDD6F64" w14:textId="77777777" w:rsidR="00042A4E" w:rsidRPr="00574BFF" w:rsidRDefault="00042A4E" w:rsidP="004D6B1C">
            <w:pPr>
              <w:spacing w:line="300" w:lineRule="auto"/>
              <w:jc w:val="center"/>
              <w:rPr>
                <w:rFonts w:ascii="Arial" w:eastAsia="Times New Roman" w:hAnsi="Arial" w:cs="Arial"/>
                <w:sz w:val="36"/>
                <w:szCs w:val="36"/>
                <w:lang w:val="en-US" w:eastAsia="nl-NL"/>
              </w:rPr>
            </w:pPr>
            <w:r w:rsidRPr="00574BFF">
              <w:rPr>
                <w:rFonts w:asciiTheme="minorHAnsi" w:eastAsia="Times New Roman" w:cs="Arial"/>
                <w:b/>
                <w:bCs/>
                <w:color w:val="FFFFFF" w:themeColor="light1"/>
                <w:kern w:val="24"/>
                <w:sz w:val="16"/>
                <w:szCs w:val="16"/>
                <w:lang w:val="en-US" w:eastAsia="nl-NL"/>
              </w:rPr>
              <w:t>SNV, (</w:t>
            </w:r>
            <w:proofErr w:type="spellStart"/>
            <w:r w:rsidRPr="00574BFF">
              <w:rPr>
                <w:rFonts w:asciiTheme="minorHAnsi" w:eastAsia="Times New Roman" w:cs="Arial"/>
                <w:b/>
                <w:bCs/>
                <w:color w:val="FFFFFF" w:themeColor="light1"/>
                <w:kern w:val="24"/>
                <w:sz w:val="16"/>
                <w:szCs w:val="16"/>
                <w:lang w:val="en-US" w:eastAsia="nl-NL"/>
              </w:rPr>
              <w:t>Cap+Pro</w:t>
            </w:r>
            <w:proofErr w:type="spellEnd"/>
            <w:r w:rsidRPr="00574BFF">
              <w:rPr>
                <w:rFonts w:asciiTheme="minorHAnsi" w:eastAsia="Times New Roman" w:cs="Arial"/>
                <w:b/>
                <w:bCs/>
                <w:color w:val="FFFFFF" w:themeColor="light1"/>
                <w:kern w:val="24"/>
                <w:sz w:val="16"/>
                <w:szCs w:val="16"/>
                <w:lang w:val="en-US" w:eastAsia="nl-NL"/>
              </w:rPr>
              <w:t>)</w:t>
            </w:r>
          </w:p>
          <w:p w14:paraId="33074CA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6v</w:t>
            </w:r>
          </w:p>
          <w:p w14:paraId="3A15AB1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val="en-US" w:eastAsia="nl-NL"/>
              </w:rPr>
              <w:t>Label 2</w:t>
            </w:r>
          </w:p>
          <w:p w14:paraId="6C508EA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asciiTheme="minorHAnsi" w:eastAsia="Times New Roman" w:cs="Arial"/>
                <w:b/>
                <w:bCs/>
                <w:color w:val="FFFFFF" w:themeColor="light1"/>
                <w:kern w:val="24"/>
                <w:sz w:val="16"/>
                <w:szCs w:val="16"/>
                <w:lang w:eastAsia="nl-NL"/>
              </w:rPr>
              <w:t> </w:t>
            </w:r>
          </w:p>
        </w:tc>
      </w:tr>
      <w:tr w:rsidR="00775E78" w:rsidRPr="00574BFF" w14:paraId="6AFBDD70" w14:textId="77777777" w:rsidTr="00022EBE">
        <w:trPr>
          <w:trHeight w:val="381"/>
        </w:trPr>
        <w:tc>
          <w:tcPr>
            <w:tcW w:w="1672" w:type="dxa"/>
            <w:tcBorders>
              <w:top w:val="single" w:sz="4" w:space="0" w:color="auto"/>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6B84CF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Accuracy</w:t>
            </w:r>
            <w:proofErr w:type="spellEnd"/>
          </w:p>
        </w:tc>
        <w:tc>
          <w:tcPr>
            <w:tcW w:w="999" w:type="dxa"/>
            <w:tcBorders>
              <w:top w:val="single" w:sz="4" w:space="0" w:color="auto"/>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576E3EB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0.83</w:t>
            </w:r>
          </w:p>
        </w:tc>
        <w:tc>
          <w:tcPr>
            <w:tcW w:w="1192"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B687375"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0.84</w:t>
            </w:r>
          </w:p>
        </w:tc>
        <w:tc>
          <w:tcPr>
            <w:tcW w:w="135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312210D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0.71</w:t>
            </w:r>
          </w:p>
        </w:tc>
        <w:tc>
          <w:tcPr>
            <w:tcW w:w="11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02ECF0EF"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56E3B8B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0.66</w:t>
            </w:r>
          </w:p>
        </w:tc>
        <w:tc>
          <w:tcPr>
            <w:tcW w:w="1296" w:type="dxa"/>
            <w:tcBorders>
              <w:top w:val="single" w:sz="4" w:space="0" w:color="auto"/>
              <w:left w:val="nil"/>
              <w:bottom w:val="nil"/>
              <w:right w:val="nil"/>
            </w:tcBorders>
            <w:shd w:val="clear" w:color="auto" w:fill="CBD0D5"/>
            <w:tcMar>
              <w:top w:w="15" w:type="dxa"/>
              <w:left w:w="42" w:type="dxa"/>
              <w:bottom w:w="0" w:type="dxa"/>
              <w:right w:w="42" w:type="dxa"/>
            </w:tcMar>
            <w:vAlign w:val="center"/>
            <w:hideMark/>
          </w:tcPr>
          <w:p w14:paraId="1B6774E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6D9DFCD2"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E8B036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Sensitivity</w:t>
            </w:r>
            <w:proofErr w:type="spellEnd"/>
            <w:r w:rsidRPr="00574BFF">
              <w:rPr>
                <w:rFonts w:eastAsia="Times New Roman" w:cs="Arial"/>
                <w:kern w:val="24"/>
                <w:sz w:val="16"/>
                <w:szCs w:val="16"/>
                <w:lang w:eastAsia="nl-NL"/>
              </w:rPr>
              <w:t xml:space="preserve"> or </w:t>
            </w:r>
            <w:proofErr w:type="spellStart"/>
            <w:r w:rsidRPr="00574BFF">
              <w:rPr>
                <w:rFonts w:eastAsia="Times New Roman" w:cs="Arial"/>
                <w:kern w:val="24"/>
                <w:sz w:val="16"/>
                <w:szCs w:val="16"/>
                <w:lang w:eastAsia="nl-NL"/>
              </w:rPr>
              <w:t>recall</w:t>
            </w:r>
            <w:proofErr w:type="spellEnd"/>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660E637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510B303D"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54663B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0.08</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6CF9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0.76</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37A83FDB"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0.43</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902DB26"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0.81</w:t>
            </w:r>
          </w:p>
        </w:tc>
      </w:tr>
      <w:tr w:rsidR="00042A4E" w:rsidRPr="00574BFF" w14:paraId="32426A08"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60F8F115"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Specificity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945A8F1"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0.64</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06EF82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0.89</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C319D8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val="en-US" w:eastAsia="nl-NL"/>
              </w:rPr>
              <w:t>0.97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6675C6FE"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0.65</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5FF4E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0.88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2E47AA9"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val="en-US" w:eastAsia="nl-NL"/>
              </w:rPr>
              <w:t>0.58</w:t>
            </w:r>
          </w:p>
        </w:tc>
      </w:tr>
      <w:tr w:rsidR="00042A4E" w:rsidRPr="00574BFF" w14:paraId="50BDEA4D"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8EA77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Precision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15E6AFE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4DF7EE6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3B813D4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0.50</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6817D90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75EDC9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0.77</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6616073"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0.66</w:t>
            </w:r>
          </w:p>
        </w:tc>
      </w:tr>
      <w:tr w:rsidR="00042A4E" w:rsidRPr="00574BFF" w14:paraId="0CE64AF9" w14:textId="77777777" w:rsidTr="00022EBE">
        <w:trPr>
          <w:trHeight w:val="381"/>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20D2739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Balanced accuracy</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44A996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38FD2912"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Calibri" w:cs="Times New Roman"/>
                <w:color w:val="000000" w:themeColor="text1"/>
                <w:kern w:val="24"/>
                <w:sz w:val="16"/>
                <w:szCs w:val="16"/>
                <w:lang w:eastAsia="nl-NL"/>
              </w:rPr>
              <w:t>0.80</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31D5DF8"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0.52</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78AAE967"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0.71</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FC90D5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23E7C110" w14:textId="77777777" w:rsidR="00042A4E" w:rsidRPr="0038513E" w:rsidRDefault="00042A4E" w:rsidP="004D6B1C">
            <w:pPr>
              <w:spacing w:line="300" w:lineRule="auto"/>
              <w:jc w:val="center"/>
              <w:rPr>
                <w:rFonts w:ascii="Arial" w:eastAsia="Times New Roman" w:hAnsi="Arial" w:cs="Arial"/>
                <w:sz w:val="36"/>
                <w:szCs w:val="36"/>
                <w:lang w:eastAsia="nl-NL"/>
              </w:rPr>
            </w:pPr>
            <w:r w:rsidRPr="00022EBE">
              <w:rPr>
                <w:rFonts w:eastAsia="Times New Roman" w:cs="Arial"/>
                <w:color w:val="000000" w:themeColor="text1"/>
                <w:kern w:val="24"/>
                <w:sz w:val="16"/>
                <w:szCs w:val="16"/>
                <w:lang w:eastAsia="nl-NL"/>
              </w:rPr>
              <w:t>0.70</w:t>
            </w:r>
          </w:p>
        </w:tc>
      </w:tr>
      <w:tr w:rsidR="00042A4E" w:rsidRPr="00574BFF" w14:paraId="557DFA2D"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79D6E2D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Geometric mean</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3C9F8C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0.75</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365A93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0.79</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BC978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0.27</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0B2D1B9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0.70</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C87F04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0.62</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2AE95C12"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0.69</w:t>
            </w:r>
          </w:p>
        </w:tc>
      </w:tr>
      <w:tr w:rsidR="00042A4E" w:rsidRPr="00574BFF" w14:paraId="1582A5BC"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CF36FC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kern w:val="24"/>
                <w:sz w:val="16"/>
                <w:szCs w:val="16"/>
                <w:lang w:val="en-US" w:eastAsia="nl-NL"/>
              </w:rPr>
              <w:t>F-measure</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2151B6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0.89</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7EC9625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0.71</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0ECF4DC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0.14</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41E67F9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0.73</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42B895B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0.55</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51C88AD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0.73</w:t>
            </w:r>
          </w:p>
        </w:tc>
      </w:tr>
      <w:tr w:rsidR="00042A4E" w:rsidRPr="00574BFF" w14:paraId="680C10E5"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501CD20C"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lastRenderedPageBreak/>
              <w:t>Youden’s</w:t>
            </w:r>
            <w:proofErr w:type="spellEnd"/>
            <w:r w:rsidRPr="00574BFF">
              <w:rPr>
                <w:rFonts w:eastAsia="Times New Roman" w:cs="Arial"/>
                <w:kern w:val="24"/>
                <w:sz w:val="16"/>
                <w:szCs w:val="16"/>
                <w:lang w:eastAsia="nl-NL"/>
              </w:rPr>
              <w:t xml:space="preserve"> Index</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7CB2EB6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0.53</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76FDAE7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0.60</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7D1B53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0.05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1C4E777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0.41</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0948C97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0.31</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64994C2C"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0.39</w:t>
            </w:r>
          </w:p>
        </w:tc>
      </w:tr>
      <w:tr w:rsidR="00042A4E" w:rsidRPr="00574BFF" w14:paraId="53BB1C32" w14:textId="77777777" w:rsidTr="00022EBE">
        <w:trPr>
          <w:trHeight w:val="296"/>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31F10406"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Positive</w:t>
            </w:r>
            <w:proofErr w:type="spellEnd"/>
            <w:r w:rsidRPr="00574BFF">
              <w:rPr>
                <w:rFonts w:eastAsia="Times New Roman" w:cs="Arial"/>
                <w:kern w:val="24"/>
                <w:sz w:val="16"/>
                <w:szCs w:val="16"/>
                <w:lang w:eastAsia="nl-NL"/>
              </w:rPr>
              <w:t xml:space="preserve"> </w:t>
            </w: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E7E9EB"/>
            <w:tcMar>
              <w:top w:w="15" w:type="dxa"/>
              <w:left w:w="42" w:type="dxa"/>
              <w:bottom w:w="0" w:type="dxa"/>
              <w:right w:w="42" w:type="dxa"/>
            </w:tcMar>
            <w:vAlign w:val="center"/>
            <w:hideMark/>
          </w:tcPr>
          <w:p w14:paraId="06342410"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2.47</w:t>
            </w:r>
          </w:p>
        </w:tc>
        <w:tc>
          <w:tcPr>
            <w:tcW w:w="1192" w:type="dxa"/>
            <w:tcBorders>
              <w:top w:val="nil"/>
              <w:left w:val="nil"/>
              <w:bottom w:val="nil"/>
              <w:right w:val="nil"/>
            </w:tcBorders>
            <w:shd w:val="clear" w:color="auto" w:fill="E7E9EB"/>
            <w:tcMar>
              <w:top w:w="15" w:type="dxa"/>
              <w:left w:w="42" w:type="dxa"/>
              <w:bottom w:w="0" w:type="dxa"/>
              <w:right w:w="42" w:type="dxa"/>
            </w:tcMar>
            <w:vAlign w:val="center"/>
            <w:hideMark/>
          </w:tcPr>
          <w:p w14:paraId="1958310A"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6.45</w:t>
            </w:r>
          </w:p>
        </w:tc>
        <w:tc>
          <w:tcPr>
            <w:tcW w:w="1359" w:type="dxa"/>
            <w:tcBorders>
              <w:top w:val="nil"/>
              <w:left w:val="nil"/>
              <w:bottom w:val="nil"/>
              <w:right w:val="nil"/>
            </w:tcBorders>
            <w:shd w:val="clear" w:color="auto" w:fill="E7E9EB"/>
            <w:tcMar>
              <w:top w:w="15" w:type="dxa"/>
              <w:left w:w="42" w:type="dxa"/>
              <w:bottom w:w="0" w:type="dxa"/>
              <w:right w:w="42" w:type="dxa"/>
            </w:tcMar>
            <w:vAlign w:val="center"/>
            <w:hideMark/>
          </w:tcPr>
          <w:p w14:paraId="675DFB1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2.67</w:t>
            </w:r>
          </w:p>
        </w:tc>
        <w:tc>
          <w:tcPr>
            <w:tcW w:w="1129" w:type="dxa"/>
            <w:tcBorders>
              <w:top w:val="nil"/>
              <w:left w:val="nil"/>
              <w:bottom w:val="nil"/>
              <w:right w:val="nil"/>
            </w:tcBorders>
            <w:shd w:val="clear" w:color="auto" w:fill="E7E9EB"/>
            <w:tcMar>
              <w:top w:w="15" w:type="dxa"/>
              <w:left w:w="42" w:type="dxa"/>
              <w:bottom w:w="0" w:type="dxa"/>
              <w:right w:w="42" w:type="dxa"/>
            </w:tcMar>
            <w:vAlign w:val="center"/>
            <w:hideMark/>
          </w:tcPr>
          <w:p w14:paraId="1B766C8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2.17</w:t>
            </w:r>
          </w:p>
        </w:tc>
        <w:tc>
          <w:tcPr>
            <w:tcW w:w="829" w:type="dxa"/>
            <w:tcBorders>
              <w:top w:val="nil"/>
              <w:left w:val="nil"/>
              <w:bottom w:val="nil"/>
              <w:right w:val="nil"/>
            </w:tcBorders>
            <w:shd w:val="clear" w:color="auto" w:fill="E7E9EB"/>
            <w:tcMar>
              <w:top w:w="15" w:type="dxa"/>
              <w:left w:w="42" w:type="dxa"/>
              <w:bottom w:w="0" w:type="dxa"/>
              <w:right w:w="42" w:type="dxa"/>
            </w:tcMar>
            <w:vAlign w:val="center"/>
            <w:hideMark/>
          </w:tcPr>
          <w:p w14:paraId="292D982F"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3.58</w:t>
            </w:r>
          </w:p>
        </w:tc>
        <w:tc>
          <w:tcPr>
            <w:tcW w:w="1296" w:type="dxa"/>
            <w:tcBorders>
              <w:top w:val="nil"/>
              <w:left w:val="nil"/>
              <w:bottom w:val="nil"/>
              <w:right w:val="nil"/>
            </w:tcBorders>
            <w:shd w:val="clear" w:color="auto" w:fill="E7E9EB"/>
            <w:tcMar>
              <w:top w:w="15" w:type="dxa"/>
              <w:left w:w="42" w:type="dxa"/>
              <w:bottom w:w="0" w:type="dxa"/>
              <w:right w:w="42" w:type="dxa"/>
            </w:tcMar>
            <w:vAlign w:val="center"/>
            <w:hideMark/>
          </w:tcPr>
          <w:p w14:paraId="4B854BD6"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1.93</w:t>
            </w:r>
          </w:p>
        </w:tc>
      </w:tr>
      <w:tr w:rsidR="00042A4E" w:rsidRPr="00574BFF" w14:paraId="42C86FC5" w14:textId="77777777" w:rsidTr="00022EBE">
        <w:trPr>
          <w:trHeight w:val="533"/>
        </w:trPr>
        <w:tc>
          <w:tcPr>
            <w:tcW w:w="1672" w:type="dxa"/>
            <w:tcBorders>
              <w:top w:val="nil"/>
              <w:left w:val="nil"/>
              <w:bottom w:val="nil"/>
              <w:right w:val="single" w:sz="18" w:space="0" w:color="FFFFFF" w:themeColor="background1"/>
            </w:tcBorders>
            <w:shd w:val="clear" w:color="auto" w:fill="AAB3BC"/>
            <w:tcMar>
              <w:top w:w="15" w:type="dxa"/>
              <w:left w:w="42" w:type="dxa"/>
              <w:bottom w:w="0" w:type="dxa"/>
              <w:right w:w="42" w:type="dxa"/>
            </w:tcMar>
            <w:vAlign w:val="center"/>
            <w:hideMark/>
          </w:tcPr>
          <w:p w14:paraId="4C3580A2"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Negative</w:t>
            </w:r>
            <w:proofErr w:type="spellEnd"/>
          </w:p>
          <w:p w14:paraId="3B9491DB" w14:textId="77777777" w:rsidR="00042A4E" w:rsidRPr="00574BFF" w:rsidRDefault="00042A4E" w:rsidP="004D6B1C">
            <w:pPr>
              <w:spacing w:line="300" w:lineRule="auto"/>
              <w:jc w:val="center"/>
              <w:rPr>
                <w:rFonts w:ascii="Arial" w:eastAsia="Times New Roman" w:hAnsi="Arial" w:cs="Arial"/>
                <w:sz w:val="36"/>
                <w:szCs w:val="36"/>
                <w:lang w:eastAsia="nl-NL"/>
              </w:rPr>
            </w:pPr>
            <w:proofErr w:type="spellStart"/>
            <w:r w:rsidRPr="00574BFF">
              <w:rPr>
                <w:rFonts w:eastAsia="Times New Roman" w:cs="Arial"/>
                <w:kern w:val="24"/>
                <w:sz w:val="16"/>
                <w:szCs w:val="16"/>
                <w:lang w:eastAsia="nl-NL"/>
              </w:rPr>
              <w:t>likelihood</w:t>
            </w:r>
            <w:proofErr w:type="spellEnd"/>
            <w:r w:rsidRPr="00574BFF">
              <w:rPr>
                <w:rFonts w:eastAsia="Times New Roman" w:cs="Arial"/>
                <w:kern w:val="24"/>
                <w:sz w:val="16"/>
                <w:szCs w:val="16"/>
                <w:lang w:eastAsia="nl-NL"/>
              </w:rPr>
              <w:t xml:space="preserve"> ratio</w:t>
            </w:r>
          </w:p>
        </w:tc>
        <w:tc>
          <w:tcPr>
            <w:tcW w:w="999" w:type="dxa"/>
            <w:tcBorders>
              <w:top w:val="nil"/>
              <w:left w:val="single" w:sz="18" w:space="0" w:color="FFFFFF" w:themeColor="background1"/>
              <w:bottom w:val="nil"/>
              <w:right w:val="nil"/>
            </w:tcBorders>
            <w:shd w:val="clear" w:color="auto" w:fill="CBD0D5"/>
            <w:tcMar>
              <w:top w:w="15" w:type="dxa"/>
              <w:left w:w="42" w:type="dxa"/>
              <w:bottom w:w="0" w:type="dxa"/>
              <w:right w:w="42" w:type="dxa"/>
            </w:tcMar>
            <w:vAlign w:val="center"/>
            <w:hideMark/>
          </w:tcPr>
          <w:p w14:paraId="4DAC519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0.17</w:t>
            </w:r>
          </w:p>
        </w:tc>
        <w:tc>
          <w:tcPr>
            <w:tcW w:w="1192" w:type="dxa"/>
            <w:tcBorders>
              <w:top w:val="nil"/>
              <w:left w:val="nil"/>
              <w:bottom w:val="nil"/>
              <w:right w:val="nil"/>
            </w:tcBorders>
            <w:shd w:val="clear" w:color="auto" w:fill="CBD0D5"/>
            <w:tcMar>
              <w:top w:w="15" w:type="dxa"/>
              <w:left w:w="42" w:type="dxa"/>
              <w:bottom w:w="0" w:type="dxa"/>
              <w:right w:w="42" w:type="dxa"/>
            </w:tcMar>
            <w:vAlign w:val="center"/>
            <w:hideMark/>
          </w:tcPr>
          <w:p w14:paraId="66C27E7E"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0.32</w:t>
            </w:r>
          </w:p>
        </w:tc>
        <w:tc>
          <w:tcPr>
            <w:tcW w:w="1359" w:type="dxa"/>
            <w:tcBorders>
              <w:top w:val="nil"/>
              <w:left w:val="nil"/>
              <w:bottom w:val="nil"/>
              <w:right w:val="nil"/>
            </w:tcBorders>
            <w:shd w:val="clear" w:color="auto" w:fill="CBD0D5"/>
            <w:tcMar>
              <w:top w:w="15" w:type="dxa"/>
              <w:left w:w="42" w:type="dxa"/>
              <w:bottom w:w="0" w:type="dxa"/>
              <w:right w:w="42" w:type="dxa"/>
            </w:tcMar>
            <w:vAlign w:val="center"/>
            <w:hideMark/>
          </w:tcPr>
          <w:p w14:paraId="4E7B9EE9"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0.95</w:t>
            </w:r>
          </w:p>
        </w:tc>
        <w:tc>
          <w:tcPr>
            <w:tcW w:w="1129" w:type="dxa"/>
            <w:tcBorders>
              <w:top w:val="nil"/>
              <w:left w:val="nil"/>
              <w:bottom w:val="nil"/>
              <w:right w:val="nil"/>
            </w:tcBorders>
            <w:shd w:val="clear" w:color="auto" w:fill="CBD0D5"/>
            <w:tcMar>
              <w:top w:w="15" w:type="dxa"/>
              <w:left w:w="42" w:type="dxa"/>
              <w:bottom w:w="0" w:type="dxa"/>
              <w:right w:w="42" w:type="dxa"/>
            </w:tcMar>
            <w:vAlign w:val="center"/>
            <w:hideMark/>
          </w:tcPr>
          <w:p w14:paraId="778C2323"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0.37</w:t>
            </w:r>
          </w:p>
        </w:tc>
        <w:tc>
          <w:tcPr>
            <w:tcW w:w="829" w:type="dxa"/>
            <w:tcBorders>
              <w:top w:val="nil"/>
              <w:left w:val="nil"/>
              <w:bottom w:val="nil"/>
              <w:right w:val="nil"/>
            </w:tcBorders>
            <w:shd w:val="clear" w:color="auto" w:fill="CBD0D5"/>
            <w:tcMar>
              <w:top w:w="15" w:type="dxa"/>
              <w:left w:w="42" w:type="dxa"/>
              <w:bottom w:w="0" w:type="dxa"/>
              <w:right w:w="42" w:type="dxa"/>
            </w:tcMar>
            <w:vAlign w:val="center"/>
            <w:hideMark/>
          </w:tcPr>
          <w:p w14:paraId="562CF564"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Calibri" w:cs="Times New Roman"/>
                <w:color w:val="000000" w:themeColor="text1"/>
                <w:kern w:val="24"/>
                <w:sz w:val="16"/>
                <w:szCs w:val="16"/>
                <w:lang w:eastAsia="nl-NL"/>
              </w:rPr>
              <w:t>0.65</w:t>
            </w:r>
          </w:p>
        </w:tc>
        <w:tc>
          <w:tcPr>
            <w:tcW w:w="1296" w:type="dxa"/>
            <w:tcBorders>
              <w:top w:val="nil"/>
              <w:left w:val="nil"/>
              <w:bottom w:val="nil"/>
              <w:right w:val="nil"/>
            </w:tcBorders>
            <w:shd w:val="clear" w:color="auto" w:fill="CBD0D5"/>
            <w:tcMar>
              <w:top w:w="15" w:type="dxa"/>
              <w:left w:w="42" w:type="dxa"/>
              <w:bottom w:w="0" w:type="dxa"/>
              <w:right w:w="42" w:type="dxa"/>
            </w:tcMar>
            <w:vAlign w:val="center"/>
            <w:hideMark/>
          </w:tcPr>
          <w:p w14:paraId="3E183C27" w14:textId="77777777" w:rsidR="00042A4E" w:rsidRPr="00574BFF" w:rsidRDefault="00042A4E" w:rsidP="004D6B1C">
            <w:pPr>
              <w:spacing w:line="300" w:lineRule="auto"/>
              <w:jc w:val="center"/>
              <w:rPr>
                <w:rFonts w:ascii="Arial" w:eastAsia="Times New Roman" w:hAnsi="Arial" w:cs="Arial"/>
                <w:sz w:val="36"/>
                <w:szCs w:val="36"/>
                <w:lang w:eastAsia="nl-NL"/>
              </w:rPr>
            </w:pPr>
            <w:r w:rsidRPr="00574BFF">
              <w:rPr>
                <w:rFonts w:eastAsia="Times New Roman" w:cs="Arial"/>
                <w:color w:val="000000" w:themeColor="text1"/>
                <w:kern w:val="24"/>
                <w:sz w:val="16"/>
                <w:szCs w:val="16"/>
                <w:lang w:eastAsia="nl-NL"/>
              </w:rPr>
              <w:t>0.33</w:t>
            </w:r>
          </w:p>
        </w:tc>
      </w:tr>
      <w:bookmarkEnd w:id="135"/>
    </w:tbl>
    <w:p w14:paraId="04AF59FF" w14:textId="5643AA53" w:rsidR="007B7528" w:rsidRDefault="007B7528" w:rsidP="00B3288C">
      <w:pPr>
        <w:jc w:val="both"/>
        <w:rPr>
          <w:b/>
          <w:bCs/>
          <w:sz w:val="16"/>
          <w:szCs w:val="16"/>
          <w:lang w:val="en-US"/>
        </w:rPr>
      </w:pPr>
    </w:p>
    <w:p w14:paraId="55C23968" w14:textId="77777777" w:rsidR="00042A4E" w:rsidRDefault="00042A4E" w:rsidP="00042A4E">
      <w:pPr>
        <w:jc w:val="both"/>
        <w:rPr>
          <w:sz w:val="24"/>
          <w:szCs w:val="24"/>
          <w:lang w:val="en-US"/>
        </w:rPr>
      </w:pPr>
      <w:bookmarkStart w:id="139" w:name="_Hlk149899823"/>
    </w:p>
    <w:p w14:paraId="17212E97" w14:textId="21BFA71F" w:rsidR="00042A4E" w:rsidRDefault="00042A4E" w:rsidP="006C3E95">
      <w:pPr>
        <w:spacing w:after="0" w:line="240" w:lineRule="auto"/>
        <w:jc w:val="both"/>
        <w:rPr>
          <w:ins w:id="140" w:author="Bertotto, Mercedes" w:date="2024-01-30T09:26:00Z"/>
          <w:sz w:val="24"/>
          <w:szCs w:val="24"/>
          <w:lang w:val="en-US"/>
        </w:rPr>
      </w:pPr>
      <w:r>
        <w:rPr>
          <w:sz w:val="24"/>
          <w:szCs w:val="24"/>
          <w:lang w:val="en-US"/>
        </w:rPr>
        <w:t>Table 7 and Figure 8, show</w:t>
      </w:r>
      <w:r w:rsidRPr="00F16CDC">
        <w:rPr>
          <w:sz w:val="24"/>
          <w:szCs w:val="24"/>
          <w:lang w:val="en-US"/>
        </w:rPr>
        <w:t xml:space="preserve"> PLSDA modeling</w:t>
      </w:r>
      <w:r>
        <w:rPr>
          <w:sz w:val="24"/>
          <w:szCs w:val="24"/>
          <w:lang w:val="en-US"/>
        </w:rPr>
        <w:t xml:space="preserve"> results</w:t>
      </w:r>
      <w:r w:rsidRPr="00F16CDC">
        <w:rPr>
          <w:sz w:val="24"/>
          <w:szCs w:val="24"/>
          <w:lang w:val="en-US"/>
        </w:rPr>
        <w:t xml:space="preserve"> </w:t>
      </w:r>
      <w:r w:rsidRPr="0094368E">
        <w:rPr>
          <w:sz w:val="24"/>
          <w:szCs w:val="24"/>
          <w:lang w:val="en-US"/>
        </w:rPr>
        <w:t>of all the optimal models in this study.</w:t>
      </w:r>
      <w:r w:rsidRPr="00E807E0">
        <w:rPr>
          <w:lang w:val="en-US"/>
        </w:rPr>
        <w:t xml:space="preserve"> </w:t>
      </w:r>
      <w:r w:rsidRPr="00123E1E">
        <w:rPr>
          <w:sz w:val="24"/>
          <w:szCs w:val="24"/>
          <w:lang w:val="en-US"/>
        </w:rPr>
        <w:t>B</w:t>
      </w:r>
      <w:r w:rsidR="006C3E95">
        <w:rPr>
          <w:sz w:val="24"/>
          <w:szCs w:val="24"/>
          <w:lang w:val="en-US"/>
        </w:rPr>
        <w:t>alanced accuracy</w:t>
      </w:r>
      <w:r>
        <w:rPr>
          <w:sz w:val="24"/>
          <w:szCs w:val="24"/>
          <w:lang w:val="en-US"/>
        </w:rPr>
        <w:t xml:space="preserve"> was comparable </w:t>
      </w:r>
      <w:r w:rsidRPr="00123E1E">
        <w:rPr>
          <w:sz w:val="24"/>
          <w:szCs w:val="24"/>
          <w:lang w:val="en-US"/>
        </w:rPr>
        <w:t xml:space="preserve"> to traditional accuracy in </w:t>
      </w:r>
      <w:r>
        <w:rPr>
          <w:sz w:val="24"/>
          <w:szCs w:val="24"/>
          <w:lang w:val="en-US"/>
        </w:rPr>
        <w:t xml:space="preserve">all </w:t>
      </w:r>
      <w:r w:rsidRPr="00123E1E">
        <w:rPr>
          <w:sz w:val="24"/>
          <w:szCs w:val="24"/>
          <w:lang w:val="en-US"/>
        </w:rPr>
        <w:t>model</w:t>
      </w:r>
      <w:r>
        <w:rPr>
          <w:sz w:val="24"/>
          <w:szCs w:val="24"/>
          <w:lang w:val="en-US"/>
        </w:rPr>
        <w:t xml:space="preserve">s created with Scenario 2, </w:t>
      </w:r>
      <w:r w:rsidRPr="00123E1E">
        <w:rPr>
          <w:sz w:val="24"/>
          <w:szCs w:val="24"/>
          <w:lang w:val="en-US"/>
        </w:rPr>
        <w:t>showing that the classifier performed equally well on either class</w:t>
      </w:r>
      <w:r>
        <w:rPr>
          <w:sz w:val="24"/>
          <w:szCs w:val="24"/>
          <w:lang w:val="en-US"/>
        </w:rPr>
        <w:t xml:space="preserve">. </w:t>
      </w:r>
    </w:p>
    <w:p w14:paraId="507B20E2" w14:textId="77777777" w:rsidR="00884093" w:rsidRDefault="00884093" w:rsidP="006C3E95">
      <w:pPr>
        <w:spacing w:after="0" w:line="240" w:lineRule="auto"/>
        <w:jc w:val="both"/>
        <w:rPr>
          <w:sz w:val="24"/>
          <w:szCs w:val="24"/>
          <w:lang w:val="en-US"/>
        </w:rPr>
      </w:pPr>
    </w:p>
    <w:p w14:paraId="6CF52662" w14:textId="74ACDD31" w:rsidR="009656B0" w:rsidRPr="009656B0" w:rsidRDefault="009656B0" w:rsidP="006C3E95">
      <w:pPr>
        <w:spacing w:after="0" w:line="240" w:lineRule="auto"/>
        <w:jc w:val="both"/>
        <w:rPr>
          <w:sz w:val="24"/>
          <w:szCs w:val="24"/>
          <w:lang w:val="en-US"/>
        </w:rPr>
      </w:pPr>
      <w:r w:rsidRPr="009656B0">
        <w:rPr>
          <w:rStyle w:val="cf01"/>
          <w:rFonts w:ascii="Verdana" w:hAnsi="Verdana"/>
          <w:sz w:val="24"/>
          <w:szCs w:val="24"/>
          <w:lang w:val="en-US"/>
        </w:rPr>
        <w:t xml:space="preserve">Accurate predictions for healthy sepals were as follows: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(0.71),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(0.76), Global model (0.81). Similarly, for diseased sepals correctly classified as such: </w:t>
      </w:r>
      <w:proofErr w:type="spellStart"/>
      <w:r w:rsidRPr="009656B0">
        <w:rPr>
          <w:rStyle w:val="cf01"/>
          <w:rFonts w:ascii="Verdana" w:hAnsi="Verdana"/>
          <w:sz w:val="24"/>
          <w:szCs w:val="24"/>
          <w:lang w:val="en-US"/>
        </w:rPr>
        <w:t>Cappricia</w:t>
      </w:r>
      <w:proofErr w:type="spellEnd"/>
      <w:r w:rsidRPr="009656B0">
        <w:rPr>
          <w:rStyle w:val="cf01"/>
          <w:rFonts w:ascii="Verdana" w:hAnsi="Verdana"/>
          <w:sz w:val="24"/>
          <w:szCs w:val="24"/>
          <w:lang w:val="en-US"/>
        </w:rPr>
        <w:t xml:space="preserve"> (0.89), </w:t>
      </w:r>
      <w:proofErr w:type="spellStart"/>
      <w:r w:rsidRPr="009656B0">
        <w:rPr>
          <w:rStyle w:val="cf01"/>
          <w:rFonts w:ascii="Verdana" w:hAnsi="Verdana"/>
          <w:sz w:val="24"/>
          <w:szCs w:val="24"/>
          <w:lang w:val="en-US"/>
        </w:rPr>
        <w:t>Provine</w:t>
      </w:r>
      <w:proofErr w:type="spellEnd"/>
      <w:r w:rsidRPr="009656B0">
        <w:rPr>
          <w:rStyle w:val="cf01"/>
          <w:rFonts w:ascii="Verdana" w:hAnsi="Verdana"/>
          <w:sz w:val="24"/>
          <w:szCs w:val="24"/>
          <w:lang w:val="en-US"/>
        </w:rPr>
        <w:t xml:space="preserve"> (0.65), Global model (0.58).</w:t>
      </w:r>
    </w:p>
    <w:p w14:paraId="328C2C78" w14:textId="27E36354" w:rsidR="00042A4E" w:rsidRDefault="00042A4E" w:rsidP="006C3E95">
      <w:pPr>
        <w:spacing w:after="0" w:line="240" w:lineRule="auto"/>
        <w:jc w:val="both"/>
        <w:rPr>
          <w:ins w:id="141" w:author="Bertotto, Mercedes" w:date="2024-01-30T09:26:00Z"/>
          <w:sz w:val="24"/>
          <w:szCs w:val="24"/>
          <w:lang w:val="en-US"/>
        </w:rPr>
      </w:pPr>
      <w:r w:rsidRPr="2EABC22C">
        <w:rPr>
          <w:sz w:val="24"/>
          <w:szCs w:val="24"/>
          <w:lang w:val="en-US"/>
        </w:rPr>
        <w:t>Moreover,</w:t>
      </w:r>
      <w:r w:rsidR="67D64147" w:rsidRPr="2EABC22C">
        <w:rPr>
          <w:sz w:val="24"/>
          <w:szCs w:val="24"/>
          <w:lang w:val="en-US"/>
        </w:rPr>
        <w:t xml:space="preserve"> </w:t>
      </w:r>
      <w:r w:rsidRPr="2EABC22C">
        <w:rPr>
          <w:sz w:val="24"/>
          <w:szCs w:val="24"/>
          <w:lang w:val="en-US"/>
        </w:rPr>
        <w:t>good performances on both positive and negative classes were found in</w:t>
      </w:r>
      <w:r w:rsidR="0019490C" w:rsidRPr="2EABC22C">
        <w:rPr>
          <w:sz w:val="24"/>
          <w:szCs w:val="24"/>
          <w:lang w:val="en-US"/>
        </w:rPr>
        <w:t xml:space="preserve"> the</w:t>
      </w:r>
      <w:r w:rsidRPr="2EABC22C">
        <w:rPr>
          <w:sz w:val="24"/>
          <w:szCs w:val="24"/>
          <w:lang w:val="en-US"/>
        </w:rPr>
        <w:t xml:space="preserve"> </w:t>
      </w:r>
      <w:proofErr w:type="spellStart"/>
      <w:r w:rsidRPr="2EABC22C">
        <w:rPr>
          <w:sz w:val="24"/>
          <w:szCs w:val="24"/>
          <w:lang w:val="en-US"/>
        </w:rPr>
        <w:t>Cappricia</w:t>
      </w:r>
      <w:proofErr w:type="spellEnd"/>
      <w:r w:rsidRPr="2EABC22C">
        <w:rPr>
          <w:sz w:val="24"/>
          <w:szCs w:val="24"/>
          <w:lang w:val="en-US"/>
        </w:rPr>
        <w:t xml:space="preserve"> </w:t>
      </w:r>
      <w:proofErr w:type="spellStart"/>
      <w:r w:rsidRPr="2EABC22C">
        <w:rPr>
          <w:sz w:val="24"/>
          <w:szCs w:val="24"/>
          <w:lang w:val="en-US"/>
        </w:rPr>
        <w:t>Intravariety</w:t>
      </w:r>
      <w:proofErr w:type="spellEnd"/>
      <w:r w:rsidRPr="2EABC22C">
        <w:rPr>
          <w:sz w:val="24"/>
          <w:szCs w:val="24"/>
          <w:lang w:val="en-US"/>
        </w:rPr>
        <w:t xml:space="preserve"> model. High positive likelihood ratio of  6.45 (above 1: increased evidence for disease-free) for </w:t>
      </w:r>
      <w:r w:rsidR="00056906" w:rsidRPr="2EABC22C">
        <w:rPr>
          <w:sz w:val="24"/>
          <w:szCs w:val="24"/>
          <w:lang w:val="en-US"/>
        </w:rPr>
        <w:t xml:space="preserve">the </w:t>
      </w:r>
      <w:r w:rsidRPr="2EABC22C">
        <w:rPr>
          <w:sz w:val="24"/>
          <w:szCs w:val="24"/>
          <w:lang w:val="en-US"/>
        </w:rPr>
        <w:t>Healthy class; Low negative likelihood ratio of 0.32</w:t>
      </w:r>
      <w:r w:rsidR="00ADC3F2" w:rsidRPr="2EABC22C">
        <w:rPr>
          <w:sz w:val="24"/>
          <w:szCs w:val="24"/>
          <w:lang w:val="en-US"/>
        </w:rPr>
        <w:t xml:space="preserve"> </w:t>
      </w:r>
      <w:r w:rsidRPr="2EABC22C">
        <w:rPr>
          <w:sz w:val="24"/>
          <w:szCs w:val="24"/>
          <w:lang w:val="en-US"/>
        </w:rPr>
        <w:t xml:space="preserve">(increased evidence for disease) for </w:t>
      </w:r>
      <w:r w:rsidR="00056906" w:rsidRPr="2EABC22C">
        <w:rPr>
          <w:sz w:val="24"/>
          <w:szCs w:val="24"/>
          <w:lang w:val="en-US"/>
        </w:rPr>
        <w:t xml:space="preserve">the </w:t>
      </w:r>
      <w:r w:rsidR="004A106B" w:rsidRPr="2EABC22C">
        <w:rPr>
          <w:sz w:val="24"/>
          <w:szCs w:val="24"/>
          <w:lang w:val="en-US"/>
        </w:rPr>
        <w:t xml:space="preserve">Infected </w:t>
      </w:r>
      <w:r w:rsidRPr="2EABC22C">
        <w:rPr>
          <w:sz w:val="24"/>
          <w:szCs w:val="24"/>
          <w:lang w:val="en-US"/>
        </w:rPr>
        <w:t xml:space="preserve">class. </w:t>
      </w:r>
    </w:p>
    <w:p w14:paraId="59665BAA" w14:textId="77777777" w:rsidR="00884093" w:rsidRPr="004945A6" w:rsidRDefault="00884093" w:rsidP="006C3E95">
      <w:pPr>
        <w:spacing w:after="0" w:line="240" w:lineRule="auto"/>
        <w:jc w:val="both"/>
        <w:rPr>
          <w:sz w:val="24"/>
          <w:szCs w:val="24"/>
          <w:lang w:val="en-US"/>
        </w:rPr>
      </w:pPr>
    </w:p>
    <w:p w14:paraId="09961FB5" w14:textId="18AC566E" w:rsidR="00042A4E" w:rsidRDefault="00C866C2" w:rsidP="00A1149E">
      <w:pPr>
        <w:spacing w:after="0" w:line="240" w:lineRule="auto"/>
        <w:jc w:val="both"/>
        <w:rPr>
          <w:ins w:id="142" w:author="Bertotto, Mercedes" w:date="2024-02-05T14:21:00Z"/>
          <w:sz w:val="24"/>
          <w:szCs w:val="24"/>
          <w:lang w:val="en-US"/>
        </w:rPr>
      </w:pPr>
      <w:r w:rsidRPr="00C866C2">
        <w:rPr>
          <w:sz w:val="24"/>
          <w:szCs w:val="24"/>
          <w:lang w:val="en-US"/>
        </w:rPr>
        <w:t xml:space="preserve">For two-class classification, the geometric mean </w:t>
      </w:r>
      <w:r w:rsidR="00E03BCF">
        <w:rPr>
          <w:sz w:val="24"/>
          <w:szCs w:val="24"/>
          <w:lang w:val="en-US"/>
        </w:rPr>
        <w:t>was</w:t>
      </w:r>
      <w:r w:rsidRPr="00C866C2">
        <w:rPr>
          <w:sz w:val="24"/>
          <w:szCs w:val="24"/>
          <w:lang w:val="en-US"/>
        </w:rPr>
        <w:t xml:space="preserve"> calculated as the square root of the product of specificity and sensitivity.</w:t>
      </w:r>
      <w:r w:rsidR="00E03BCF">
        <w:rPr>
          <w:sz w:val="24"/>
          <w:szCs w:val="24"/>
          <w:lang w:val="en-US"/>
        </w:rPr>
        <w:t xml:space="preserve"> As a rule, </w:t>
      </w:r>
      <w:r w:rsidRPr="00C866C2">
        <w:rPr>
          <w:sz w:val="24"/>
          <w:szCs w:val="24"/>
          <w:lang w:val="en-US"/>
        </w:rPr>
        <w:t xml:space="preserve"> If one of the classes cannot be recognized by the model, this parameter tends to zero</w:t>
      </w:r>
      <w:r w:rsidR="00E03BCF">
        <w:rPr>
          <w:sz w:val="24"/>
          <w:szCs w:val="24"/>
          <w:lang w:val="en-US"/>
        </w:rPr>
        <w:t xml:space="preserve">. </w:t>
      </w:r>
      <w:r w:rsidR="00383ED3">
        <w:rPr>
          <w:sz w:val="24"/>
          <w:szCs w:val="24"/>
          <w:vertAlign w:val="superscript"/>
          <w:lang w:val="en-US"/>
        </w:rPr>
        <w:fldChar w:fldCharType="begin"/>
      </w:r>
      <w:r w:rsidR="002F2BBA">
        <w:rPr>
          <w:sz w:val="24"/>
          <w:szCs w:val="24"/>
          <w:vertAlign w:val="superscript"/>
          <w:lang w:val="en-US"/>
        </w:rPr>
        <w:instrText xml:space="preserve"> ADDIN EN.CITE &lt;EndNote&gt;&lt;Cite&gt;&lt;RecNum&gt;72&lt;/RecNum&gt;&lt;DisplayText&gt;(60)&lt;/DisplayText&gt;&lt;record&gt;&lt;rec-number&gt;72&lt;/rec-number&gt;&lt;foreign-keys&gt;&lt;key app="EN" db-id="ws9rdx2wn0xd03eresrvdse5d5dp5rap0a09" timestamp="1706614597"&gt;72&lt;/key&gt;&lt;/foreign-keys&gt;&lt;ref-type name="Blog"&gt;56&lt;/ref-type&gt;&lt;contributors&gt;&lt;/contributors&gt;&lt;titles&gt;&lt;title&gt;geometric_mean_score. Available from&lt;/title&gt;&lt;/titles&gt;&lt;dates&gt;&lt;/dates&gt;&lt;pub-location&gt;https://imbalancedlearn.org/stable/references/generated/imblearn.metrics.geometric_mean_score. Last accesed on the 30th January 2024.&lt;/pub-location&gt;&lt;urls&gt;&lt;/urls&gt;&lt;/record&gt;&lt;/Cite&gt;&lt;/EndNote&gt;</w:instrText>
      </w:r>
      <w:r w:rsidR="00383ED3">
        <w:rPr>
          <w:sz w:val="24"/>
          <w:szCs w:val="24"/>
          <w:vertAlign w:val="superscript"/>
          <w:lang w:val="en-US"/>
        </w:rPr>
        <w:fldChar w:fldCharType="separate"/>
      </w:r>
      <w:r w:rsidR="002F2BBA">
        <w:rPr>
          <w:noProof/>
          <w:sz w:val="24"/>
          <w:szCs w:val="24"/>
          <w:vertAlign w:val="superscript"/>
          <w:lang w:val="en-US"/>
        </w:rPr>
        <w:t>(60)</w:t>
      </w:r>
      <w:r w:rsidR="00383ED3">
        <w:rPr>
          <w:sz w:val="24"/>
          <w:szCs w:val="24"/>
          <w:vertAlign w:val="superscript"/>
          <w:lang w:val="en-US"/>
        </w:rPr>
        <w:fldChar w:fldCharType="end"/>
      </w:r>
      <w:r w:rsidR="000F7D13" w:rsidRPr="00A1149E">
        <w:rPr>
          <w:color w:val="FF0000"/>
          <w:sz w:val="24"/>
          <w:szCs w:val="24"/>
          <w:lang w:val="en-US"/>
        </w:rPr>
        <w:t xml:space="preserve"> </w:t>
      </w:r>
      <w:r w:rsidR="000F7D13" w:rsidRPr="000F7D13">
        <w:rPr>
          <w:sz w:val="24"/>
          <w:szCs w:val="24"/>
          <w:lang w:val="en-US"/>
        </w:rPr>
        <w:t>This parameter showed this behavior, when its values were less than 0.5</w:t>
      </w:r>
      <w:r w:rsidR="000F7D13">
        <w:rPr>
          <w:sz w:val="24"/>
          <w:szCs w:val="24"/>
          <w:lang w:val="en-US"/>
        </w:rPr>
        <w:t xml:space="preserve">. </w:t>
      </w:r>
      <w:r w:rsidRPr="00C866C2">
        <w:rPr>
          <w:sz w:val="24"/>
          <w:szCs w:val="24"/>
          <w:lang w:val="en-US"/>
        </w:rPr>
        <w:t xml:space="preserve">This is  was observed in the case of </w:t>
      </w:r>
      <w:r w:rsidR="000F7D13">
        <w:rPr>
          <w:sz w:val="24"/>
          <w:szCs w:val="24"/>
          <w:lang w:val="en-US"/>
        </w:rPr>
        <w:t>sample</w:t>
      </w:r>
      <w:r w:rsidRPr="00C866C2">
        <w:rPr>
          <w:sz w:val="24"/>
          <w:szCs w:val="24"/>
          <w:lang w:val="en-US"/>
        </w:rPr>
        <w:t xml:space="preserve"> classification </w:t>
      </w:r>
      <w:r w:rsidR="000F7D13">
        <w:rPr>
          <w:sz w:val="24"/>
          <w:szCs w:val="24"/>
          <w:lang w:val="en-US"/>
        </w:rPr>
        <w:t>of the</w:t>
      </w:r>
      <w:r w:rsidRPr="00C866C2">
        <w:rPr>
          <w:sz w:val="24"/>
          <w:szCs w:val="24"/>
          <w:lang w:val="en-US"/>
        </w:rPr>
        <w:t xml:space="preserve"> </w:t>
      </w:r>
      <w:proofErr w:type="spellStart"/>
      <w:r w:rsidRPr="00C866C2">
        <w:rPr>
          <w:sz w:val="24"/>
          <w:szCs w:val="24"/>
          <w:lang w:val="en-US"/>
        </w:rPr>
        <w:t>Provine</w:t>
      </w:r>
      <w:proofErr w:type="spellEnd"/>
      <w:r w:rsidRPr="00C866C2">
        <w:rPr>
          <w:sz w:val="24"/>
          <w:szCs w:val="24"/>
          <w:lang w:val="en-US"/>
        </w:rPr>
        <w:t xml:space="preserve"> variety using </w:t>
      </w:r>
      <w:r w:rsidR="008E7FAA">
        <w:rPr>
          <w:sz w:val="24"/>
          <w:szCs w:val="24"/>
          <w:lang w:val="en-US"/>
        </w:rPr>
        <w:t>S</w:t>
      </w:r>
      <w:r w:rsidRPr="00C866C2">
        <w:rPr>
          <w:sz w:val="24"/>
          <w:szCs w:val="24"/>
          <w:lang w:val="en-US"/>
        </w:rPr>
        <w:t>cenario 3</w:t>
      </w:r>
      <w:r w:rsidR="00E03BCF">
        <w:rPr>
          <w:sz w:val="24"/>
          <w:szCs w:val="24"/>
          <w:lang w:val="en-US"/>
        </w:rPr>
        <w:t>:</w:t>
      </w:r>
      <w:r w:rsidRPr="00C866C2">
        <w:rPr>
          <w:sz w:val="24"/>
          <w:szCs w:val="24"/>
          <w:lang w:val="en-US"/>
        </w:rPr>
        <w:t xml:space="preserve"> although the specificity of this model </w:t>
      </w:r>
      <w:r w:rsidR="00E03BCF">
        <w:rPr>
          <w:sz w:val="24"/>
          <w:szCs w:val="24"/>
          <w:lang w:val="en-US"/>
        </w:rPr>
        <w:t>was</w:t>
      </w:r>
      <w:r w:rsidRPr="00C866C2">
        <w:rPr>
          <w:sz w:val="24"/>
          <w:szCs w:val="24"/>
          <w:lang w:val="en-US"/>
        </w:rPr>
        <w:t xml:space="preserve"> high, </w:t>
      </w:r>
      <w:r w:rsidR="00E03BCF">
        <w:rPr>
          <w:sz w:val="24"/>
          <w:szCs w:val="24"/>
          <w:lang w:val="en-US"/>
        </w:rPr>
        <w:t>the</w:t>
      </w:r>
      <w:r w:rsidRPr="00C866C2">
        <w:rPr>
          <w:sz w:val="24"/>
          <w:szCs w:val="24"/>
          <w:lang w:val="en-US"/>
        </w:rPr>
        <w:t xml:space="preserve"> sensitivity </w:t>
      </w:r>
      <w:r w:rsidR="00E03BCF">
        <w:rPr>
          <w:sz w:val="24"/>
          <w:szCs w:val="24"/>
          <w:lang w:val="en-US"/>
        </w:rPr>
        <w:t>was</w:t>
      </w:r>
      <w:r w:rsidRPr="00C866C2">
        <w:rPr>
          <w:sz w:val="24"/>
          <w:szCs w:val="24"/>
          <w:lang w:val="en-US"/>
        </w:rPr>
        <w:t xml:space="preserve"> very low (0.08)</w:t>
      </w:r>
      <w:r w:rsidR="000F7D13">
        <w:rPr>
          <w:sz w:val="24"/>
          <w:szCs w:val="24"/>
          <w:lang w:val="en-US"/>
        </w:rPr>
        <w:t>, and the GM was 0.28</w:t>
      </w:r>
      <w:r w:rsidRPr="00C866C2">
        <w:rPr>
          <w:sz w:val="24"/>
          <w:szCs w:val="24"/>
          <w:lang w:val="en-US"/>
        </w:rPr>
        <w:t xml:space="preserve">. </w:t>
      </w:r>
      <w:r w:rsidR="00BB62C6" w:rsidRPr="00BB62C6">
        <w:rPr>
          <w:sz w:val="24"/>
          <w:szCs w:val="24"/>
          <w:lang w:val="en-US"/>
        </w:rPr>
        <w:t>In all other cases, this parameter was greater than 0.5 showing that the models were able to recognize both classes.</w:t>
      </w:r>
    </w:p>
    <w:p w14:paraId="3CE1C88C" w14:textId="77777777" w:rsidR="008E7FAA" w:rsidRDefault="008E7FAA" w:rsidP="00A1149E">
      <w:pPr>
        <w:spacing w:after="0" w:line="240" w:lineRule="auto"/>
        <w:jc w:val="both"/>
        <w:rPr>
          <w:ins w:id="143" w:author="Bertotto, Mercedes" w:date="2024-02-05T14:21:00Z"/>
          <w:sz w:val="24"/>
          <w:szCs w:val="24"/>
          <w:lang w:val="en-US"/>
        </w:rPr>
      </w:pPr>
    </w:p>
    <w:p w14:paraId="51B8D7A7" w14:textId="77777777" w:rsidR="008E7FAA" w:rsidRDefault="008E7FAA" w:rsidP="00A1149E">
      <w:pPr>
        <w:spacing w:after="0" w:line="240" w:lineRule="auto"/>
        <w:jc w:val="both"/>
        <w:rPr>
          <w:sz w:val="24"/>
          <w:szCs w:val="24"/>
          <w:lang w:val="en-US"/>
        </w:rPr>
      </w:pPr>
    </w:p>
    <w:p w14:paraId="43E33814" w14:textId="77777777" w:rsidR="00A1149E" w:rsidRDefault="00A1149E" w:rsidP="00022EBE">
      <w:pPr>
        <w:spacing w:after="0" w:line="240" w:lineRule="auto"/>
        <w:jc w:val="both"/>
        <w:rPr>
          <w:sz w:val="24"/>
          <w:szCs w:val="24"/>
          <w:lang w:val="en-US"/>
        </w:rPr>
      </w:pPr>
    </w:p>
    <w:bookmarkEnd w:id="139"/>
    <w:p w14:paraId="228A7766" w14:textId="163E7943" w:rsidR="00A31B04" w:rsidRDefault="00A31B04" w:rsidP="00A1149E">
      <w:pPr>
        <w:spacing w:after="0" w:line="240" w:lineRule="auto"/>
        <w:jc w:val="both"/>
        <w:rPr>
          <w:b/>
          <w:bCs/>
          <w:sz w:val="24"/>
          <w:szCs w:val="24"/>
          <w:lang w:val="en-US"/>
        </w:rPr>
      </w:pPr>
      <w:r w:rsidRPr="00022EBE">
        <w:rPr>
          <w:b/>
          <w:bCs/>
          <w:sz w:val="24"/>
          <w:szCs w:val="24"/>
          <w:lang w:val="en-US"/>
        </w:rPr>
        <w:t>4) Conclusion</w:t>
      </w:r>
    </w:p>
    <w:p w14:paraId="4AB3D7F1" w14:textId="77777777" w:rsidR="00A31B04" w:rsidRPr="00022EBE" w:rsidRDefault="00A31B04" w:rsidP="00A1149E">
      <w:pPr>
        <w:spacing w:after="0" w:line="240" w:lineRule="auto"/>
        <w:jc w:val="both"/>
        <w:rPr>
          <w:b/>
          <w:bCs/>
          <w:sz w:val="24"/>
          <w:szCs w:val="24"/>
          <w:lang w:val="en-US"/>
        </w:rPr>
      </w:pPr>
    </w:p>
    <w:p w14:paraId="0792E6A8" w14:textId="4BBF39D5" w:rsidR="72FBAC23" w:rsidRDefault="48426B08" w:rsidP="00022EBE">
      <w:pPr>
        <w:spacing w:after="0" w:line="240" w:lineRule="auto"/>
        <w:jc w:val="both"/>
        <w:rPr>
          <w:ins w:id="144" w:author="Bertotto, Mercedes" w:date="2024-01-30T09:26:00Z"/>
          <w:sz w:val="24"/>
          <w:szCs w:val="24"/>
          <w:lang w:val="en-US"/>
        </w:rPr>
      </w:pPr>
      <w:r w:rsidRPr="4B3C4A62">
        <w:rPr>
          <w:sz w:val="24"/>
          <w:szCs w:val="24"/>
          <w:lang w:val="en-US"/>
        </w:rPr>
        <w:t>This work was carried out with the objective of developing a method to detect the susceptibility of freshly harvested tomatoes to the presence of fungi, in non-destructive ways, and before the disease can be observed visually.</w:t>
      </w:r>
      <w:r w:rsidR="00A1149E">
        <w:rPr>
          <w:sz w:val="24"/>
          <w:szCs w:val="24"/>
          <w:lang w:val="en-US"/>
        </w:rPr>
        <w:t xml:space="preserve"> </w:t>
      </w:r>
      <w:r w:rsidRPr="4B3C4A62">
        <w:rPr>
          <w:sz w:val="24"/>
          <w:szCs w:val="24"/>
          <w:lang w:val="en-US"/>
        </w:rPr>
        <w:t>For this, hyperspectral images of the samples were measured, and models were developed based on their relationships with ground truth data.</w:t>
      </w:r>
    </w:p>
    <w:p w14:paraId="021A7B0C" w14:textId="77777777" w:rsidR="00884093" w:rsidRDefault="00884093" w:rsidP="00022EBE">
      <w:pPr>
        <w:spacing w:after="0" w:line="240" w:lineRule="auto"/>
        <w:jc w:val="both"/>
        <w:rPr>
          <w:sz w:val="24"/>
          <w:szCs w:val="24"/>
          <w:lang w:val="en-US"/>
        </w:rPr>
      </w:pPr>
    </w:p>
    <w:p w14:paraId="6B20560E" w14:textId="5023307F" w:rsidR="72FBAC23" w:rsidRDefault="48426B08" w:rsidP="00022EBE">
      <w:pPr>
        <w:spacing w:after="0" w:line="240" w:lineRule="auto"/>
        <w:jc w:val="both"/>
        <w:rPr>
          <w:ins w:id="145" w:author="Bertotto, Mercedes" w:date="2024-01-30T09:26:00Z"/>
          <w:sz w:val="24"/>
          <w:szCs w:val="24"/>
          <w:lang w:val="en-US"/>
        </w:rPr>
      </w:pPr>
      <w:r w:rsidRPr="4B3C4A62">
        <w:rPr>
          <w:sz w:val="24"/>
          <w:szCs w:val="24"/>
          <w:lang w:val="en-US"/>
        </w:rPr>
        <w:t>The models can be divided into three general categories: those calibrated and validated using a single variety (</w:t>
      </w:r>
      <w:proofErr w:type="spellStart"/>
      <w:r w:rsidRPr="4B3C4A62">
        <w:rPr>
          <w:sz w:val="24"/>
          <w:szCs w:val="24"/>
          <w:lang w:val="en-US"/>
        </w:rPr>
        <w:t>intravariety</w:t>
      </w:r>
      <w:proofErr w:type="spellEnd"/>
      <w:r w:rsidRPr="4B3C4A62">
        <w:rPr>
          <w:sz w:val="24"/>
          <w:szCs w:val="24"/>
          <w:lang w:val="en-US"/>
        </w:rPr>
        <w:t>), and finally those calibrated and validated with several varieties together (global models). In all cases, the best results were found using scenario 2 as a reference.</w:t>
      </w:r>
    </w:p>
    <w:p w14:paraId="710857F8" w14:textId="77777777" w:rsidR="00884093" w:rsidRDefault="00884093" w:rsidP="00022EBE">
      <w:pPr>
        <w:spacing w:after="0" w:line="240" w:lineRule="auto"/>
        <w:jc w:val="both"/>
        <w:rPr>
          <w:sz w:val="24"/>
          <w:szCs w:val="24"/>
          <w:lang w:val="en-US"/>
        </w:rPr>
      </w:pPr>
    </w:p>
    <w:p w14:paraId="23264DAF" w14:textId="25C785BC" w:rsidR="72FBAC23" w:rsidRDefault="48426B08" w:rsidP="00022EBE">
      <w:pPr>
        <w:spacing w:after="0" w:line="240" w:lineRule="auto"/>
        <w:jc w:val="both"/>
        <w:rPr>
          <w:sz w:val="24"/>
          <w:szCs w:val="24"/>
          <w:lang w:val="en-US"/>
        </w:rPr>
      </w:pPr>
      <w:r w:rsidRPr="4B3C4A62">
        <w:rPr>
          <w:sz w:val="24"/>
          <w:szCs w:val="24"/>
          <w:lang w:val="en-US"/>
        </w:rPr>
        <w:t xml:space="preserve">Within the first category, the optimal model was created with the </w:t>
      </w:r>
      <w:proofErr w:type="spellStart"/>
      <w:r w:rsidRPr="4B3C4A62">
        <w:rPr>
          <w:sz w:val="24"/>
          <w:szCs w:val="24"/>
          <w:lang w:val="en-US"/>
        </w:rPr>
        <w:t>Cappricia</w:t>
      </w:r>
      <w:proofErr w:type="spellEnd"/>
      <w:r w:rsidRPr="4B3C4A62">
        <w:rPr>
          <w:sz w:val="24"/>
          <w:szCs w:val="24"/>
          <w:lang w:val="en-US"/>
        </w:rPr>
        <w:t xml:space="preserve"> variety: Balanced accuracy= 0.80; Sensitivity= 0.71 and Specificity= 0.89.</w:t>
      </w:r>
    </w:p>
    <w:p w14:paraId="699EF915" w14:textId="605C74BC" w:rsidR="72FBAC23" w:rsidRDefault="48426B08" w:rsidP="00022EBE">
      <w:pPr>
        <w:spacing w:after="0" w:line="240" w:lineRule="auto"/>
        <w:jc w:val="both"/>
        <w:rPr>
          <w:ins w:id="146" w:author="Bertotto, Mercedes" w:date="2024-01-30T09:26:00Z"/>
          <w:sz w:val="24"/>
          <w:szCs w:val="24"/>
          <w:lang w:val="en-US"/>
        </w:rPr>
      </w:pPr>
      <w:r w:rsidRPr="4B3C4A62">
        <w:rPr>
          <w:sz w:val="24"/>
          <w:szCs w:val="24"/>
          <w:lang w:val="en-US"/>
        </w:rPr>
        <w:t xml:space="preserve">As for the global models, the optimal models were calibrated using </w:t>
      </w:r>
      <w:proofErr w:type="spellStart"/>
      <w:r w:rsidRPr="4B3C4A62">
        <w:rPr>
          <w:sz w:val="24"/>
          <w:szCs w:val="24"/>
          <w:lang w:val="en-US"/>
        </w:rPr>
        <w:t>Cappricia</w:t>
      </w:r>
      <w:proofErr w:type="spellEnd"/>
      <w:r w:rsidRPr="4B3C4A62">
        <w:rPr>
          <w:sz w:val="24"/>
          <w:szCs w:val="24"/>
          <w:lang w:val="en-US"/>
        </w:rPr>
        <w:t xml:space="preserve"> and </w:t>
      </w:r>
      <w:proofErr w:type="spellStart"/>
      <w:r w:rsidRPr="4B3C4A62">
        <w:rPr>
          <w:sz w:val="24"/>
          <w:szCs w:val="24"/>
          <w:lang w:val="en-US"/>
        </w:rPr>
        <w:t>Provine</w:t>
      </w:r>
      <w:proofErr w:type="spellEnd"/>
      <w:r w:rsidRPr="4B3C4A62">
        <w:rPr>
          <w:sz w:val="24"/>
          <w:szCs w:val="24"/>
          <w:lang w:val="en-US"/>
        </w:rPr>
        <w:t xml:space="preserve"> together: Balanced accuracy=0.70, Sensitivity=0.81; Specificity=0.58.</w:t>
      </w:r>
    </w:p>
    <w:p w14:paraId="55F72989" w14:textId="77777777" w:rsidR="00884093" w:rsidRPr="00A1149E" w:rsidRDefault="00884093" w:rsidP="00022EBE">
      <w:pPr>
        <w:spacing w:after="0" w:line="240" w:lineRule="auto"/>
        <w:jc w:val="both"/>
        <w:rPr>
          <w:lang w:val="en-US"/>
        </w:rPr>
      </w:pPr>
    </w:p>
    <w:p w14:paraId="3CCF74B9" w14:textId="0193C8BD" w:rsidR="48426B08" w:rsidRDefault="48426B08" w:rsidP="00A1149E">
      <w:pPr>
        <w:spacing w:after="0" w:line="240" w:lineRule="auto"/>
        <w:jc w:val="both"/>
        <w:rPr>
          <w:sz w:val="24"/>
          <w:szCs w:val="24"/>
          <w:lang w:val="en-US"/>
        </w:rPr>
      </w:pPr>
      <w:r w:rsidRPr="4B3C4A62">
        <w:rPr>
          <w:sz w:val="24"/>
          <w:szCs w:val="24"/>
          <w:lang w:val="en-US"/>
        </w:rPr>
        <w:t xml:space="preserve">The results from this research suggest the conclusion that discrimination between more susceptible and less susceptible samples is feasible under controlled conditions.  </w:t>
      </w:r>
    </w:p>
    <w:p w14:paraId="4B891CFD" w14:textId="77777777" w:rsidR="00A1149E" w:rsidRDefault="00A1149E" w:rsidP="00022EBE">
      <w:pPr>
        <w:spacing w:after="0" w:line="240" w:lineRule="auto"/>
        <w:jc w:val="both"/>
        <w:rPr>
          <w:sz w:val="24"/>
          <w:szCs w:val="24"/>
          <w:lang w:val="en-US"/>
        </w:rPr>
      </w:pPr>
    </w:p>
    <w:p w14:paraId="5D471D3E" w14:textId="77777777" w:rsidR="00ED2C9D" w:rsidRPr="00ED2C9D" w:rsidRDefault="00ED2C9D" w:rsidP="00022EBE">
      <w:pPr>
        <w:spacing w:after="0" w:line="240" w:lineRule="auto"/>
        <w:jc w:val="both"/>
        <w:rPr>
          <w:sz w:val="24"/>
          <w:szCs w:val="24"/>
          <w:lang w:val="en-US"/>
        </w:rPr>
      </w:pPr>
      <w:r w:rsidRPr="00ED2C9D">
        <w:rPr>
          <w:b/>
          <w:bCs/>
          <w:sz w:val="24"/>
          <w:szCs w:val="24"/>
          <w:lang w:val="en-GB"/>
        </w:rPr>
        <w:t>Acknowledgements</w:t>
      </w:r>
    </w:p>
    <w:p w14:paraId="0C39B0E3" w14:textId="09834882" w:rsidR="00ED2C9D" w:rsidRDefault="00ED2C9D" w:rsidP="00022EBE">
      <w:pPr>
        <w:spacing w:after="0" w:line="240" w:lineRule="auto"/>
        <w:jc w:val="both"/>
        <w:rPr>
          <w:sz w:val="24"/>
          <w:szCs w:val="24"/>
          <w:lang w:val="en-US"/>
        </w:rPr>
      </w:pPr>
      <w:r w:rsidRPr="00ED2C9D">
        <w:rPr>
          <w:sz w:val="24"/>
          <w:szCs w:val="24"/>
          <w:lang w:val="en-US"/>
        </w:rPr>
        <w:t>The authors would like to thank the EU commission for funding obtained through the ANTARES Horizon 2020 project (grant 664387). </w:t>
      </w:r>
    </w:p>
    <w:p w14:paraId="7F068157" w14:textId="3B107488" w:rsidR="00052D72" w:rsidRPr="00704DBC" w:rsidRDefault="007B703C" w:rsidP="00022EBE">
      <w:pPr>
        <w:spacing w:after="0" w:line="240" w:lineRule="auto"/>
        <w:jc w:val="both"/>
        <w:rPr>
          <w:b/>
          <w:bCs/>
          <w:sz w:val="24"/>
          <w:szCs w:val="24"/>
          <w:lang w:val="en-US"/>
        </w:rPr>
      </w:pPr>
      <w:r w:rsidRPr="00704DBC">
        <w:rPr>
          <w:b/>
          <w:bCs/>
          <w:sz w:val="24"/>
          <w:szCs w:val="24"/>
          <w:lang w:val="en-US"/>
        </w:rPr>
        <w:t>Conflicts of interest</w:t>
      </w:r>
    </w:p>
    <w:p w14:paraId="31F9B20C" w14:textId="04D3923E" w:rsidR="007B703C" w:rsidRDefault="007B703C" w:rsidP="00022EBE">
      <w:pPr>
        <w:spacing w:after="0" w:line="240" w:lineRule="auto"/>
        <w:jc w:val="both"/>
        <w:rPr>
          <w:sz w:val="24"/>
          <w:szCs w:val="24"/>
          <w:lang w:val="en-US"/>
        </w:rPr>
      </w:pPr>
      <w:r>
        <w:rPr>
          <w:sz w:val="24"/>
          <w:szCs w:val="24"/>
          <w:lang w:val="en-US"/>
        </w:rPr>
        <w:t>The authors declare no conflicts of interest.</w:t>
      </w:r>
    </w:p>
    <w:p w14:paraId="3B319BB1" w14:textId="6011103F" w:rsidR="00E40777" w:rsidRDefault="00E40777" w:rsidP="00AE6499">
      <w:pPr>
        <w:jc w:val="both"/>
        <w:rPr>
          <w:ins w:id="147" w:author="Bertotto, Mercedes" w:date="2024-01-30T12:37:00Z"/>
          <w:b/>
          <w:bCs/>
          <w:sz w:val="24"/>
          <w:szCs w:val="24"/>
          <w:lang w:val="en-US"/>
        </w:rPr>
      </w:pPr>
    </w:p>
    <w:p w14:paraId="2533AA27" w14:textId="77777777" w:rsidR="00052D72" w:rsidRDefault="00052D72" w:rsidP="00AE6499">
      <w:pPr>
        <w:jc w:val="both"/>
        <w:rPr>
          <w:ins w:id="148" w:author="Bertotto, Mercedes" w:date="2024-01-30T12:37:00Z"/>
          <w:b/>
          <w:bCs/>
          <w:sz w:val="24"/>
          <w:szCs w:val="24"/>
          <w:lang w:val="en-US"/>
        </w:rPr>
      </w:pPr>
    </w:p>
    <w:p w14:paraId="00DB1A89" w14:textId="77777777" w:rsidR="00052D72" w:rsidRDefault="00052D72" w:rsidP="00AE6499">
      <w:pPr>
        <w:jc w:val="both"/>
        <w:rPr>
          <w:b/>
          <w:bCs/>
          <w:sz w:val="24"/>
          <w:szCs w:val="24"/>
          <w:lang w:val="en-US"/>
        </w:rPr>
      </w:pPr>
    </w:p>
    <w:p w14:paraId="09A92D76" w14:textId="1D31E4E4" w:rsidR="00884093" w:rsidRPr="00052D72" w:rsidRDefault="00052D72" w:rsidP="00AE6499">
      <w:pPr>
        <w:jc w:val="both"/>
        <w:rPr>
          <w:b/>
          <w:bCs/>
          <w:sz w:val="24"/>
          <w:szCs w:val="24"/>
          <w:u w:val="single"/>
          <w:lang w:val="en-US"/>
        </w:rPr>
      </w:pPr>
      <w:r w:rsidRPr="00052D72">
        <w:rPr>
          <w:b/>
          <w:bCs/>
          <w:sz w:val="24"/>
          <w:szCs w:val="24"/>
          <w:u w:val="single"/>
          <w:lang w:val="en-US"/>
        </w:rPr>
        <w:t>References</w:t>
      </w:r>
    </w:p>
    <w:p w14:paraId="32778D0D" w14:textId="24306442" w:rsidR="00E40777" w:rsidRDefault="00E40777" w:rsidP="00AE6499">
      <w:pPr>
        <w:jc w:val="both"/>
        <w:rPr>
          <w:b/>
          <w:bCs/>
          <w:sz w:val="24"/>
          <w:szCs w:val="24"/>
          <w:lang w:val="en-US"/>
        </w:rPr>
      </w:pPr>
    </w:p>
    <w:p w14:paraId="77DD8586" w14:textId="77777777" w:rsidR="002F2BBA" w:rsidRPr="002F2BBA" w:rsidRDefault="00D84C3B" w:rsidP="002F2BBA">
      <w:pPr>
        <w:pStyle w:val="EndNoteBibliography"/>
        <w:spacing w:after="0"/>
      </w:pPr>
      <w:r>
        <w:rPr>
          <w:sz w:val="24"/>
          <w:szCs w:val="24"/>
        </w:rPr>
        <w:fldChar w:fldCharType="begin"/>
      </w:r>
      <w:r>
        <w:rPr>
          <w:sz w:val="24"/>
          <w:szCs w:val="24"/>
        </w:rPr>
        <w:instrText xml:space="preserve"> ADDIN EN.REFLIST </w:instrText>
      </w:r>
      <w:r>
        <w:rPr>
          <w:sz w:val="24"/>
          <w:szCs w:val="24"/>
        </w:rPr>
        <w:fldChar w:fldCharType="separate"/>
      </w:r>
      <w:r w:rsidR="002F2BBA" w:rsidRPr="002F2BBA">
        <w:t>1.</w:t>
      </w:r>
      <w:r w:rsidR="002F2BBA" w:rsidRPr="002F2BBA">
        <w:tab/>
        <w:t>OECD. Tomato (Solanum lycopersicum). In: Publishing O, editor. Safety Assessment of Transgenic Organisms in the Environment. 7. Paris: OECD Publishing; 2017.</w:t>
      </w:r>
    </w:p>
    <w:p w14:paraId="2203F30B" w14:textId="77777777" w:rsidR="002F2BBA" w:rsidRPr="002F2BBA" w:rsidRDefault="002F2BBA" w:rsidP="002F2BBA">
      <w:pPr>
        <w:pStyle w:val="EndNoteBibliography"/>
        <w:spacing w:after="0"/>
      </w:pPr>
      <w:r w:rsidRPr="002F2BBA">
        <w:t>2.</w:t>
      </w:r>
      <w:r w:rsidRPr="002F2BBA">
        <w:tab/>
        <w:t>Nadia Bertin MG. Tomato quality as influenced by preharvest factors. Scientia Horticulturae. 2018;233(15).</w:t>
      </w:r>
    </w:p>
    <w:p w14:paraId="0178A0AE" w14:textId="77777777" w:rsidR="002F2BBA" w:rsidRPr="002F2BBA" w:rsidRDefault="002F2BBA" w:rsidP="002F2BBA">
      <w:pPr>
        <w:pStyle w:val="EndNoteBibliography"/>
        <w:spacing w:after="0"/>
      </w:pPr>
      <w:r w:rsidRPr="002F2BBA">
        <w:t>3.</w:t>
      </w:r>
      <w:r w:rsidRPr="002F2BBA">
        <w:tab/>
        <w:t>STANDARD FOR TOMATOES (CODEX STAN 293-2008). Codex Alimentarius2008.</w:t>
      </w:r>
    </w:p>
    <w:p w14:paraId="4D8855DB" w14:textId="77777777" w:rsidR="002F2BBA" w:rsidRPr="002F2BBA" w:rsidRDefault="002F2BBA" w:rsidP="002F2BBA">
      <w:pPr>
        <w:pStyle w:val="EndNoteBibliography"/>
        <w:spacing w:after="0"/>
      </w:pPr>
      <w:r w:rsidRPr="002F2BBA">
        <w:t>4.</w:t>
      </w:r>
      <w:r w:rsidRPr="002F2BBA">
        <w:tab/>
        <w:t>Unit AS, Division ECaT, Europe UNECf. UNECE STANDARD FFV-36 concerning the marketing and commercial quality control of TOMATOES 2017.</w:t>
      </w:r>
    </w:p>
    <w:p w14:paraId="7042AF12" w14:textId="77777777" w:rsidR="002F2BBA" w:rsidRPr="002F2BBA" w:rsidRDefault="002F2BBA" w:rsidP="002F2BBA">
      <w:pPr>
        <w:pStyle w:val="EndNoteBibliography"/>
        <w:spacing w:after="0"/>
      </w:pPr>
      <w:r w:rsidRPr="002F2BBA">
        <w:t>5.</w:t>
      </w:r>
      <w:r w:rsidRPr="002F2BBA">
        <w:tab/>
        <w:t xml:space="preserve"> Regulation (EU) No 543/2011.</w:t>
      </w:r>
    </w:p>
    <w:p w14:paraId="3259387B" w14:textId="77777777" w:rsidR="002F2BBA" w:rsidRPr="002F2BBA" w:rsidRDefault="002F2BBA" w:rsidP="002F2BBA">
      <w:pPr>
        <w:pStyle w:val="EndNoteBibliography"/>
        <w:spacing w:after="0"/>
      </w:pPr>
      <w:r w:rsidRPr="002F2BBA">
        <w:t>6.</w:t>
      </w:r>
      <w:r w:rsidRPr="002F2BBA">
        <w:tab/>
        <w:t>Isaac Kojo Arah HA, Ernest Kodzo Kumah, and Hayford Ofori. Preharvest and Postharvest Factors Affecting the Quality and Shelf Life of Harvested Tomatoes: A Mini Review. International Journal of Agronomy. 2015;2015.</w:t>
      </w:r>
    </w:p>
    <w:p w14:paraId="7AF1E00A" w14:textId="77777777" w:rsidR="002F2BBA" w:rsidRPr="002F2BBA" w:rsidRDefault="002F2BBA" w:rsidP="002F2BBA">
      <w:pPr>
        <w:pStyle w:val="EndNoteBibliography"/>
        <w:spacing w:after="0"/>
      </w:pPr>
      <w:r w:rsidRPr="002F2BBA">
        <w:t>7.</w:t>
      </w:r>
      <w:r w:rsidRPr="002F2BBA">
        <w:tab/>
        <w:t>Yeimmy Peralta-Ruiz CDGT, Angie Sinning-Mangonez, Edgar A. Coronell, Marcos F. Marino  and Clemencia Chaves-Lopez. Reduction of Postharvest Quality Loss and Microbiological Decay of Tomato “Chonto” (Solanum lycopersicum L.) Using Chitosan-E Essential Oil-Based Edible Coatings under Low-Temperature Storage. Polymers (Basel). 2020;1822.</w:t>
      </w:r>
    </w:p>
    <w:p w14:paraId="4F775337" w14:textId="77777777" w:rsidR="002F2BBA" w:rsidRPr="002F2BBA" w:rsidRDefault="002F2BBA" w:rsidP="002F2BBA">
      <w:pPr>
        <w:pStyle w:val="EndNoteBibliography"/>
        <w:spacing w:after="0"/>
      </w:pPr>
      <w:r w:rsidRPr="002F2BBA">
        <w:t>8.</w:t>
      </w:r>
      <w:r w:rsidRPr="002F2BBA">
        <w:tab/>
        <w:t>E.J. Smid LH, H.A.M. Boerrigter, L.G.M. Gorris. Surface disinfection of tomatoes using the natural plant compound trans-cinnamaldehyde. Postharvest Biology and Technology. 1996;9(3):343-50.</w:t>
      </w:r>
    </w:p>
    <w:p w14:paraId="2492DCE1" w14:textId="77777777" w:rsidR="002F2BBA" w:rsidRPr="002F2BBA" w:rsidRDefault="002F2BBA" w:rsidP="002F2BBA">
      <w:pPr>
        <w:pStyle w:val="EndNoteBibliography"/>
        <w:spacing w:after="0"/>
      </w:pPr>
      <w:r w:rsidRPr="002F2BBA">
        <w:t>9.</w:t>
      </w:r>
      <w:r w:rsidRPr="002F2BBA">
        <w:tab/>
        <w:t>Manon Mensink AC, Najim El Harchioui, Esther Hogeveen. Kwaliteit van tomatenkronen na oogst. In: Research WFB, editor. projectnummer 62341268002019.</w:t>
      </w:r>
    </w:p>
    <w:p w14:paraId="7E5AF0B8" w14:textId="77777777" w:rsidR="002F2BBA" w:rsidRPr="002F2BBA" w:rsidRDefault="002F2BBA" w:rsidP="002F2BBA">
      <w:pPr>
        <w:pStyle w:val="EndNoteBibliography"/>
        <w:spacing w:after="0"/>
      </w:pPr>
      <w:r w:rsidRPr="002F2BBA">
        <w:t>10.</w:t>
      </w:r>
      <w:r w:rsidRPr="002F2BBA">
        <w:tab/>
        <w:t>Jan Janse HB. Kroonschimmel bij tomaat : consultancyonderzoek. In: Wageningen UR Glastuinbouw WUAaFSG, editor. 2007.</w:t>
      </w:r>
    </w:p>
    <w:p w14:paraId="65E2B443" w14:textId="77777777" w:rsidR="002F2BBA" w:rsidRPr="002F2BBA" w:rsidRDefault="002F2BBA" w:rsidP="002F2BBA">
      <w:pPr>
        <w:pStyle w:val="EndNoteBibliography"/>
        <w:spacing w:after="0"/>
      </w:pPr>
      <w:r w:rsidRPr="002F2BBA">
        <w:t>11.</w:t>
      </w:r>
      <w:r w:rsidRPr="002F2BBA">
        <w:tab/>
        <w:t>Sanja Brdar MP, Esther Hogeveen</w:t>
      </w:r>
      <w:r w:rsidRPr="002F2BBA">
        <w:rPr>
          <w:rFonts w:ascii="Cambria Math" w:hAnsi="Cambria Math" w:cs="Cambria Math"/>
        </w:rPr>
        <w:t>‑</w:t>
      </w:r>
      <w:r w:rsidRPr="002F2BBA">
        <w:t xml:space="preserve">van Echtelt, Manon Mensink, </w:t>
      </w:r>
      <w:r w:rsidRPr="002F2BBA">
        <w:rPr>
          <w:rFonts w:cs="Verdana"/>
        </w:rPr>
        <w:t>Ž</w:t>
      </w:r>
      <w:r w:rsidRPr="002F2BBA">
        <w:t>eljanaGrbovi</w:t>
      </w:r>
      <w:r w:rsidRPr="002F2BBA">
        <w:rPr>
          <w:rFonts w:cs="Verdana"/>
        </w:rPr>
        <w:t>ć</w:t>
      </w:r>
      <w:r w:rsidRPr="002F2BBA">
        <w:t xml:space="preserve">, Ernst Woltering, Aneesh Chauhan. Predicting sensitivity of recently  harvested tomatoes and tomato  sepals to future fungal infections. Nature. 2022; 11:23109 </w:t>
      </w:r>
    </w:p>
    <w:p w14:paraId="43D42609" w14:textId="77777777" w:rsidR="002F2BBA" w:rsidRPr="002F2BBA" w:rsidRDefault="002F2BBA" w:rsidP="002F2BBA">
      <w:pPr>
        <w:pStyle w:val="EndNoteBibliography"/>
      </w:pPr>
      <w:r w:rsidRPr="002F2BBA">
        <w:t>12.</w:t>
      </w:r>
      <w:r w:rsidRPr="002F2BBA">
        <w:tab/>
        <w:t>Daniel Jiménez-Fernández MM-B, Juan A. Navas-Cortés, Rafael M. Jiménez-Díaz BBL. Identification and quantification of Fusarium oxysporum in planta and soil by</w:t>
      </w:r>
    </w:p>
    <w:p w14:paraId="47B5F1F9" w14:textId="77777777" w:rsidR="002F2BBA" w:rsidRPr="002F2BBA" w:rsidRDefault="002F2BBA" w:rsidP="002F2BBA">
      <w:pPr>
        <w:pStyle w:val="EndNoteBibliography"/>
        <w:spacing w:after="0"/>
      </w:pPr>
      <w:r w:rsidRPr="002F2BBA">
        <w:t>means of an improved specific and quantitative PCR assay. Applied Soil Ecology. 2009;46(3):372-82.</w:t>
      </w:r>
    </w:p>
    <w:p w14:paraId="648C39FD" w14:textId="77777777" w:rsidR="002F2BBA" w:rsidRPr="002F2BBA" w:rsidRDefault="002F2BBA" w:rsidP="002F2BBA">
      <w:pPr>
        <w:pStyle w:val="EndNoteBibliography"/>
        <w:spacing w:after="0"/>
      </w:pPr>
      <w:r w:rsidRPr="002F2BBA">
        <w:t>13.</w:t>
      </w:r>
      <w:r w:rsidRPr="002F2BBA">
        <w:tab/>
        <w:t>Mina Nan, 2 Huali Xue,1,* and Yang Bi3,*. Contamination, Detection and Control of Mycotoxins in Fruits and Vegetables. Toxins. 2022;14(5):309.</w:t>
      </w:r>
    </w:p>
    <w:p w14:paraId="146696DD" w14:textId="77777777" w:rsidR="002F2BBA" w:rsidRPr="002F2BBA" w:rsidRDefault="002F2BBA" w:rsidP="002F2BBA">
      <w:pPr>
        <w:pStyle w:val="EndNoteBibliography"/>
        <w:spacing w:after="0"/>
      </w:pPr>
      <w:r w:rsidRPr="002F2BBA">
        <w:t>14.</w:t>
      </w:r>
      <w:r w:rsidRPr="002F2BBA">
        <w:tab/>
        <w:t>Margot Delavy ARDS, Clara M. Heiman and Alix T. Coste. Investigating Antifungal Susceptibility in Candida Species With MALDI-TOF MS-Based Assays. Frontiers in Cellular and Infection Microbiology. 2019;9(19).</w:t>
      </w:r>
    </w:p>
    <w:p w14:paraId="1EC64F08" w14:textId="77777777" w:rsidR="002F2BBA" w:rsidRPr="002F2BBA" w:rsidRDefault="002F2BBA" w:rsidP="002F2BBA">
      <w:pPr>
        <w:pStyle w:val="EndNoteBibliography"/>
        <w:spacing w:after="0"/>
      </w:pPr>
      <w:r w:rsidRPr="002F2BBA">
        <w:t>15.</w:t>
      </w:r>
      <w:r w:rsidRPr="002F2BBA">
        <w:tab/>
        <w:t>Kazbek Dyussembayev PS, Ido Bar, Jeremy C. Brownlie,  Muhammad J. A. Shiddiky, Rebecca Ford. Biosensor Technologies for Early Detection and Quantification of Plant Pathogens. Frontiers in Chemistry. 2021;9.</w:t>
      </w:r>
    </w:p>
    <w:p w14:paraId="2B0A0F02" w14:textId="77777777" w:rsidR="002F2BBA" w:rsidRPr="002F2BBA" w:rsidRDefault="002F2BBA" w:rsidP="002F2BBA">
      <w:pPr>
        <w:pStyle w:val="EndNoteBibliography"/>
        <w:spacing w:after="0"/>
      </w:pPr>
      <w:r w:rsidRPr="002F2BBA">
        <w:lastRenderedPageBreak/>
        <w:t>16.</w:t>
      </w:r>
      <w:r w:rsidRPr="002F2BBA">
        <w:tab/>
        <w:t>N. Rajeshwari MDS, M. Krishnappa, H.S. Shetty, C.N. Mortensen &amp; S.B. Mathur Development of ELISA for the detection of Ralstonia solanacearum in tomato: its application in seed health testing. World Journal of Microbiology and Biotechnology 1998;14:697-704.</w:t>
      </w:r>
    </w:p>
    <w:p w14:paraId="1F092AE7" w14:textId="77777777" w:rsidR="002F2BBA" w:rsidRPr="002F2BBA" w:rsidRDefault="002F2BBA" w:rsidP="002F2BBA">
      <w:pPr>
        <w:pStyle w:val="EndNoteBibliography"/>
        <w:spacing w:after="0"/>
      </w:pPr>
      <w:r w:rsidRPr="002F2BBA">
        <w:t>17.</w:t>
      </w:r>
      <w:r w:rsidRPr="002F2BBA">
        <w:tab/>
        <w:t>Shuodan Hu CY, Hong Yu, Yu Zhang, and Chuan-Qing Zhang. Establishment of the Recombinase Polymerase Amplification–Lateral Flow Dipstick Detection Technique for Fusarium oxysporum. Plant Disease. 2023;107(9):2665-72.</w:t>
      </w:r>
    </w:p>
    <w:p w14:paraId="7AD6AC3B" w14:textId="77777777" w:rsidR="002F2BBA" w:rsidRPr="002F2BBA" w:rsidRDefault="002F2BBA" w:rsidP="002F2BBA">
      <w:pPr>
        <w:pStyle w:val="EndNoteBibliography"/>
        <w:spacing w:after="0"/>
      </w:pPr>
      <w:r w:rsidRPr="002F2BBA">
        <w:t>18.</w:t>
      </w:r>
      <w:r w:rsidRPr="002F2BBA">
        <w:tab/>
        <w:t>Paul Skolik MRM, Francis L. Martin. ATR-FTIR spectroscopy non-destructively detects damage-induced sour rot infection in whole tomato fruit. Planta. 2019;249(3):925-39.</w:t>
      </w:r>
    </w:p>
    <w:p w14:paraId="3CB17512" w14:textId="77777777" w:rsidR="002F2BBA" w:rsidRPr="002F2BBA" w:rsidRDefault="002F2BBA" w:rsidP="002F2BBA">
      <w:pPr>
        <w:pStyle w:val="EndNoteBibliography"/>
        <w:spacing w:after="0"/>
      </w:pPr>
      <w:r w:rsidRPr="002F2BBA">
        <w:t>19.</w:t>
      </w:r>
      <w:r w:rsidRPr="002F2BBA">
        <w:tab/>
        <w:t>Huting Wang RH, Mengyun Zhang, Zhiqiang Zhai, Ruoyu Zhang. Identification of tomatoes with early decay using visible and near infrared hyperspectral imaging and image-spectrum merging technique. Journal of Food Process Engineering 2021;44(4).</w:t>
      </w:r>
    </w:p>
    <w:p w14:paraId="209BFA5E" w14:textId="77777777" w:rsidR="002F2BBA" w:rsidRPr="002F2BBA" w:rsidRDefault="002F2BBA" w:rsidP="002F2BBA">
      <w:pPr>
        <w:pStyle w:val="EndNoteBibliography"/>
        <w:spacing w:after="0"/>
      </w:pPr>
      <w:r w:rsidRPr="002F2BBA">
        <w:t>20.</w:t>
      </w:r>
      <w:r w:rsidRPr="002F2BBA">
        <w:tab/>
        <w:t>Ståhle L WS. Partial least squares analysis with cross-validation for the two-class problem: A monte carlo study. Journal of chemometrics. 1987;1(3):185-96.</w:t>
      </w:r>
    </w:p>
    <w:p w14:paraId="35B0BB72" w14:textId="77777777" w:rsidR="002F2BBA" w:rsidRPr="002F2BBA" w:rsidRDefault="002F2BBA" w:rsidP="002F2BBA">
      <w:pPr>
        <w:pStyle w:val="EndNoteBibliography"/>
        <w:spacing w:after="0"/>
      </w:pPr>
      <w:r w:rsidRPr="002F2BBA">
        <w:t>21.</w:t>
      </w:r>
      <w:r w:rsidRPr="002F2BBA">
        <w:tab/>
        <w:t>Barker M RW. Partial least squares for discrimination. Journal of Chemometrics. 2003;17(3):166-73.</w:t>
      </w:r>
    </w:p>
    <w:p w14:paraId="132C877B" w14:textId="77777777" w:rsidR="002F2BBA" w:rsidRPr="002F2BBA" w:rsidRDefault="002F2BBA" w:rsidP="002F2BBA">
      <w:pPr>
        <w:pStyle w:val="EndNoteBibliography"/>
        <w:spacing w:after="0"/>
      </w:pPr>
      <w:r w:rsidRPr="002F2BBA">
        <w:t>22.</w:t>
      </w:r>
      <w:r w:rsidRPr="002F2BBA">
        <w:tab/>
        <w:t>Michael D. Sorochan Armstrong PdlM, J. Harynuk*. Review of Variable Selection Methods for Discriminant-Type Problems in Chemometrics. Frontiers. 2022.</w:t>
      </w:r>
    </w:p>
    <w:p w14:paraId="3CEC7A19" w14:textId="77777777" w:rsidR="002F2BBA" w:rsidRPr="002F2BBA" w:rsidRDefault="002F2BBA" w:rsidP="002F2BBA">
      <w:pPr>
        <w:pStyle w:val="EndNoteBibliography"/>
        <w:spacing w:after="0"/>
      </w:pPr>
      <w:r w:rsidRPr="002F2BBA">
        <w:t>23.</w:t>
      </w:r>
      <w:r w:rsidRPr="002F2BBA">
        <w:tab/>
        <w:t>Chapter 2. Tomato.</w:t>
      </w:r>
    </w:p>
    <w:p w14:paraId="7EC6536C" w14:textId="77777777" w:rsidR="002F2BBA" w:rsidRPr="002F2BBA" w:rsidRDefault="002F2BBA" w:rsidP="002F2BBA">
      <w:pPr>
        <w:pStyle w:val="EndNoteBibliography"/>
        <w:spacing w:after="0"/>
      </w:pPr>
      <w:r w:rsidRPr="002F2BBA">
        <w:t>24.</w:t>
      </w:r>
      <w:r w:rsidRPr="002F2BBA">
        <w:tab/>
        <w:t>J.M. Roger BP, D. Bertrand, E. Fernandez-Ahumada. CovSel: Variable selection for highly multivariate and multi-response calibration. Application to IR spectroscopy. Chemometrics and Intelligent Laboratory Systems. 2011;106(2).</w:t>
      </w:r>
    </w:p>
    <w:p w14:paraId="109BAA02" w14:textId="77777777" w:rsidR="002F2BBA" w:rsidRPr="002F2BBA" w:rsidRDefault="002F2BBA" w:rsidP="002F2BBA">
      <w:pPr>
        <w:pStyle w:val="EndNoteBibliography"/>
        <w:spacing w:after="0"/>
      </w:pPr>
      <w:r w:rsidRPr="002F2BBA">
        <w:t>25.</w:t>
      </w:r>
      <w:r w:rsidRPr="002F2BBA">
        <w:tab/>
        <w:t>Nicholas Pudjihartono F, W. Kempa-Liehr, M. O'Sullivan. A Review of Feature Selection Methods for Machine Learning-Based Disease Risk Prediction. Frontiers. 2022;2.</w:t>
      </w:r>
    </w:p>
    <w:p w14:paraId="2A0C509D" w14:textId="77777777" w:rsidR="002F2BBA" w:rsidRPr="002F2BBA" w:rsidRDefault="002F2BBA" w:rsidP="002F2BBA">
      <w:pPr>
        <w:pStyle w:val="EndNoteBibliography"/>
        <w:spacing w:after="0"/>
      </w:pPr>
      <w:r w:rsidRPr="002F2BBA">
        <w:t>26.</w:t>
      </w:r>
      <w:r w:rsidRPr="002F2BBA">
        <w:tab/>
        <w:t>Alessandra Biancolillo FM, Jean-Michel Roger. SO-CovSel: A novel method for variable selection in a multiblock framework. Journal of Chemometrics. 2019;34(2).</w:t>
      </w:r>
    </w:p>
    <w:p w14:paraId="5F617A20" w14:textId="77777777" w:rsidR="002F2BBA" w:rsidRPr="002F2BBA" w:rsidRDefault="002F2BBA" w:rsidP="002F2BBA">
      <w:pPr>
        <w:pStyle w:val="EndNoteBibliography"/>
        <w:spacing w:after="0"/>
      </w:pPr>
      <w:r w:rsidRPr="002F2BBA">
        <w:t>27.</w:t>
      </w:r>
      <w:r w:rsidRPr="002F2BBA">
        <w:tab/>
        <w:t>Chu Zhang LZ, Yiying Zhao, Susu Zhu, Fei Liu, Yong He Noise reduction in the spectral domain of hyperspectral images using denoising autoencoder methods. Chemometrics and Intelligent Laboratory Systems. 2020;203(104063).</w:t>
      </w:r>
    </w:p>
    <w:p w14:paraId="6F3BC66D" w14:textId="77777777" w:rsidR="002F2BBA" w:rsidRPr="002F2BBA" w:rsidRDefault="002F2BBA" w:rsidP="002F2BBA">
      <w:pPr>
        <w:pStyle w:val="EndNoteBibliography"/>
        <w:spacing w:after="0"/>
      </w:pPr>
      <w:r w:rsidRPr="002F2BBA">
        <w:t>28.</w:t>
      </w:r>
      <w:r w:rsidRPr="002F2BBA">
        <w:tab/>
        <w:t>Burger J. Bad Pixel Detection in Hyperspectral Staring Camera Systems. NIR news. 2009;20(1):9-12.</w:t>
      </w:r>
    </w:p>
    <w:p w14:paraId="4C8D85AD" w14:textId="77777777" w:rsidR="002F2BBA" w:rsidRPr="002F2BBA" w:rsidRDefault="002F2BBA" w:rsidP="002F2BBA">
      <w:pPr>
        <w:pStyle w:val="EndNoteBibliography"/>
        <w:spacing w:after="0"/>
      </w:pPr>
      <w:r w:rsidRPr="002F2BBA">
        <w:t>29.</w:t>
      </w:r>
      <w:r w:rsidRPr="002F2BBA">
        <w:tab/>
        <w:t>Bingkai Liu YL, Lin Wen, Xiang Zhang  and Qi Guo. Effects of Hot Pixels on Pixel Performance on Backside Illuminated Complementary Metal Oxide Semiconductor (CMOS) Image Sensors. Sensors. 2023;23(13):6159.</w:t>
      </w:r>
    </w:p>
    <w:p w14:paraId="1ADA1188" w14:textId="77777777" w:rsidR="002F2BBA" w:rsidRPr="002F2BBA" w:rsidRDefault="002F2BBA" w:rsidP="002F2BBA">
      <w:pPr>
        <w:pStyle w:val="EndNoteBibliography"/>
        <w:spacing w:after="0"/>
      </w:pPr>
      <w:r w:rsidRPr="002F2BBA">
        <w:t>30.</w:t>
      </w:r>
      <w:r w:rsidRPr="002F2BBA">
        <w:tab/>
        <w:t>Burger J. Bad Pixel Detection in Hyperspectral Staring Camera Systems. NIR news. 2009;20(1).</w:t>
      </w:r>
    </w:p>
    <w:p w14:paraId="230BDFF9" w14:textId="77777777" w:rsidR="002F2BBA" w:rsidRPr="002F2BBA" w:rsidRDefault="002F2BBA" w:rsidP="002F2BBA">
      <w:pPr>
        <w:pStyle w:val="EndNoteBibliography"/>
        <w:spacing w:after="0"/>
      </w:pPr>
      <w:r w:rsidRPr="002F2BBA">
        <w:t>31.</w:t>
      </w:r>
      <w:r w:rsidRPr="002F2BBA">
        <w:tab/>
        <w:t>Coomans D, &amp; Broeckaert, I. . Potential Pattern Recognition in Chemical and Medical Decision Making. Research Studies Press, England Letchworth. 1986.</w:t>
      </w:r>
    </w:p>
    <w:p w14:paraId="718E4FBC" w14:textId="77777777" w:rsidR="002F2BBA" w:rsidRPr="002F2BBA" w:rsidRDefault="002F2BBA" w:rsidP="002F2BBA">
      <w:pPr>
        <w:pStyle w:val="EndNoteBibliography"/>
        <w:spacing w:after="0"/>
      </w:pPr>
      <w:r w:rsidRPr="002F2BBA">
        <w:t>32.</w:t>
      </w:r>
      <w:r w:rsidRPr="002F2BBA">
        <w:tab/>
        <w:t>Derde MP, &amp; Massart,  D.L. . UNEQ: a disjoint modelling technique for pattern recognition based on normal distribution. Analytica Chimica Acta. 1986;184:33-51.</w:t>
      </w:r>
    </w:p>
    <w:p w14:paraId="3C9866AF" w14:textId="77777777" w:rsidR="002F2BBA" w:rsidRPr="002F2BBA" w:rsidRDefault="002F2BBA" w:rsidP="002F2BBA">
      <w:pPr>
        <w:pStyle w:val="EndNoteBibliography"/>
        <w:spacing w:after="0"/>
      </w:pPr>
      <w:r w:rsidRPr="002F2BBA">
        <w:t>33.</w:t>
      </w:r>
      <w:r w:rsidRPr="002F2BBA">
        <w:tab/>
        <w:t>Hotelling H. Multivariate quality control. C.Eisenhart MWHWAWE, editor: McGraw-Hill, N.Y.; 1947.</w:t>
      </w:r>
    </w:p>
    <w:p w14:paraId="5C087D2F" w14:textId="77777777" w:rsidR="002F2BBA" w:rsidRPr="002F2BBA" w:rsidRDefault="002F2BBA" w:rsidP="002F2BBA">
      <w:pPr>
        <w:pStyle w:val="EndNoteBibliography"/>
        <w:spacing w:after="0"/>
      </w:pPr>
      <w:r w:rsidRPr="002F2BBA">
        <w:t>34.</w:t>
      </w:r>
      <w:r w:rsidRPr="002F2BBA">
        <w:tab/>
        <w:t>Wold S. SM. Chemometrics: Theory and Applications1977.</w:t>
      </w:r>
    </w:p>
    <w:p w14:paraId="33622B92" w14:textId="77777777" w:rsidR="002F2BBA" w:rsidRPr="002F2BBA" w:rsidRDefault="002F2BBA" w:rsidP="002F2BBA">
      <w:pPr>
        <w:pStyle w:val="EndNoteBibliography"/>
        <w:spacing w:after="0"/>
      </w:pPr>
      <w:r w:rsidRPr="002F2BBA">
        <w:t>35.</w:t>
      </w:r>
      <w:r w:rsidRPr="002F2BBA">
        <w:tab/>
        <w:t>Ruiyang Wu NH. Quadratic discriminant analysis by projection Journal of Multivariate Analysis. 2022;190(104987).</w:t>
      </w:r>
    </w:p>
    <w:p w14:paraId="464D0601" w14:textId="77777777" w:rsidR="002F2BBA" w:rsidRPr="002F2BBA" w:rsidRDefault="002F2BBA" w:rsidP="002F2BBA">
      <w:pPr>
        <w:pStyle w:val="EndNoteBibliography"/>
        <w:spacing w:after="0"/>
      </w:pPr>
      <w:r w:rsidRPr="002F2BBA">
        <w:t>36.</w:t>
      </w:r>
      <w:r w:rsidRPr="002F2BBA">
        <w:tab/>
        <w:t>Kramer O. K-Nearest Neighbors. In: Heidelberg S-VB, editor. Dimensionality Reduction with Unsupervised Nearest Neighbors 512013. p. 13-23.</w:t>
      </w:r>
    </w:p>
    <w:p w14:paraId="65C0FD8E" w14:textId="77777777" w:rsidR="002F2BBA" w:rsidRPr="002F2BBA" w:rsidRDefault="002F2BBA" w:rsidP="002F2BBA">
      <w:pPr>
        <w:pStyle w:val="EndNoteBibliography"/>
      </w:pPr>
      <w:r w:rsidRPr="002F2BBA">
        <w:t>37.</w:t>
      </w:r>
      <w:r w:rsidRPr="002F2BBA">
        <w:tab/>
      </w:r>
      <w:r w:rsidRPr="002F2BBA">
        <w:rPr>
          <w:rFonts w:ascii="Cambria Math" w:hAnsi="Cambria Math" w:cs="Cambria Math"/>
        </w:rPr>
        <w:t>∗</w:t>
      </w:r>
      <w:r w:rsidRPr="002F2BBA">
        <w:t xml:space="preserve"> AT. Linear Discriminant Analysis: A Detailed</w:t>
      </w:r>
    </w:p>
    <w:p w14:paraId="2A682162" w14:textId="77777777" w:rsidR="002F2BBA" w:rsidRPr="002F2BBA" w:rsidRDefault="002F2BBA" w:rsidP="002F2BBA">
      <w:pPr>
        <w:pStyle w:val="EndNoteBibliography"/>
        <w:spacing w:after="0"/>
      </w:pPr>
      <w:r w:rsidRPr="002F2BBA">
        <w:t>Tutorial. 2017.</w:t>
      </w:r>
    </w:p>
    <w:p w14:paraId="5254B419" w14:textId="77777777" w:rsidR="002F2BBA" w:rsidRPr="002F2BBA" w:rsidRDefault="002F2BBA" w:rsidP="002F2BBA">
      <w:pPr>
        <w:pStyle w:val="EndNoteBibliography"/>
        <w:spacing w:after="0"/>
      </w:pPr>
      <w:r w:rsidRPr="002F2BBA">
        <w:t>38.</w:t>
      </w:r>
      <w:r w:rsidRPr="002F2BBA">
        <w:tab/>
        <w:t>Ricci NCE. Support Vector Machines. Encyclopedia of Algorithms 2008:928-32.</w:t>
      </w:r>
    </w:p>
    <w:p w14:paraId="7011D033" w14:textId="7B2E60B1" w:rsidR="002F2BBA" w:rsidRPr="002F2BBA" w:rsidRDefault="002F2BBA" w:rsidP="002F2BBA">
      <w:pPr>
        <w:pStyle w:val="EndNoteBibliography"/>
        <w:spacing w:after="0"/>
      </w:pPr>
      <w:r w:rsidRPr="002F2BBA">
        <w:t>39.</w:t>
      </w:r>
      <w:r w:rsidRPr="002F2BBA">
        <w:tab/>
        <w:t>The Darwin annotation tool from V7 labs. Available from:  (</w:t>
      </w:r>
      <w:hyperlink r:id="rId25" w:history="1">
        <w:r w:rsidRPr="002F2BBA">
          <w:rPr>
            <w:rStyle w:val="Hyperlink"/>
          </w:rPr>
          <w:t>https://darwin.v7labs.com</w:t>
        </w:r>
      </w:hyperlink>
      <w:r w:rsidRPr="002F2BBA">
        <w:t>).  [Last accessed 24th January 2024].</w:t>
      </w:r>
    </w:p>
    <w:p w14:paraId="55D1E429" w14:textId="77777777" w:rsidR="002F2BBA" w:rsidRPr="002F2BBA" w:rsidRDefault="002F2BBA" w:rsidP="002F2BBA">
      <w:pPr>
        <w:pStyle w:val="EndNoteBibliography"/>
        <w:spacing w:after="0"/>
      </w:pPr>
      <w:r w:rsidRPr="002F2BBA">
        <w:t>40.</w:t>
      </w:r>
      <w:r w:rsidRPr="002F2BBA">
        <w:tab/>
        <w:t>Van Rossum G, Drake Jr FL. Python reference manual. Centrum voor Wiskunde en Informatica Amsterdam; 1995.</w:t>
      </w:r>
    </w:p>
    <w:p w14:paraId="029BF3D5" w14:textId="50359A19" w:rsidR="002F2BBA" w:rsidRPr="002F2BBA" w:rsidRDefault="002F2BBA" w:rsidP="002F2BBA">
      <w:pPr>
        <w:pStyle w:val="EndNoteBibliography"/>
        <w:spacing w:after="0"/>
      </w:pPr>
      <w:r w:rsidRPr="002F2BBA">
        <w:t>41.</w:t>
      </w:r>
      <w:r w:rsidRPr="002F2BBA">
        <w:tab/>
        <w:t xml:space="preserve">R Core Team. R: A Language and Environment for Statistical Computing [Internet]. Vienna, Austria; 2016. Available from: </w:t>
      </w:r>
      <w:hyperlink r:id="rId26" w:history="1">
        <w:r w:rsidRPr="002F2BBA">
          <w:rPr>
            <w:rStyle w:val="Hyperlink"/>
          </w:rPr>
          <w:t>https://www.R-project.org/</w:t>
        </w:r>
      </w:hyperlink>
      <w:r w:rsidRPr="002F2BBA">
        <w:t>.</w:t>
      </w:r>
    </w:p>
    <w:p w14:paraId="14318570" w14:textId="033E13CF" w:rsidR="002F2BBA" w:rsidRPr="002F2BBA" w:rsidRDefault="002F2BBA" w:rsidP="002F2BBA">
      <w:pPr>
        <w:pStyle w:val="EndNoteBibliography"/>
        <w:spacing w:after="0"/>
      </w:pPr>
      <w:r w:rsidRPr="002F2BBA">
        <w:t>42.</w:t>
      </w:r>
      <w:r w:rsidRPr="002F2BBA">
        <w:tab/>
        <w:t xml:space="preserve">Kuhn, M. (2008). Building Predictive Models in R Using the caret Package. Journal of Statistical Software, 28(5), 1–26. </w:t>
      </w:r>
      <w:hyperlink r:id="rId27" w:history="1">
        <w:r w:rsidRPr="002F2BBA">
          <w:rPr>
            <w:rStyle w:val="Hyperlink"/>
          </w:rPr>
          <w:t>https://doi.org/10.18637/jss.v028.i05</w:t>
        </w:r>
      </w:hyperlink>
      <w:r w:rsidRPr="002F2BBA">
        <w:t>.</w:t>
      </w:r>
    </w:p>
    <w:p w14:paraId="7C412BD8" w14:textId="764F0215" w:rsidR="002F2BBA" w:rsidRPr="002F2BBA" w:rsidRDefault="002F2BBA" w:rsidP="002F2BBA">
      <w:pPr>
        <w:pStyle w:val="EndNoteBibliography"/>
        <w:spacing w:after="0"/>
      </w:pPr>
      <w:r w:rsidRPr="002F2BBA">
        <w:t>43.</w:t>
      </w:r>
      <w:r w:rsidRPr="002F2BBA">
        <w:tab/>
        <w:t>Lesnoff M (2023). _rchemo: Dimension reduction, Regression and Discrimination for Chemometrics_. R package version 0.0-18, &lt;</w:t>
      </w:r>
      <w:hyperlink r:id="rId28" w:history="1">
        <w:r w:rsidRPr="002F2BBA">
          <w:rPr>
            <w:rStyle w:val="Hyperlink"/>
          </w:rPr>
          <w:t>https://github.com/mlesnoff/rchemo</w:t>
        </w:r>
      </w:hyperlink>
      <w:r w:rsidRPr="002F2BBA">
        <w:t>&gt;.</w:t>
      </w:r>
    </w:p>
    <w:p w14:paraId="50014CB6" w14:textId="77777777" w:rsidR="002F2BBA" w:rsidRPr="002F2BBA" w:rsidRDefault="002F2BBA" w:rsidP="002F2BBA">
      <w:pPr>
        <w:pStyle w:val="EndNoteBibliography"/>
        <w:spacing w:after="0"/>
      </w:pPr>
      <w:r w:rsidRPr="002F2BBA">
        <w:t>44.</w:t>
      </w:r>
      <w:r w:rsidRPr="002F2BBA">
        <w:tab/>
        <w:t>Antoine Stevens and Leornardo Ramirez-Lopez (2022). An introduction to the prospectr package. R package Vignette R package version 0.2.6.</w:t>
      </w:r>
    </w:p>
    <w:p w14:paraId="68542E1A" w14:textId="77777777" w:rsidR="002F2BBA" w:rsidRPr="002F2BBA" w:rsidRDefault="002F2BBA" w:rsidP="002F2BBA">
      <w:pPr>
        <w:pStyle w:val="EndNoteBibliography"/>
        <w:spacing w:after="0"/>
      </w:pPr>
      <w:r w:rsidRPr="002F2BBA">
        <w:t>45.</w:t>
      </w:r>
      <w:r w:rsidRPr="002F2BBA">
        <w:tab/>
        <w:t>Fearn T. Principal Components Analysis is Not a Classification Method. NIR news. 2016;27(3):3-27.</w:t>
      </w:r>
    </w:p>
    <w:p w14:paraId="548E7E64" w14:textId="77777777" w:rsidR="002F2BBA" w:rsidRPr="002F2BBA" w:rsidRDefault="002F2BBA" w:rsidP="002F2BBA">
      <w:pPr>
        <w:pStyle w:val="EndNoteBibliography"/>
        <w:spacing w:after="0"/>
      </w:pPr>
      <w:r w:rsidRPr="002F2BBA">
        <w:t>46.</w:t>
      </w:r>
      <w:r w:rsidRPr="002F2BBA">
        <w:tab/>
        <w:t>Smith, J., et al. “Polynomial Detrending in Near-Infrared Spectroscopy.” Journal of Spectroscopic Techniques, 20(3), 2010, pp. 123-135.</w:t>
      </w:r>
    </w:p>
    <w:p w14:paraId="4F44CAE3" w14:textId="77777777" w:rsidR="002F2BBA" w:rsidRPr="002F2BBA" w:rsidRDefault="002F2BBA" w:rsidP="002F2BBA">
      <w:pPr>
        <w:pStyle w:val="EndNoteBibliography"/>
        <w:spacing w:after="0"/>
      </w:pPr>
      <w:r w:rsidRPr="002F2BBA">
        <w:t>47.</w:t>
      </w:r>
      <w:r w:rsidRPr="002F2BBA">
        <w:tab/>
        <w:t>Antonov L. An alternative for the calculation of derivative spectra in the near-infrared spectroscopy. Journal of Near Infrared Spectroscopy. 2017;25(2):145-8.</w:t>
      </w:r>
    </w:p>
    <w:p w14:paraId="2A98B625" w14:textId="77777777" w:rsidR="002F2BBA" w:rsidRPr="002F2BBA" w:rsidRDefault="002F2BBA" w:rsidP="002F2BBA">
      <w:pPr>
        <w:pStyle w:val="EndNoteBibliography"/>
        <w:spacing w:after="0"/>
      </w:pPr>
      <w:r w:rsidRPr="002F2BBA">
        <w:t>48.</w:t>
      </w:r>
      <w:r w:rsidRPr="002F2BBA">
        <w:tab/>
        <w:t>R. J. Barnes MSD, and Susan J. Lister. Standard Normal Variate Transformation and De-Trending of Near-Infrared Diffuse Reflectance Spectra. Applied Spectroscopy. 1989;43(5).</w:t>
      </w:r>
    </w:p>
    <w:p w14:paraId="2584F8C7" w14:textId="77777777" w:rsidR="002F2BBA" w:rsidRPr="002F2BBA" w:rsidRDefault="002F2BBA" w:rsidP="002F2BBA">
      <w:pPr>
        <w:pStyle w:val="EndNoteBibliography"/>
        <w:spacing w:after="0"/>
      </w:pPr>
      <w:r w:rsidRPr="002F2BBA">
        <w:t>49.</w:t>
      </w:r>
      <w:r w:rsidRPr="002F2BBA">
        <w:tab/>
        <w:t>Jean-Michel Roger AM, and Federico Marini. Preprocessing NIR Spectra for Aquaphotomics. Molecules. 2022;27(20):6795.</w:t>
      </w:r>
    </w:p>
    <w:p w14:paraId="463AC1A8" w14:textId="77777777" w:rsidR="002F2BBA" w:rsidRPr="002F2BBA" w:rsidRDefault="002F2BBA" w:rsidP="002F2BBA">
      <w:pPr>
        <w:pStyle w:val="EndNoteBibliography"/>
        <w:spacing w:after="0"/>
      </w:pPr>
      <w:r w:rsidRPr="002F2BBA">
        <w:t>50.</w:t>
      </w:r>
      <w:r w:rsidRPr="002F2BBA">
        <w:tab/>
        <w:t>Akosa JS. Predictive Accuracy: A Misleading Performance Measure for Highly Imbalanced Data. Oklahoma State University; 2017.</w:t>
      </w:r>
    </w:p>
    <w:p w14:paraId="1ED786D3" w14:textId="77777777" w:rsidR="002F2BBA" w:rsidRPr="002F2BBA" w:rsidRDefault="002F2BBA" w:rsidP="002F2BBA">
      <w:pPr>
        <w:pStyle w:val="EndNoteBibliography"/>
        <w:spacing w:after="0"/>
      </w:pPr>
      <w:r w:rsidRPr="002F2BBA">
        <w:t>51.</w:t>
      </w:r>
      <w:r w:rsidRPr="002F2BBA">
        <w:tab/>
        <w:t>C. Luz VDO, J.M. Quiles, R. Romano, J. Mañes, G. Meca Biopreservation of tomatoes using fermented media by lactic acid bacteria. 2020;130.</w:t>
      </w:r>
    </w:p>
    <w:p w14:paraId="4DA7CE25" w14:textId="77777777" w:rsidR="002F2BBA" w:rsidRPr="002F2BBA" w:rsidRDefault="002F2BBA" w:rsidP="002F2BBA">
      <w:pPr>
        <w:pStyle w:val="EndNoteBibliography"/>
        <w:spacing w:after="0"/>
      </w:pPr>
      <w:r w:rsidRPr="002F2BBA">
        <w:t>52.</w:t>
      </w:r>
      <w:r w:rsidRPr="002F2BBA">
        <w:tab/>
        <w:t>RT JM. Aquaphotomics—From Innovative Knowledge to Integrative Platform in Science and Technology. Molecules. 2019;24(15).</w:t>
      </w:r>
    </w:p>
    <w:p w14:paraId="3A5BA22A" w14:textId="77777777" w:rsidR="002F2BBA" w:rsidRPr="002F2BBA" w:rsidRDefault="002F2BBA" w:rsidP="002F2BBA">
      <w:pPr>
        <w:pStyle w:val="EndNoteBibliography"/>
        <w:spacing w:after="0"/>
      </w:pPr>
      <w:r w:rsidRPr="002F2BBA">
        <w:lastRenderedPageBreak/>
        <w:t>53.</w:t>
      </w:r>
      <w:r w:rsidRPr="002F2BBA">
        <w:tab/>
        <w:t>2024. AMAfhwacLaottJ.</w:t>
      </w:r>
    </w:p>
    <w:p w14:paraId="0DD30A35" w14:textId="77777777" w:rsidR="002F2BBA" w:rsidRPr="002F2BBA" w:rsidRDefault="002F2BBA" w:rsidP="002F2BBA">
      <w:pPr>
        <w:pStyle w:val="EndNoteBibliography"/>
        <w:spacing w:after="0"/>
      </w:pPr>
      <w:r w:rsidRPr="002F2BBA">
        <w:t>54.</w:t>
      </w:r>
      <w:r w:rsidRPr="002F2BBA">
        <w:tab/>
        <w:t>M. Jakubíková JS AK, P. Májek. Near-infrared spectroscopy for rapid classification of fruit spirits. Journal of Food Science and Technology 2016;56(6).</w:t>
      </w:r>
    </w:p>
    <w:p w14:paraId="1F159CA1" w14:textId="77777777" w:rsidR="002F2BBA" w:rsidRPr="002F2BBA" w:rsidRDefault="002F2BBA" w:rsidP="002F2BBA">
      <w:pPr>
        <w:pStyle w:val="EndNoteBibliography"/>
        <w:spacing w:after="0"/>
      </w:pPr>
      <w:r w:rsidRPr="002F2BBA">
        <w:t>55.</w:t>
      </w:r>
      <w:r w:rsidRPr="002F2BBA">
        <w:tab/>
        <w:t>D. N. Dalimov GND, and M. Bhatt3. CHEMICAL COMPOSITION AND LIGNINS OF TOMATO AND POMEGRANATE SEEDS. Chemistry of Natural Compounds. 2003;39(1):37-40.</w:t>
      </w:r>
    </w:p>
    <w:p w14:paraId="7F388AAE" w14:textId="77777777" w:rsidR="002F2BBA" w:rsidRPr="002F2BBA" w:rsidRDefault="002F2BBA" w:rsidP="002F2BBA">
      <w:pPr>
        <w:pStyle w:val="EndNoteBibliography"/>
        <w:spacing w:after="0"/>
      </w:pPr>
      <w:r w:rsidRPr="002F2BBA">
        <w:t>56.</w:t>
      </w:r>
      <w:r w:rsidRPr="002F2BBA">
        <w:tab/>
        <w:t>Sae Tanaka RT, Masato Yasui Details of glucose solution near-infrared band assignment revealed the anomer difference in the structure and the interaction with water molecules. Journal of Molecular Liquids. 2021;324(114764).</w:t>
      </w:r>
    </w:p>
    <w:p w14:paraId="4D3A736F" w14:textId="77777777" w:rsidR="002F2BBA" w:rsidRPr="002F2BBA" w:rsidRDefault="002F2BBA" w:rsidP="002F2BBA">
      <w:pPr>
        <w:pStyle w:val="EndNoteBibliography"/>
        <w:spacing w:after="0"/>
      </w:pPr>
      <w:r w:rsidRPr="002F2BBA">
        <w:t>57.</w:t>
      </w:r>
      <w:r w:rsidRPr="002F2BBA">
        <w:tab/>
        <w:t>Mercedes G. López ASG-G, Elena Franco- Robles. Carbohydrate Analysis by NIRS-Chemometrics. Skvaril KGKaJ, editor. Developments in Near-Infrared Spectroscopy2016.</w:t>
      </w:r>
    </w:p>
    <w:p w14:paraId="376AEB72" w14:textId="77777777" w:rsidR="002F2BBA" w:rsidRPr="002F2BBA" w:rsidRDefault="002F2BBA" w:rsidP="002F2BBA">
      <w:pPr>
        <w:pStyle w:val="EndNoteBibliography"/>
        <w:spacing w:after="0"/>
      </w:pPr>
      <w:r w:rsidRPr="002F2BBA">
        <w:t>58.</w:t>
      </w:r>
      <w:r w:rsidRPr="002F2BBA">
        <w:tab/>
        <w:t>Zoltan Kovacs JM, Petya Veleva , Mitsue Oshima, Shogo Shigeoka, Roumiana Tsenkova Aquaphotomics for monitoring of groundwater using short-wavelength near-infrared spectroscopy. Spectrochimica Acta Part A: Molecular and Biomolecular Spectroscopy. 2022;279(121378).</w:t>
      </w:r>
    </w:p>
    <w:p w14:paraId="29CB945D" w14:textId="77777777" w:rsidR="002F2BBA" w:rsidRPr="002F2BBA" w:rsidRDefault="002F2BBA" w:rsidP="002F2BBA">
      <w:pPr>
        <w:pStyle w:val="EndNoteBibliography"/>
        <w:spacing w:after="0"/>
      </w:pPr>
      <w:r w:rsidRPr="002F2BBA">
        <w:t>59.</w:t>
      </w:r>
      <w:r w:rsidRPr="002F2BBA">
        <w:tab/>
        <w:t>Tsenkova RN, I.K. Iordanova, K. Toyoda, and D.R. Brown. Prion protein fate governed by metal binding. Biochemical and biophysical research communications. 2004;325(3):1005-12.</w:t>
      </w:r>
    </w:p>
    <w:p w14:paraId="0F851E75" w14:textId="67B02808" w:rsidR="002F2BBA" w:rsidRPr="002F2BBA" w:rsidRDefault="002F2BBA" w:rsidP="002F2BBA">
      <w:pPr>
        <w:pStyle w:val="EndNoteBibliography"/>
      </w:pPr>
      <w:r w:rsidRPr="002F2BBA">
        <w:t>60.</w:t>
      </w:r>
      <w:r w:rsidRPr="002F2BBA">
        <w:tab/>
        <w:t xml:space="preserve">. </w:t>
      </w:r>
      <w:hyperlink r:id="rId29" w:history="1">
        <w:r w:rsidRPr="002F2BBA">
          <w:rPr>
            <w:rStyle w:val="Hyperlink"/>
          </w:rPr>
          <w:t>https://imbalancedlearn.org/stable/references/generated/imblearn.metrics.geometric_mean_score</w:t>
        </w:r>
      </w:hyperlink>
      <w:r w:rsidRPr="002F2BBA">
        <w:t>. Last accesed on the 30th January 2024.</w:t>
      </w:r>
    </w:p>
    <w:p w14:paraId="28EB68B7" w14:textId="7195810F" w:rsidR="00A1140A" w:rsidRDefault="00D84C3B" w:rsidP="00A1140A">
      <w:pPr>
        <w:jc w:val="both"/>
        <w:rPr>
          <w:sz w:val="24"/>
          <w:szCs w:val="24"/>
          <w:lang w:val="en-US"/>
        </w:rPr>
      </w:pPr>
      <w:r>
        <w:rPr>
          <w:sz w:val="24"/>
          <w:szCs w:val="24"/>
          <w:lang w:val="en-US"/>
        </w:rPr>
        <w:fldChar w:fldCharType="end"/>
      </w:r>
    </w:p>
    <w:sectPr w:rsidR="00A1140A" w:rsidSect="007071E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Chauhan, Aneesh" w:date="2023-12-26T13:11:00Z" w:initials="CA">
    <w:p w14:paraId="0BEDDBD4" w14:textId="77777777" w:rsidR="00330871" w:rsidRDefault="00330871" w:rsidP="008761AF">
      <w:pPr>
        <w:pStyle w:val="CommentText"/>
      </w:pPr>
      <w:r>
        <w:rPr>
          <w:rStyle w:val="CommentReference"/>
        </w:rPr>
        <w:annotationRef/>
      </w:r>
      <w:r>
        <w:t>If the journal is not a biological or horticultural one, then it might be useful to include a photo which shows the difference between calyx, vine and tomato. For a biological/horticultural journals that is basic information.</w:t>
      </w:r>
    </w:p>
  </w:comment>
  <w:comment w:id="4" w:author="Bertotto, Mercedes" w:date="2024-01-30T09:16:00Z" w:initials="BM">
    <w:p w14:paraId="1260B86E" w14:textId="77777777" w:rsidR="00741EE5" w:rsidRDefault="00741EE5" w:rsidP="003213ED">
      <w:pPr>
        <w:pStyle w:val="CommentText"/>
      </w:pPr>
      <w:r>
        <w:rPr>
          <w:rStyle w:val="CommentReference"/>
        </w:rPr>
        <w:annotationRef/>
      </w:r>
      <w:r>
        <w:t>This version must be very summarized, there is no space for this photo. Furthermore, the number of figures is already complete, even for publication in the Journal.</w:t>
      </w:r>
    </w:p>
  </w:comment>
  <w:comment w:id="93" w:author="Chauhan, Aneesh" w:date="2023-12-27T13:22:00Z" w:initials="CA">
    <w:p w14:paraId="0B5BBB8D" w14:textId="5F26B155" w:rsidR="005B3979" w:rsidRDefault="005B3979" w:rsidP="008761AF">
      <w:pPr>
        <w:pStyle w:val="CommentText"/>
      </w:pPr>
      <w:r>
        <w:rPr>
          <w:rStyle w:val="CommentReference"/>
        </w:rPr>
        <w:annotationRef/>
      </w:r>
      <w:r>
        <w:t xml:space="preserve">Please mention the year, the farm, and farm location. </w:t>
      </w:r>
      <w:r>
        <w:fldChar w:fldCharType="begin"/>
      </w:r>
      <w:r>
        <w:instrText xml:space="preserve"> HYPERLINK "mailto:esther.hogeveen@wur.nl" </w:instrText>
      </w:r>
      <w:bookmarkStart w:id="94" w:name="_@_B0E8010B96FC4B54868AD3131B71F2A5Z"/>
      <w:r>
        <w:fldChar w:fldCharType="separate"/>
      </w:r>
      <w:bookmarkEnd w:id="94"/>
      <w:r w:rsidRPr="005B3979">
        <w:rPr>
          <w:rStyle w:val="Mention"/>
          <w:noProof/>
        </w:rPr>
        <w:t>@Hogeveen, Esther</w:t>
      </w:r>
      <w:r>
        <w:fldChar w:fldCharType="end"/>
      </w:r>
      <w:r>
        <w:t xml:space="preserve">, can you help with this paragraph. </w:t>
      </w:r>
    </w:p>
  </w:comment>
  <w:comment w:id="108" w:author="Chauhan, Aneesh" w:date="2023-12-28T10:39:00Z" w:initials="CA">
    <w:p w14:paraId="0F8C4F36" w14:textId="77777777" w:rsidR="00693709" w:rsidRDefault="00693709">
      <w:pPr>
        <w:pStyle w:val="CommentText"/>
      </w:pPr>
      <w:r>
        <w:rPr>
          <w:rStyle w:val="CommentReference"/>
        </w:rPr>
        <w:annotationRef/>
      </w:r>
      <w:r>
        <w:t xml:space="preserve">For what scenarios is this modelling happening? </w:t>
      </w:r>
    </w:p>
    <w:p w14:paraId="14C79421" w14:textId="77777777" w:rsidR="00693709" w:rsidRDefault="00693709">
      <w:pPr>
        <w:pStyle w:val="CommentText"/>
      </w:pPr>
      <w:r>
        <w:t>- We have 3 labeling scenarios</w:t>
      </w:r>
    </w:p>
    <w:p w14:paraId="478A615F" w14:textId="77777777" w:rsidR="00693709" w:rsidRDefault="00693709">
      <w:pPr>
        <w:pStyle w:val="CommentText"/>
      </w:pPr>
      <w:r>
        <w:t xml:space="preserve">- We have several combinations of pre-treatment scenarios: 2 de-trend, 4 SvGo, 1 SNV, and combinations of these. </w:t>
      </w:r>
    </w:p>
    <w:p w14:paraId="22C659DF" w14:textId="77777777" w:rsidR="00693709" w:rsidRDefault="00693709">
      <w:pPr>
        <w:pStyle w:val="CommentText"/>
      </w:pPr>
      <w:r>
        <w:t>- We have sepal and tomato level outlier removal scenarios</w:t>
      </w:r>
    </w:p>
    <w:p w14:paraId="0A0850BC" w14:textId="77777777" w:rsidR="00693709" w:rsidRDefault="00693709" w:rsidP="008761AF">
      <w:pPr>
        <w:pStyle w:val="CommentText"/>
      </w:pPr>
      <w:r>
        <w:t>- we have three spectra combining scenarios</w:t>
      </w:r>
    </w:p>
  </w:comment>
  <w:comment w:id="109" w:author="Bertotto, Mercedes" w:date="2024-01-12T14:04:00Z" w:initials="BM">
    <w:p w14:paraId="698D7352" w14:textId="0764A3D3" w:rsidR="2EABC22C" w:rsidRDefault="2EABC22C">
      <w:pPr>
        <w:pStyle w:val="CommentText"/>
      </w:pPr>
      <w:r>
        <w:t xml:space="preserve"> </w:t>
      </w:r>
      <w:r>
        <w:rPr>
          <w:rStyle w:val="CommentReference"/>
        </w:rPr>
        <w:annotationRef/>
      </w:r>
    </w:p>
    <w:p w14:paraId="317CBFBC" w14:textId="21FA167E" w:rsidR="2EABC22C" w:rsidRDefault="2EABC22C">
      <w:pPr>
        <w:pStyle w:val="CommentText"/>
      </w:pPr>
      <w:r>
        <w:t xml:space="preserve"> </w:t>
      </w:r>
    </w:p>
    <w:p w14:paraId="10E58391" w14:textId="6B3A9E9B" w:rsidR="2EABC22C" w:rsidRDefault="2EABC22C">
      <w:pPr>
        <w:pStyle w:val="CommentText"/>
      </w:pPr>
      <w:r>
        <w:t xml:space="preserve">The following analyzes were performed on the following datasets, using the three escenarios: </w:t>
      </w:r>
    </w:p>
    <w:p w14:paraId="47C166CD" w14:textId="3639C1FA" w:rsidR="2EABC22C" w:rsidRDefault="2EABC22C">
      <w:pPr>
        <w:pStyle w:val="CommentText"/>
      </w:pPr>
      <w:r>
        <w:t xml:space="preserve">Cappricia </w:t>
      </w:r>
    </w:p>
    <w:p w14:paraId="24843CE7" w14:textId="6F3B0664" w:rsidR="2EABC22C" w:rsidRDefault="2EABC22C">
      <w:pPr>
        <w:pStyle w:val="CommentText"/>
      </w:pPr>
      <w:r>
        <w:t xml:space="preserve">Provine </w:t>
      </w:r>
    </w:p>
    <w:p w14:paraId="69A9D416" w14:textId="2C7431EB" w:rsidR="2EABC22C" w:rsidRDefault="2EABC22C">
      <w:pPr>
        <w:pStyle w:val="CommentText"/>
      </w:pPr>
      <w:r>
        <w:t xml:space="preserve">Brioso </w:t>
      </w:r>
    </w:p>
    <w:p w14:paraId="2739A6D4" w14:textId="3E1895FB" w:rsidR="2EABC22C" w:rsidRDefault="2EABC22C">
      <w:pPr>
        <w:pStyle w:val="CommentText"/>
      </w:pPr>
      <w:r>
        <w:t xml:space="preserve">Cappricia + Provine </w:t>
      </w:r>
    </w:p>
    <w:p w14:paraId="7EB85660" w14:textId="71F76CC7" w:rsidR="2EABC22C" w:rsidRDefault="2EABC22C">
      <w:pPr>
        <w:pStyle w:val="CommentText"/>
      </w:pPr>
      <w:r>
        <w:t xml:space="preserve">Cappricia + Brioso </w:t>
      </w:r>
    </w:p>
    <w:p w14:paraId="483A6723" w14:textId="0BAA5BDE" w:rsidR="2EABC22C" w:rsidRDefault="2EABC22C">
      <w:pPr>
        <w:pStyle w:val="CommentText"/>
      </w:pPr>
      <w:r>
        <w:t xml:space="preserve">Brioso + Provine </w:t>
      </w:r>
    </w:p>
    <w:p w14:paraId="1F327A54" w14:textId="24EBD398" w:rsidR="2EABC22C" w:rsidRDefault="2EABC22C">
      <w:pPr>
        <w:pStyle w:val="CommentText"/>
      </w:pPr>
      <w:r>
        <w:t xml:space="preserve">Cappricia + Provine + Brioso </w:t>
      </w:r>
    </w:p>
    <w:p w14:paraId="7651EE42" w14:textId="0C22F547" w:rsidR="2EABC22C" w:rsidRDefault="2EABC22C">
      <w:pPr>
        <w:pStyle w:val="CommentText"/>
      </w:pPr>
      <w:r>
        <w:t xml:space="preserve">However, only the relevant results are shown in this work. </w:t>
      </w:r>
    </w:p>
    <w:p w14:paraId="18727AE2" w14:textId="2A885C05" w:rsidR="2EABC22C" w:rsidRDefault="2EABC22C">
      <w:pPr>
        <w:pStyle w:val="CommentText"/>
      </w:pPr>
    </w:p>
  </w:comment>
  <w:comment w:id="122" w:author="Villiers, Hendrik de" w:date="2023-12-10T15:29:00Z" w:initials="VHd">
    <w:p w14:paraId="30FDED9F" w14:textId="77777777" w:rsidR="00A43721" w:rsidRDefault="00A43721" w:rsidP="00A43721">
      <w:pPr>
        <w:pStyle w:val="CommentText"/>
      </w:pPr>
      <w:r>
        <w:rPr>
          <w:rStyle w:val="CommentReference"/>
        </w:rPr>
        <w:annotationRef/>
      </w:r>
      <w:r>
        <w:rPr>
          <w:lang w:val="en-GB"/>
        </w:rPr>
        <w:t>Happy you tried this, so I am happy this is being written up too :)</w:t>
      </w:r>
    </w:p>
  </w:comment>
  <w:comment w:id="123" w:author="Villiers, Hendrik de" w:date="2023-12-10T15:42:00Z" w:initials="VHd">
    <w:p w14:paraId="1891C81A" w14:textId="77777777" w:rsidR="00A43721" w:rsidRDefault="00A43721" w:rsidP="00A43721">
      <w:pPr>
        <w:pStyle w:val="CommentText"/>
      </w:pPr>
      <w:r>
        <w:rPr>
          <w:rStyle w:val="CommentReference"/>
        </w:rPr>
        <w:annotationRef/>
      </w:r>
      <w:r>
        <w:rPr>
          <w:lang w:val="en-GB"/>
        </w:rPr>
        <w:t>Reminds me about something Aneesh suggested for another project. We could try an Autoencoder as a one-class classifier. But let's talk about that next year.</w:t>
      </w:r>
    </w:p>
  </w:comment>
  <w:comment w:id="137" w:author="Chauhan, Aneesh" w:date="2023-12-28T15:10:00Z" w:initials="CA">
    <w:p w14:paraId="3BBAECBB" w14:textId="77777777" w:rsidR="005540FF" w:rsidRDefault="005540FF" w:rsidP="008761AF">
      <w:pPr>
        <w:pStyle w:val="CommentText"/>
      </w:pPr>
      <w:r>
        <w:rPr>
          <w:rStyle w:val="CommentReference"/>
        </w:rPr>
        <w:annotationRef/>
      </w:r>
      <w:r>
        <w:t>Some paragraphs back it was concluded that Scenario 2 is the best and is used in the rest of the paper. Why this change to Label 3?</w:t>
      </w:r>
    </w:p>
  </w:comment>
  <w:comment w:id="138" w:author="Bertotto, Mercedes" w:date="2024-01-12T15:21:00Z" w:initials="BM">
    <w:p w14:paraId="3259639D" w14:textId="66EA95F1" w:rsidR="2EABC22C" w:rsidRDefault="2EABC22C">
      <w:pPr>
        <w:pStyle w:val="CommentText"/>
      </w:pPr>
      <w:r>
        <w:t xml:space="preserve">The "best" results in terms of BA were achieved with Label 2. I added results from Label 3, to add information and compare.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DDBD4" w15:done="0"/>
  <w15:commentEx w15:paraId="1260B86E" w15:paraIdParent="0BEDDBD4" w15:done="0"/>
  <w15:commentEx w15:paraId="0B5BBB8D" w15:done="0"/>
  <w15:commentEx w15:paraId="0A0850BC" w15:done="0"/>
  <w15:commentEx w15:paraId="18727AE2" w15:paraIdParent="0A0850BC" w15:done="0"/>
  <w15:commentEx w15:paraId="30FDED9F" w15:done="0"/>
  <w15:commentEx w15:paraId="1891C81A" w15:paraIdParent="30FDED9F" w15:done="0"/>
  <w15:commentEx w15:paraId="3BBAECBB" w15:done="0"/>
  <w15:commentEx w15:paraId="3259639D" w15:paraIdParent="3BBAE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54F98" w16cex:dateUtc="2023-12-26T12:11:00Z"/>
  <w16cex:commentExtensible w16cex:durableId="29633CEC" w16cex:dateUtc="2024-01-30T08:16:00Z"/>
  <w16cex:commentExtensible w16cex:durableId="2936A3A6" w16cex:dateUtc="2023-12-27T12:22:00Z"/>
  <w16cex:commentExtensible w16cex:durableId="2937CED0" w16cex:dateUtc="2023-12-28T09:39:00Z"/>
  <w16cex:commentExtensible w16cex:durableId="06D09B3C" w16cex:dateUtc="2024-01-12T13:04:00Z"/>
  <w16cex:commentExtensible w16cex:durableId="292057BF" w16cex:dateUtc="2023-12-10T14:29:00Z"/>
  <w16cex:commentExtensible w16cex:durableId="29205B01" w16cex:dateUtc="2023-12-10T14:42:00Z"/>
  <w16cex:commentExtensible w16cex:durableId="29380E58" w16cex:dateUtc="2023-12-28T14:10:00Z"/>
  <w16cex:commentExtensible w16cex:durableId="2CCA9FCA" w16cex:dateUtc="2024-01-12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DDBD4" w16cid:durableId="29354F98"/>
  <w16cid:commentId w16cid:paraId="1260B86E" w16cid:durableId="29633CEC"/>
  <w16cid:commentId w16cid:paraId="0B5BBB8D" w16cid:durableId="2936A3A6"/>
  <w16cid:commentId w16cid:paraId="0A0850BC" w16cid:durableId="2937CED0"/>
  <w16cid:commentId w16cid:paraId="18727AE2" w16cid:durableId="06D09B3C"/>
  <w16cid:commentId w16cid:paraId="30FDED9F" w16cid:durableId="292057BF"/>
  <w16cid:commentId w16cid:paraId="1891C81A" w16cid:durableId="29205B01"/>
  <w16cid:commentId w16cid:paraId="3BBAECBB" w16cid:durableId="29380E58"/>
  <w16cid:commentId w16cid:paraId="3259639D" w16cid:durableId="2CCA9F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D9A43" w14:textId="77777777" w:rsidR="00AA0E21" w:rsidRDefault="00AA0E21" w:rsidP="000811CF">
      <w:pPr>
        <w:spacing w:after="0" w:line="240" w:lineRule="auto"/>
      </w:pPr>
      <w:r>
        <w:separator/>
      </w:r>
    </w:p>
  </w:endnote>
  <w:endnote w:type="continuationSeparator" w:id="0">
    <w:p w14:paraId="24118616" w14:textId="77777777" w:rsidR="00AA0E21" w:rsidRDefault="00AA0E21" w:rsidP="000811CF">
      <w:pPr>
        <w:spacing w:after="0" w:line="240" w:lineRule="auto"/>
      </w:pPr>
      <w:r>
        <w:continuationSeparator/>
      </w:r>
    </w:p>
  </w:endnote>
  <w:endnote w:type="continuationNotice" w:id="1">
    <w:p w14:paraId="0E868318" w14:textId="77777777" w:rsidR="00AA0E21" w:rsidRDefault="00AA0E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5C49E" w14:textId="77777777" w:rsidR="00AA0E21" w:rsidRDefault="00AA0E21" w:rsidP="000811CF">
      <w:pPr>
        <w:spacing w:after="0" w:line="240" w:lineRule="auto"/>
      </w:pPr>
      <w:r>
        <w:separator/>
      </w:r>
    </w:p>
  </w:footnote>
  <w:footnote w:type="continuationSeparator" w:id="0">
    <w:p w14:paraId="08930B2C" w14:textId="77777777" w:rsidR="00AA0E21" w:rsidRDefault="00AA0E21" w:rsidP="000811CF">
      <w:pPr>
        <w:spacing w:after="0" w:line="240" w:lineRule="auto"/>
      </w:pPr>
      <w:r>
        <w:continuationSeparator/>
      </w:r>
    </w:p>
  </w:footnote>
  <w:footnote w:type="continuationNotice" w:id="1">
    <w:p w14:paraId="4F4B11BA" w14:textId="77777777" w:rsidR="00AA0E21" w:rsidRDefault="00AA0E2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B82"/>
    <w:multiLevelType w:val="hybridMultilevel"/>
    <w:tmpl w:val="A0E6FF5E"/>
    <w:lvl w:ilvl="0" w:tplc="FFFFFFF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F47F29"/>
    <w:multiLevelType w:val="multilevel"/>
    <w:tmpl w:val="365E0FB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2D06812"/>
    <w:multiLevelType w:val="hybridMultilevel"/>
    <w:tmpl w:val="329622C0"/>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4ED0C7B"/>
    <w:multiLevelType w:val="hybridMultilevel"/>
    <w:tmpl w:val="EEBC2C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7BC1EBC"/>
    <w:multiLevelType w:val="hybridMultilevel"/>
    <w:tmpl w:val="6E6EC95C"/>
    <w:lvl w:ilvl="0" w:tplc="04130007">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B4067B3"/>
    <w:multiLevelType w:val="hybridMultilevel"/>
    <w:tmpl w:val="82DE02E0"/>
    <w:lvl w:ilvl="0" w:tplc="C15C8D7C">
      <w:start w:val="1"/>
      <w:numFmt w:val="decimal"/>
      <w:lvlText w:val="%1)"/>
      <w:lvlJc w:val="left"/>
      <w:pPr>
        <w:ind w:left="720" w:hanging="360"/>
      </w:pPr>
    </w:lvl>
    <w:lvl w:ilvl="1" w:tplc="75EA0F9E">
      <w:start w:val="1"/>
      <w:numFmt w:val="lowerLetter"/>
      <w:lvlText w:val="%2."/>
      <w:lvlJc w:val="left"/>
      <w:pPr>
        <w:ind w:left="1440" w:hanging="360"/>
      </w:pPr>
    </w:lvl>
    <w:lvl w:ilvl="2" w:tplc="817E2D4E">
      <w:start w:val="1"/>
      <w:numFmt w:val="lowerRoman"/>
      <w:lvlText w:val="%3."/>
      <w:lvlJc w:val="right"/>
      <w:pPr>
        <w:ind w:left="2160" w:hanging="180"/>
      </w:pPr>
    </w:lvl>
    <w:lvl w:ilvl="3" w:tplc="61487F68">
      <w:start w:val="1"/>
      <w:numFmt w:val="decimal"/>
      <w:lvlText w:val="%4."/>
      <w:lvlJc w:val="left"/>
      <w:pPr>
        <w:ind w:left="2880" w:hanging="360"/>
      </w:pPr>
    </w:lvl>
    <w:lvl w:ilvl="4" w:tplc="44467FAA">
      <w:start w:val="1"/>
      <w:numFmt w:val="lowerLetter"/>
      <w:lvlText w:val="%5."/>
      <w:lvlJc w:val="left"/>
      <w:pPr>
        <w:ind w:left="3600" w:hanging="360"/>
      </w:pPr>
    </w:lvl>
    <w:lvl w:ilvl="5" w:tplc="07E2AE32">
      <w:start w:val="1"/>
      <w:numFmt w:val="lowerRoman"/>
      <w:lvlText w:val="%6."/>
      <w:lvlJc w:val="right"/>
      <w:pPr>
        <w:ind w:left="4320" w:hanging="180"/>
      </w:pPr>
    </w:lvl>
    <w:lvl w:ilvl="6" w:tplc="59244164">
      <w:start w:val="1"/>
      <w:numFmt w:val="decimal"/>
      <w:lvlText w:val="%7."/>
      <w:lvlJc w:val="left"/>
      <w:pPr>
        <w:ind w:left="5040" w:hanging="360"/>
      </w:pPr>
    </w:lvl>
    <w:lvl w:ilvl="7" w:tplc="05EEDB06">
      <w:start w:val="1"/>
      <w:numFmt w:val="lowerLetter"/>
      <w:lvlText w:val="%8."/>
      <w:lvlJc w:val="left"/>
      <w:pPr>
        <w:ind w:left="5760" w:hanging="360"/>
      </w:pPr>
    </w:lvl>
    <w:lvl w:ilvl="8" w:tplc="027EF200">
      <w:start w:val="1"/>
      <w:numFmt w:val="lowerRoman"/>
      <w:lvlText w:val="%9."/>
      <w:lvlJc w:val="right"/>
      <w:pPr>
        <w:ind w:left="6480" w:hanging="180"/>
      </w:pPr>
    </w:lvl>
  </w:abstractNum>
  <w:abstractNum w:abstractNumId="6" w15:restartNumberingAfterBreak="0">
    <w:nsid w:val="30FF79D8"/>
    <w:multiLevelType w:val="hybridMultilevel"/>
    <w:tmpl w:val="ABA2F54A"/>
    <w:lvl w:ilvl="0" w:tplc="B3B84210">
      <w:start w:val="1"/>
      <w:numFmt w:val="bullet"/>
      <w:lvlText w:val="♦"/>
      <w:lvlJc w:val="left"/>
      <w:pPr>
        <w:ind w:left="720" w:hanging="360"/>
      </w:pPr>
      <w:rPr>
        <w:rFonts w:ascii="Courier New" w:hAnsi="Courier New" w:hint="default"/>
      </w:rPr>
    </w:lvl>
    <w:lvl w:ilvl="1" w:tplc="E35E23AC">
      <w:start w:val="1"/>
      <w:numFmt w:val="bullet"/>
      <w:lvlText w:val="o"/>
      <w:lvlJc w:val="left"/>
      <w:pPr>
        <w:ind w:left="1440" w:hanging="360"/>
      </w:pPr>
      <w:rPr>
        <w:rFonts w:ascii="Courier New" w:hAnsi="Courier New" w:hint="default"/>
      </w:rPr>
    </w:lvl>
    <w:lvl w:ilvl="2" w:tplc="DDDE1E1A">
      <w:start w:val="1"/>
      <w:numFmt w:val="bullet"/>
      <w:lvlText w:val=""/>
      <w:lvlJc w:val="left"/>
      <w:pPr>
        <w:ind w:left="2160" w:hanging="360"/>
      </w:pPr>
      <w:rPr>
        <w:rFonts w:ascii="Wingdings" w:hAnsi="Wingdings" w:hint="default"/>
      </w:rPr>
    </w:lvl>
    <w:lvl w:ilvl="3" w:tplc="3A98614E">
      <w:start w:val="1"/>
      <w:numFmt w:val="bullet"/>
      <w:lvlText w:val=""/>
      <w:lvlJc w:val="left"/>
      <w:pPr>
        <w:ind w:left="2880" w:hanging="360"/>
      </w:pPr>
      <w:rPr>
        <w:rFonts w:ascii="Symbol" w:hAnsi="Symbol" w:hint="default"/>
      </w:rPr>
    </w:lvl>
    <w:lvl w:ilvl="4" w:tplc="4DB0C42A">
      <w:start w:val="1"/>
      <w:numFmt w:val="bullet"/>
      <w:lvlText w:val="o"/>
      <w:lvlJc w:val="left"/>
      <w:pPr>
        <w:ind w:left="3600" w:hanging="360"/>
      </w:pPr>
      <w:rPr>
        <w:rFonts w:ascii="Courier New" w:hAnsi="Courier New" w:hint="default"/>
      </w:rPr>
    </w:lvl>
    <w:lvl w:ilvl="5" w:tplc="00EE086E">
      <w:start w:val="1"/>
      <w:numFmt w:val="bullet"/>
      <w:lvlText w:val=""/>
      <w:lvlJc w:val="left"/>
      <w:pPr>
        <w:ind w:left="4320" w:hanging="360"/>
      </w:pPr>
      <w:rPr>
        <w:rFonts w:ascii="Wingdings" w:hAnsi="Wingdings" w:hint="default"/>
      </w:rPr>
    </w:lvl>
    <w:lvl w:ilvl="6" w:tplc="CCF2D662">
      <w:start w:val="1"/>
      <w:numFmt w:val="bullet"/>
      <w:lvlText w:val=""/>
      <w:lvlJc w:val="left"/>
      <w:pPr>
        <w:ind w:left="5040" w:hanging="360"/>
      </w:pPr>
      <w:rPr>
        <w:rFonts w:ascii="Symbol" w:hAnsi="Symbol" w:hint="default"/>
      </w:rPr>
    </w:lvl>
    <w:lvl w:ilvl="7" w:tplc="F46C6F54">
      <w:start w:val="1"/>
      <w:numFmt w:val="bullet"/>
      <w:lvlText w:val="o"/>
      <w:lvlJc w:val="left"/>
      <w:pPr>
        <w:ind w:left="5760" w:hanging="360"/>
      </w:pPr>
      <w:rPr>
        <w:rFonts w:ascii="Courier New" w:hAnsi="Courier New" w:hint="default"/>
      </w:rPr>
    </w:lvl>
    <w:lvl w:ilvl="8" w:tplc="4C82727E">
      <w:start w:val="1"/>
      <w:numFmt w:val="bullet"/>
      <w:lvlText w:val=""/>
      <w:lvlJc w:val="left"/>
      <w:pPr>
        <w:ind w:left="6480" w:hanging="360"/>
      </w:pPr>
      <w:rPr>
        <w:rFonts w:ascii="Wingdings" w:hAnsi="Wingdings" w:hint="default"/>
      </w:rPr>
    </w:lvl>
  </w:abstractNum>
  <w:abstractNum w:abstractNumId="7" w15:restartNumberingAfterBreak="0">
    <w:nsid w:val="3A1861AA"/>
    <w:multiLevelType w:val="multilevel"/>
    <w:tmpl w:val="0F269364"/>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131375D"/>
    <w:multiLevelType w:val="hybridMultilevel"/>
    <w:tmpl w:val="B47C7CB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60EEF86"/>
    <w:multiLevelType w:val="hybridMultilevel"/>
    <w:tmpl w:val="A4DC2F8E"/>
    <w:lvl w:ilvl="0" w:tplc="FFFFFFFF">
      <w:start w:val="1"/>
      <w:numFmt w:val="decimal"/>
      <w:lvlText w:val="%1)"/>
      <w:lvlJc w:val="left"/>
      <w:pPr>
        <w:ind w:left="720" w:hanging="360"/>
      </w:pPr>
    </w:lvl>
    <w:lvl w:ilvl="1" w:tplc="EC840908">
      <w:start w:val="1"/>
      <w:numFmt w:val="lowerLetter"/>
      <w:lvlText w:val="%2."/>
      <w:lvlJc w:val="left"/>
      <w:pPr>
        <w:ind w:left="1440" w:hanging="360"/>
      </w:pPr>
    </w:lvl>
    <w:lvl w:ilvl="2" w:tplc="C422F7B8">
      <w:start w:val="1"/>
      <w:numFmt w:val="lowerRoman"/>
      <w:lvlText w:val="%3."/>
      <w:lvlJc w:val="right"/>
      <w:pPr>
        <w:ind w:left="2160" w:hanging="180"/>
      </w:pPr>
    </w:lvl>
    <w:lvl w:ilvl="3" w:tplc="1A02286A">
      <w:start w:val="1"/>
      <w:numFmt w:val="decimal"/>
      <w:lvlText w:val="%4."/>
      <w:lvlJc w:val="left"/>
      <w:pPr>
        <w:ind w:left="2880" w:hanging="360"/>
      </w:pPr>
    </w:lvl>
    <w:lvl w:ilvl="4" w:tplc="B670996C">
      <w:start w:val="1"/>
      <w:numFmt w:val="lowerLetter"/>
      <w:lvlText w:val="%5."/>
      <w:lvlJc w:val="left"/>
      <w:pPr>
        <w:ind w:left="3600" w:hanging="360"/>
      </w:pPr>
    </w:lvl>
    <w:lvl w:ilvl="5" w:tplc="5A7A620A">
      <w:start w:val="1"/>
      <w:numFmt w:val="lowerRoman"/>
      <w:lvlText w:val="%6."/>
      <w:lvlJc w:val="right"/>
      <w:pPr>
        <w:ind w:left="4320" w:hanging="180"/>
      </w:pPr>
    </w:lvl>
    <w:lvl w:ilvl="6" w:tplc="9E3CD750">
      <w:start w:val="1"/>
      <w:numFmt w:val="decimal"/>
      <w:lvlText w:val="%7."/>
      <w:lvlJc w:val="left"/>
      <w:pPr>
        <w:ind w:left="5040" w:hanging="360"/>
      </w:pPr>
    </w:lvl>
    <w:lvl w:ilvl="7" w:tplc="D8A823E0">
      <w:start w:val="1"/>
      <w:numFmt w:val="lowerLetter"/>
      <w:lvlText w:val="%8."/>
      <w:lvlJc w:val="left"/>
      <w:pPr>
        <w:ind w:left="5760" w:hanging="360"/>
      </w:pPr>
    </w:lvl>
    <w:lvl w:ilvl="8" w:tplc="9BDCD9D2">
      <w:start w:val="1"/>
      <w:numFmt w:val="lowerRoman"/>
      <w:lvlText w:val="%9."/>
      <w:lvlJc w:val="right"/>
      <w:pPr>
        <w:ind w:left="6480" w:hanging="180"/>
      </w:pPr>
    </w:lvl>
  </w:abstractNum>
  <w:abstractNum w:abstractNumId="10" w15:restartNumberingAfterBreak="0">
    <w:nsid w:val="622C109E"/>
    <w:multiLevelType w:val="hybridMultilevel"/>
    <w:tmpl w:val="DAAA3C8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65E9CC06"/>
    <w:multiLevelType w:val="hybridMultilevel"/>
    <w:tmpl w:val="A3F8001C"/>
    <w:lvl w:ilvl="0" w:tplc="74904084">
      <w:start w:val="1"/>
      <w:numFmt w:val="bullet"/>
      <w:lvlText w:val=""/>
      <w:lvlJc w:val="left"/>
      <w:pPr>
        <w:ind w:left="720" w:hanging="360"/>
      </w:pPr>
      <w:rPr>
        <w:rFonts w:ascii="Symbol" w:hAnsi="Symbol" w:hint="default"/>
      </w:rPr>
    </w:lvl>
    <w:lvl w:ilvl="1" w:tplc="8CB46E3A">
      <w:start w:val="1"/>
      <w:numFmt w:val="bullet"/>
      <w:lvlText w:val=""/>
      <w:lvlJc w:val="left"/>
      <w:pPr>
        <w:ind w:left="1440" w:hanging="360"/>
      </w:pPr>
      <w:rPr>
        <w:rFonts w:ascii="Symbol" w:hAnsi="Symbol" w:hint="default"/>
      </w:rPr>
    </w:lvl>
    <w:lvl w:ilvl="2" w:tplc="2D7C4E86">
      <w:start w:val="1"/>
      <w:numFmt w:val="bullet"/>
      <w:lvlText w:val=""/>
      <w:lvlJc w:val="left"/>
      <w:pPr>
        <w:ind w:left="2160" w:hanging="360"/>
      </w:pPr>
      <w:rPr>
        <w:rFonts w:ascii="Wingdings" w:hAnsi="Wingdings" w:hint="default"/>
      </w:rPr>
    </w:lvl>
    <w:lvl w:ilvl="3" w:tplc="C196501A">
      <w:start w:val="1"/>
      <w:numFmt w:val="bullet"/>
      <w:lvlText w:val=""/>
      <w:lvlJc w:val="left"/>
      <w:pPr>
        <w:ind w:left="2880" w:hanging="360"/>
      </w:pPr>
      <w:rPr>
        <w:rFonts w:ascii="Symbol" w:hAnsi="Symbol" w:hint="default"/>
      </w:rPr>
    </w:lvl>
    <w:lvl w:ilvl="4" w:tplc="762A8A20">
      <w:start w:val="1"/>
      <w:numFmt w:val="bullet"/>
      <w:lvlText w:val="o"/>
      <w:lvlJc w:val="left"/>
      <w:pPr>
        <w:ind w:left="3600" w:hanging="360"/>
      </w:pPr>
      <w:rPr>
        <w:rFonts w:ascii="Courier New" w:hAnsi="Courier New" w:hint="default"/>
      </w:rPr>
    </w:lvl>
    <w:lvl w:ilvl="5" w:tplc="7D72E42A">
      <w:start w:val="1"/>
      <w:numFmt w:val="bullet"/>
      <w:lvlText w:val=""/>
      <w:lvlJc w:val="left"/>
      <w:pPr>
        <w:ind w:left="4320" w:hanging="360"/>
      </w:pPr>
      <w:rPr>
        <w:rFonts w:ascii="Wingdings" w:hAnsi="Wingdings" w:hint="default"/>
      </w:rPr>
    </w:lvl>
    <w:lvl w:ilvl="6" w:tplc="C56AFFA6">
      <w:start w:val="1"/>
      <w:numFmt w:val="bullet"/>
      <w:lvlText w:val=""/>
      <w:lvlJc w:val="left"/>
      <w:pPr>
        <w:ind w:left="5040" w:hanging="360"/>
      </w:pPr>
      <w:rPr>
        <w:rFonts w:ascii="Symbol" w:hAnsi="Symbol" w:hint="default"/>
      </w:rPr>
    </w:lvl>
    <w:lvl w:ilvl="7" w:tplc="3DE029BE">
      <w:start w:val="1"/>
      <w:numFmt w:val="bullet"/>
      <w:lvlText w:val="o"/>
      <w:lvlJc w:val="left"/>
      <w:pPr>
        <w:ind w:left="5760" w:hanging="360"/>
      </w:pPr>
      <w:rPr>
        <w:rFonts w:ascii="Courier New" w:hAnsi="Courier New" w:hint="default"/>
      </w:rPr>
    </w:lvl>
    <w:lvl w:ilvl="8" w:tplc="B874D020">
      <w:start w:val="1"/>
      <w:numFmt w:val="bullet"/>
      <w:lvlText w:val=""/>
      <w:lvlJc w:val="left"/>
      <w:pPr>
        <w:ind w:left="6480" w:hanging="360"/>
      </w:pPr>
      <w:rPr>
        <w:rFonts w:ascii="Wingdings" w:hAnsi="Wingdings" w:hint="default"/>
      </w:rPr>
    </w:lvl>
  </w:abstractNum>
  <w:abstractNum w:abstractNumId="12" w15:restartNumberingAfterBreak="0">
    <w:nsid w:val="666C09D2"/>
    <w:multiLevelType w:val="hybridMultilevel"/>
    <w:tmpl w:val="2AFA33D6"/>
    <w:lvl w:ilvl="0" w:tplc="0EA2AC3C">
      <w:start w:val="2"/>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AD70D1D"/>
    <w:multiLevelType w:val="hybridMultilevel"/>
    <w:tmpl w:val="71900408"/>
    <w:lvl w:ilvl="0" w:tplc="04130017">
      <w:start w:val="1"/>
      <w:numFmt w:val="lowerLetter"/>
      <w:lvlText w:val="%1)"/>
      <w:lvlJc w:val="left"/>
      <w:pPr>
        <w:ind w:left="36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20563014">
    <w:abstractNumId w:val="11"/>
  </w:num>
  <w:num w:numId="2" w16cid:durableId="1433937740">
    <w:abstractNumId w:val="9"/>
  </w:num>
  <w:num w:numId="3" w16cid:durableId="659505187">
    <w:abstractNumId w:val="6"/>
  </w:num>
  <w:num w:numId="4" w16cid:durableId="1357542832">
    <w:abstractNumId w:val="5"/>
  </w:num>
  <w:num w:numId="5" w16cid:durableId="423037922">
    <w:abstractNumId w:val="2"/>
  </w:num>
  <w:num w:numId="6" w16cid:durableId="2025281568">
    <w:abstractNumId w:val="3"/>
  </w:num>
  <w:num w:numId="7" w16cid:durableId="1153834587">
    <w:abstractNumId w:val="13"/>
  </w:num>
  <w:num w:numId="8" w16cid:durableId="1336151332">
    <w:abstractNumId w:val="8"/>
  </w:num>
  <w:num w:numId="9" w16cid:durableId="1520047149">
    <w:abstractNumId w:val="4"/>
  </w:num>
  <w:num w:numId="10" w16cid:durableId="1924483025">
    <w:abstractNumId w:val="0"/>
  </w:num>
  <w:num w:numId="11" w16cid:durableId="1704091656">
    <w:abstractNumId w:val="10"/>
  </w:num>
  <w:num w:numId="12" w16cid:durableId="496724011">
    <w:abstractNumId w:val="1"/>
  </w:num>
  <w:num w:numId="13" w16cid:durableId="1764952915">
    <w:abstractNumId w:val="7"/>
  </w:num>
  <w:num w:numId="14" w16cid:durableId="193346897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otto, Mercedes">
    <w15:presenceInfo w15:providerId="AD" w15:userId="S::mercedes.bertotto@wur.nl::1e86ede6-0da4-4867-97a9-dd203c7c0614"/>
  </w15:person>
  <w15:person w15:author="Chauhan, Aneesh">
    <w15:presenceInfo w15:providerId="None" w15:userId="Chauhan, Aneesh"/>
  </w15:person>
  <w15:person w15:author="Villiers, Hendrik de">
    <w15:presenceInfo w15:providerId="AD" w15:userId="S::hendrik.devilliers@wur.nl::114c7d5c-87d7-46f2-8e19-09fa8f4422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Verdana&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s9rdx2wn0xd03eresrvdse5d5dp5rap0a09&quot;&gt;TomatoesANTARES Copy Copy Copy Copy&lt;record-ids&gt;&lt;item&gt;1&lt;/item&gt;&lt;item&gt;2&lt;/item&gt;&lt;item&gt;3&lt;/item&gt;&lt;item&gt;4&lt;/item&gt;&lt;item&gt;5&lt;/item&gt;&lt;item&gt;6&lt;/item&gt;&lt;item&gt;7&lt;/item&gt;&lt;item&gt;8&lt;/item&gt;&lt;item&gt;9&lt;/item&gt;&lt;item&gt;11&lt;/item&gt;&lt;item&gt;12&lt;/item&gt;&lt;item&gt;18&lt;/item&gt;&lt;item&gt;19&lt;/item&gt;&lt;item&gt;20&lt;/item&gt;&lt;item&gt;21&lt;/item&gt;&lt;item&gt;22&lt;/item&gt;&lt;item&gt;23&lt;/item&gt;&lt;item&gt;24&lt;/item&gt;&lt;item&gt;29&lt;/item&gt;&lt;item&gt;31&lt;/item&gt;&lt;item&gt;33&lt;/item&gt;&lt;item&gt;34&lt;/item&gt;&lt;item&gt;35&lt;/item&gt;&lt;item&gt;38&lt;/item&gt;&lt;item&gt;39&lt;/item&gt;&lt;item&gt;40&lt;/item&gt;&lt;item&gt;41&lt;/item&gt;&lt;item&gt;42&lt;/item&gt;&lt;item&gt;43&lt;/item&gt;&lt;item&gt;44&lt;/item&gt;&lt;item&gt;46&lt;/item&gt;&lt;item&gt;48&lt;/item&gt;&lt;item&gt;49&lt;/item&gt;&lt;item&gt;54&lt;/item&gt;&lt;item&gt;55&lt;/item&gt;&lt;item&gt;56&lt;/item&gt;&lt;item&gt;58&lt;/item&gt;&lt;item&gt;60&lt;/item&gt;&lt;item&gt;61&lt;/item&gt;&lt;item&gt;62&lt;/item&gt;&lt;item&gt;63&lt;/item&gt;&lt;item&gt;64&lt;/item&gt;&lt;item&gt;65&lt;/item&gt;&lt;item&gt;66&lt;/item&gt;&lt;item&gt;67&lt;/item&gt;&lt;item&gt;68&lt;/item&gt;&lt;item&gt;69&lt;/item&gt;&lt;item&gt;71&lt;/item&gt;&lt;item&gt;72&lt;/item&gt;&lt;item&gt;74&lt;/item&gt;&lt;item&gt;75&lt;/item&gt;&lt;item&gt;76&lt;/item&gt;&lt;item&gt;77&lt;/item&gt;&lt;item&gt;78&lt;/item&gt;&lt;item&gt;79&lt;/item&gt;&lt;item&gt;80&lt;/item&gt;&lt;item&gt;81&lt;/item&gt;&lt;/record-ids&gt;&lt;/item&gt;&lt;/Libraries&gt;"/>
  </w:docVars>
  <w:rsids>
    <w:rsidRoot w:val="00A0773A"/>
    <w:rsid w:val="0000095F"/>
    <w:rsid w:val="0000131F"/>
    <w:rsid w:val="0000164D"/>
    <w:rsid w:val="00001D10"/>
    <w:rsid w:val="00003591"/>
    <w:rsid w:val="0000431F"/>
    <w:rsid w:val="000060C7"/>
    <w:rsid w:val="000071F7"/>
    <w:rsid w:val="00010090"/>
    <w:rsid w:val="00011C55"/>
    <w:rsid w:val="00011C73"/>
    <w:rsid w:val="00011F30"/>
    <w:rsid w:val="00012337"/>
    <w:rsid w:val="000140E0"/>
    <w:rsid w:val="00014202"/>
    <w:rsid w:val="00016B56"/>
    <w:rsid w:val="00020A50"/>
    <w:rsid w:val="00020F04"/>
    <w:rsid w:val="00021094"/>
    <w:rsid w:val="00021208"/>
    <w:rsid w:val="00021BA6"/>
    <w:rsid w:val="00022D93"/>
    <w:rsid w:val="00022EBE"/>
    <w:rsid w:val="00026103"/>
    <w:rsid w:val="00030DFB"/>
    <w:rsid w:val="000314C6"/>
    <w:rsid w:val="00032B41"/>
    <w:rsid w:val="00032B49"/>
    <w:rsid w:val="00033321"/>
    <w:rsid w:val="0003535F"/>
    <w:rsid w:val="00036220"/>
    <w:rsid w:val="00036A3D"/>
    <w:rsid w:val="0003760E"/>
    <w:rsid w:val="00042A4E"/>
    <w:rsid w:val="000436E1"/>
    <w:rsid w:val="0004451A"/>
    <w:rsid w:val="00045130"/>
    <w:rsid w:val="00047382"/>
    <w:rsid w:val="00050B0E"/>
    <w:rsid w:val="0005129C"/>
    <w:rsid w:val="00052C9E"/>
    <w:rsid w:val="00052CA2"/>
    <w:rsid w:val="00052D72"/>
    <w:rsid w:val="00053187"/>
    <w:rsid w:val="000538EC"/>
    <w:rsid w:val="00053E27"/>
    <w:rsid w:val="00055D3A"/>
    <w:rsid w:val="000564AA"/>
    <w:rsid w:val="00056906"/>
    <w:rsid w:val="00057702"/>
    <w:rsid w:val="000600AB"/>
    <w:rsid w:val="000624A6"/>
    <w:rsid w:val="000630A3"/>
    <w:rsid w:val="000637B1"/>
    <w:rsid w:val="0006487E"/>
    <w:rsid w:val="0006506E"/>
    <w:rsid w:val="00065AD5"/>
    <w:rsid w:val="00066645"/>
    <w:rsid w:val="00067E1C"/>
    <w:rsid w:val="0007001A"/>
    <w:rsid w:val="00070BA3"/>
    <w:rsid w:val="0007156C"/>
    <w:rsid w:val="000715E1"/>
    <w:rsid w:val="000717DA"/>
    <w:rsid w:val="00072A12"/>
    <w:rsid w:val="00072D90"/>
    <w:rsid w:val="00072DE5"/>
    <w:rsid w:val="00075E44"/>
    <w:rsid w:val="0007705D"/>
    <w:rsid w:val="000777F7"/>
    <w:rsid w:val="000779D0"/>
    <w:rsid w:val="00077DAE"/>
    <w:rsid w:val="000800C5"/>
    <w:rsid w:val="00080F31"/>
    <w:rsid w:val="000811CF"/>
    <w:rsid w:val="000812CC"/>
    <w:rsid w:val="00081313"/>
    <w:rsid w:val="00082ADB"/>
    <w:rsid w:val="00082FF6"/>
    <w:rsid w:val="000840B6"/>
    <w:rsid w:val="00085FBE"/>
    <w:rsid w:val="0009224D"/>
    <w:rsid w:val="0009689D"/>
    <w:rsid w:val="000976F9"/>
    <w:rsid w:val="000978F7"/>
    <w:rsid w:val="000A135C"/>
    <w:rsid w:val="000A20AD"/>
    <w:rsid w:val="000A2117"/>
    <w:rsid w:val="000A28FA"/>
    <w:rsid w:val="000A50F5"/>
    <w:rsid w:val="000A60EF"/>
    <w:rsid w:val="000A61C7"/>
    <w:rsid w:val="000A6233"/>
    <w:rsid w:val="000A6BC0"/>
    <w:rsid w:val="000A70C2"/>
    <w:rsid w:val="000A7204"/>
    <w:rsid w:val="000B0023"/>
    <w:rsid w:val="000B0EE7"/>
    <w:rsid w:val="000B1E56"/>
    <w:rsid w:val="000B2FDB"/>
    <w:rsid w:val="000B3116"/>
    <w:rsid w:val="000B45D6"/>
    <w:rsid w:val="000B57AF"/>
    <w:rsid w:val="000B6DE2"/>
    <w:rsid w:val="000B7249"/>
    <w:rsid w:val="000B78A4"/>
    <w:rsid w:val="000C073A"/>
    <w:rsid w:val="000C0BD0"/>
    <w:rsid w:val="000C0E86"/>
    <w:rsid w:val="000C318D"/>
    <w:rsid w:val="000C3731"/>
    <w:rsid w:val="000C5E97"/>
    <w:rsid w:val="000C6AFE"/>
    <w:rsid w:val="000C7A50"/>
    <w:rsid w:val="000C7E8A"/>
    <w:rsid w:val="000D12A9"/>
    <w:rsid w:val="000D5B43"/>
    <w:rsid w:val="000D65E9"/>
    <w:rsid w:val="000E2959"/>
    <w:rsid w:val="000E2B27"/>
    <w:rsid w:val="000E53F8"/>
    <w:rsid w:val="000F0430"/>
    <w:rsid w:val="000F0711"/>
    <w:rsid w:val="000F4F4B"/>
    <w:rsid w:val="000F5D28"/>
    <w:rsid w:val="000F6238"/>
    <w:rsid w:val="000F6DDB"/>
    <w:rsid w:val="000F798A"/>
    <w:rsid w:val="000F7D13"/>
    <w:rsid w:val="0010030D"/>
    <w:rsid w:val="0010076B"/>
    <w:rsid w:val="00101781"/>
    <w:rsid w:val="0010259F"/>
    <w:rsid w:val="001025E1"/>
    <w:rsid w:val="0010399A"/>
    <w:rsid w:val="00103C24"/>
    <w:rsid w:val="00103EA5"/>
    <w:rsid w:val="00104BC4"/>
    <w:rsid w:val="00105919"/>
    <w:rsid w:val="00107FBE"/>
    <w:rsid w:val="001115EA"/>
    <w:rsid w:val="00112CE4"/>
    <w:rsid w:val="00112FBE"/>
    <w:rsid w:val="00114440"/>
    <w:rsid w:val="00114BD2"/>
    <w:rsid w:val="00116789"/>
    <w:rsid w:val="00117179"/>
    <w:rsid w:val="001171FA"/>
    <w:rsid w:val="00120003"/>
    <w:rsid w:val="00120398"/>
    <w:rsid w:val="00120801"/>
    <w:rsid w:val="00121335"/>
    <w:rsid w:val="00121EB7"/>
    <w:rsid w:val="00123132"/>
    <w:rsid w:val="00123DC3"/>
    <w:rsid w:val="00123E1E"/>
    <w:rsid w:val="00124FDC"/>
    <w:rsid w:val="00125C43"/>
    <w:rsid w:val="00127101"/>
    <w:rsid w:val="001274C7"/>
    <w:rsid w:val="001279EE"/>
    <w:rsid w:val="00130548"/>
    <w:rsid w:val="00132317"/>
    <w:rsid w:val="00132AF5"/>
    <w:rsid w:val="00135527"/>
    <w:rsid w:val="001376D9"/>
    <w:rsid w:val="0013791A"/>
    <w:rsid w:val="00140C59"/>
    <w:rsid w:val="00141DD0"/>
    <w:rsid w:val="00142839"/>
    <w:rsid w:val="00143675"/>
    <w:rsid w:val="00143E0C"/>
    <w:rsid w:val="001456F4"/>
    <w:rsid w:val="00146B92"/>
    <w:rsid w:val="00146F8B"/>
    <w:rsid w:val="00151E0A"/>
    <w:rsid w:val="00151F80"/>
    <w:rsid w:val="00152541"/>
    <w:rsid w:val="001526D1"/>
    <w:rsid w:val="00152A0A"/>
    <w:rsid w:val="00153585"/>
    <w:rsid w:val="00154763"/>
    <w:rsid w:val="00156FD6"/>
    <w:rsid w:val="0016097D"/>
    <w:rsid w:val="00161172"/>
    <w:rsid w:val="001615DA"/>
    <w:rsid w:val="0016166B"/>
    <w:rsid w:val="001627C5"/>
    <w:rsid w:val="00164C63"/>
    <w:rsid w:val="00165745"/>
    <w:rsid w:val="00165922"/>
    <w:rsid w:val="001674A2"/>
    <w:rsid w:val="00170365"/>
    <w:rsid w:val="00170D2F"/>
    <w:rsid w:val="0017155A"/>
    <w:rsid w:val="00171AC4"/>
    <w:rsid w:val="0017459D"/>
    <w:rsid w:val="00176156"/>
    <w:rsid w:val="00177A6E"/>
    <w:rsid w:val="0017FBAD"/>
    <w:rsid w:val="00181489"/>
    <w:rsid w:val="00182620"/>
    <w:rsid w:val="0018401F"/>
    <w:rsid w:val="00185DB2"/>
    <w:rsid w:val="00186DB6"/>
    <w:rsid w:val="00192394"/>
    <w:rsid w:val="001939F0"/>
    <w:rsid w:val="00193C9B"/>
    <w:rsid w:val="001942C6"/>
    <w:rsid w:val="00194586"/>
    <w:rsid w:val="0019490C"/>
    <w:rsid w:val="00194E90"/>
    <w:rsid w:val="001965D5"/>
    <w:rsid w:val="00196A98"/>
    <w:rsid w:val="00197E81"/>
    <w:rsid w:val="001A008C"/>
    <w:rsid w:val="001A106B"/>
    <w:rsid w:val="001A12F3"/>
    <w:rsid w:val="001A2EAA"/>
    <w:rsid w:val="001A4DD0"/>
    <w:rsid w:val="001A6722"/>
    <w:rsid w:val="001A6FBB"/>
    <w:rsid w:val="001B10EF"/>
    <w:rsid w:val="001B2E32"/>
    <w:rsid w:val="001B41E4"/>
    <w:rsid w:val="001B4D9C"/>
    <w:rsid w:val="001B62B7"/>
    <w:rsid w:val="001B775F"/>
    <w:rsid w:val="001C16E0"/>
    <w:rsid w:val="001C23CB"/>
    <w:rsid w:val="001C240F"/>
    <w:rsid w:val="001C265A"/>
    <w:rsid w:val="001C292F"/>
    <w:rsid w:val="001C5E87"/>
    <w:rsid w:val="001D0BFD"/>
    <w:rsid w:val="001D0EAA"/>
    <w:rsid w:val="001D2A71"/>
    <w:rsid w:val="001D3A0E"/>
    <w:rsid w:val="001D666C"/>
    <w:rsid w:val="001D77FE"/>
    <w:rsid w:val="001E054B"/>
    <w:rsid w:val="001E0A92"/>
    <w:rsid w:val="001E32EE"/>
    <w:rsid w:val="001E4F0F"/>
    <w:rsid w:val="001E5530"/>
    <w:rsid w:val="001E59AC"/>
    <w:rsid w:val="001E7BA8"/>
    <w:rsid w:val="001F5204"/>
    <w:rsid w:val="001F571D"/>
    <w:rsid w:val="001F639C"/>
    <w:rsid w:val="001F67B6"/>
    <w:rsid w:val="001F6DD4"/>
    <w:rsid w:val="001F776C"/>
    <w:rsid w:val="00200B1F"/>
    <w:rsid w:val="002019AA"/>
    <w:rsid w:val="00202EB0"/>
    <w:rsid w:val="0020542A"/>
    <w:rsid w:val="00206F7B"/>
    <w:rsid w:val="00207AC8"/>
    <w:rsid w:val="0021062F"/>
    <w:rsid w:val="0021100F"/>
    <w:rsid w:val="00211F25"/>
    <w:rsid w:val="0021203C"/>
    <w:rsid w:val="002143D2"/>
    <w:rsid w:val="00215F37"/>
    <w:rsid w:val="00222ED1"/>
    <w:rsid w:val="002232E4"/>
    <w:rsid w:val="002246A8"/>
    <w:rsid w:val="00224EA5"/>
    <w:rsid w:val="002254AF"/>
    <w:rsid w:val="00226478"/>
    <w:rsid w:val="00226D5C"/>
    <w:rsid w:val="002273AB"/>
    <w:rsid w:val="0023031C"/>
    <w:rsid w:val="00230456"/>
    <w:rsid w:val="0023130C"/>
    <w:rsid w:val="00231522"/>
    <w:rsid w:val="00236CEC"/>
    <w:rsid w:val="00236F74"/>
    <w:rsid w:val="002372A1"/>
    <w:rsid w:val="00237635"/>
    <w:rsid w:val="00241D4B"/>
    <w:rsid w:val="00245867"/>
    <w:rsid w:val="002466D2"/>
    <w:rsid w:val="00246835"/>
    <w:rsid w:val="002506F7"/>
    <w:rsid w:val="00250715"/>
    <w:rsid w:val="00252931"/>
    <w:rsid w:val="00252DCD"/>
    <w:rsid w:val="0025464F"/>
    <w:rsid w:val="00254E00"/>
    <w:rsid w:val="00255D5F"/>
    <w:rsid w:val="00256A9F"/>
    <w:rsid w:val="0026069F"/>
    <w:rsid w:val="00261CF8"/>
    <w:rsid w:val="00262876"/>
    <w:rsid w:val="00262C79"/>
    <w:rsid w:val="00262FC6"/>
    <w:rsid w:val="00263A67"/>
    <w:rsid w:val="0026565D"/>
    <w:rsid w:val="0026567E"/>
    <w:rsid w:val="002703F9"/>
    <w:rsid w:val="002706D0"/>
    <w:rsid w:val="002724A6"/>
    <w:rsid w:val="00273242"/>
    <w:rsid w:val="00275D9F"/>
    <w:rsid w:val="0027665C"/>
    <w:rsid w:val="0027688E"/>
    <w:rsid w:val="002772CB"/>
    <w:rsid w:val="00283F73"/>
    <w:rsid w:val="00286331"/>
    <w:rsid w:val="002870DB"/>
    <w:rsid w:val="0028761A"/>
    <w:rsid w:val="00287EBC"/>
    <w:rsid w:val="0029067D"/>
    <w:rsid w:val="0029158F"/>
    <w:rsid w:val="00291ABF"/>
    <w:rsid w:val="00294696"/>
    <w:rsid w:val="00296511"/>
    <w:rsid w:val="002A0915"/>
    <w:rsid w:val="002A142D"/>
    <w:rsid w:val="002A1A0F"/>
    <w:rsid w:val="002A3536"/>
    <w:rsid w:val="002A4BF8"/>
    <w:rsid w:val="002A589B"/>
    <w:rsid w:val="002A6774"/>
    <w:rsid w:val="002B0EB0"/>
    <w:rsid w:val="002B1298"/>
    <w:rsid w:val="002B3D6B"/>
    <w:rsid w:val="002B446B"/>
    <w:rsid w:val="002B657D"/>
    <w:rsid w:val="002B7044"/>
    <w:rsid w:val="002B7397"/>
    <w:rsid w:val="002C0311"/>
    <w:rsid w:val="002C2BCF"/>
    <w:rsid w:val="002C350F"/>
    <w:rsid w:val="002C3BFC"/>
    <w:rsid w:val="002C5CA4"/>
    <w:rsid w:val="002C68B4"/>
    <w:rsid w:val="002C7EF2"/>
    <w:rsid w:val="002D11DF"/>
    <w:rsid w:val="002D132F"/>
    <w:rsid w:val="002D1EE2"/>
    <w:rsid w:val="002D28B5"/>
    <w:rsid w:val="002D45A4"/>
    <w:rsid w:val="002D4C70"/>
    <w:rsid w:val="002D4D10"/>
    <w:rsid w:val="002D5B8A"/>
    <w:rsid w:val="002E4256"/>
    <w:rsid w:val="002E4281"/>
    <w:rsid w:val="002E6A63"/>
    <w:rsid w:val="002E6D3E"/>
    <w:rsid w:val="002E767C"/>
    <w:rsid w:val="002E781C"/>
    <w:rsid w:val="002F08E4"/>
    <w:rsid w:val="002F1121"/>
    <w:rsid w:val="002F1391"/>
    <w:rsid w:val="002F1C65"/>
    <w:rsid w:val="002F2227"/>
    <w:rsid w:val="002F280E"/>
    <w:rsid w:val="002F2BBA"/>
    <w:rsid w:val="002F3BC6"/>
    <w:rsid w:val="002F484A"/>
    <w:rsid w:val="002F4995"/>
    <w:rsid w:val="002F5D1F"/>
    <w:rsid w:val="002F73B1"/>
    <w:rsid w:val="00300AB4"/>
    <w:rsid w:val="00301E64"/>
    <w:rsid w:val="00302B4E"/>
    <w:rsid w:val="0030430F"/>
    <w:rsid w:val="00304335"/>
    <w:rsid w:val="00304371"/>
    <w:rsid w:val="00304F02"/>
    <w:rsid w:val="0030527B"/>
    <w:rsid w:val="00306FB0"/>
    <w:rsid w:val="00307A4D"/>
    <w:rsid w:val="00315473"/>
    <w:rsid w:val="003175CB"/>
    <w:rsid w:val="0031766B"/>
    <w:rsid w:val="003213ED"/>
    <w:rsid w:val="00322B40"/>
    <w:rsid w:val="003235F4"/>
    <w:rsid w:val="00324B56"/>
    <w:rsid w:val="00325234"/>
    <w:rsid w:val="003263F5"/>
    <w:rsid w:val="00326D37"/>
    <w:rsid w:val="00327387"/>
    <w:rsid w:val="00330871"/>
    <w:rsid w:val="00333E40"/>
    <w:rsid w:val="00334074"/>
    <w:rsid w:val="00334290"/>
    <w:rsid w:val="00341358"/>
    <w:rsid w:val="00342EDA"/>
    <w:rsid w:val="00343017"/>
    <w:rsid w:val="00343107"/>
    <w:rsid w:val="0034430A"/>
    <w:rsid w:val="00345DDC"/>
    <w:rsid w:val="00345E1D"/>
    <w:rsid w:val="003466A0"/>
    <w:rsid w:val="00347E5D"/>
    <w:rsid w:val="00350101"/>
    <w:rsid w:val="0035091F"/>
    <w:rsid w:val="00350D34"/>
    <w:rsid w:val="00352C4B"/>
    <w:rsid w:val="00353ECF"/>
    <w:rsid w:val="00354F5C"/>
    <w:rsid w:val="00356640"/>
    <w:rsid w:val="00356BA3"/>
    <w:rsid w:val="003574CA"/>
    <w:rsid w:val="00360052"/>
    <w:rsid w:val="00361844"/>
    <w:rsid w:val="00362721"/>
    <w:rsid w:val="00362737"/>
    <w:rsid w:val="003639B4"/>
    <w:rsid w:val="00364114"/>
    <w:rsid w:val="0036479F"/>
    <w:rsid w:val="0036548C"/>
    <w:rsid w:val="00367AF9"/>
    <w:rsid w:val="0037094C"/>
    <w:rsid w:val="00372C71"/>
    <w:rsid w:val="00372F3B"/>
    <w:rsid w:val="00375E74"/>
    <w:rsid w:val="00377D60"/>
    <w:rsid w:val="0038078A"/>
    <w:rsid w:val="0038173C"/>
    <w:rsid w:val="003831CF"/>
    <w:rsid w:val="0038321B"/>
    <w:rsid w:val="00383789"/>
    <w:rsid w:val="00383ED3"/>
    <w:rsid w:val="00384AB3"/>
    <w:rsid w:val="0038513E"/>
    <w:rsid w:val="00385A05"/>
    <w:rsid w:val="00390B73"/>
    <w:rsid w:val="0039104A"/>
    <w:rsid w:val="00391FEC"/>
    <w:rsid w:val="00395D58"/>
    <w:rsid w:val="0039630C"/>
    <w:rsid w:val="003974ED"/>
    <w:rsid w:val="003A146D"/>
    <w:rsid w:val="003A2100"/>
    <w:rsid w:val="003A31AB"/>
    <w:rsid w:val="003A355C"/>
    <w:rsid w:val="003A3F9F"/>
    <w:rsid w:val="003A4BBB"/>
    <w:rsid w:val="003A4C7A"/>
    <w:rsid w:val="003A4E24"/>
    <w:rsid w:val="003A513D"/>
    <w:rsid w:val="003A7C93"/>
    <w:rsid w:val="003A7D0D"/>
    <w:rsid w:val="003B194A"/>
    <w:rsid w:val="003B279C"/>
    <w:rsid w:val="003B3F0C"/>
    <w:rsid w:val="003B498A"/>
    <w:rsid w:val="003B56AB"/>
    <w:rsid w:val="003B6003"/>
    <w:rsid w:val="003B6817"/>
    <w:rsid w:val="003B687F"/>
    <w:rsid w:val="003B7E92"/>
    <w:rsid w:val="003C1493"/>
    <w:rsid w:val="003C35F3"/>
    <w:rsid w:val="003C620D"/>
    <w:rsid w:val="003C639C"/>
    <w:rsid w:val="003C6A5F"/>
    <w:rsid w:val="003C6C4B"/>
    <w:rsid w:val="003C6CA5"/>
    <w:rsid w:val="003D0E6D"/>
    <w:rsid w:val="003D0F24"/>
    <w:rsid w:val="003D22AF"/>
    <w:rsid w:val="003D3544"/>
    <w:rsid w:val="003D446C"/>
    <w:rsid w:val="003E0736"/>
    <w:rsid w:val="003E0E48"/>
    <w:rsid w:val="003E1A35"/>
    <w:rsid w:val="003E1B72"/>
    <w:rsid w:val="003E1C8F"/>
    <w:rsid w:val="003E2F7D"/>
    <w:rsid w:val="003E47A5"/>
    <w:rsid w:val="003E4F7D"/>
    <w:rsid w:val="003E72FA"/>
    <w:rsid w:val="003E7507"/>
    <w:rsid w:val="003E7946"/>
    <w:rsid w:val="003F190E"/>
    <w:rsid w:val="003F22E0"/>
    <w:rsid w:val="003F411D"/>
    <w:rsid w:val="003F54AC"/>
    <w:rsid w:val="003F61EC"/>
    <w:rsid w:val="003F7488"/>
    <w:rsid w:val="003F79D1"/>
    <w:rsid w:val="00403A7F"/>
    <w:rsid w:val="00403F00"/>
    <w:rsid w:val="00404754"/>
    <w:rsid w:val="004048D6"/>
    <w:rsid w:val="004050EA"/>
    <w:rsid w:val="004052A3"/>
    <w:rsid w:val="00405BC8"/>
    <w:rsid w:val="00406E33"/>
    <w:rsid w:val="0040748E"/>
    <w:rsid w:val="0041083D"/>
    <w:rsid w:val="004109A0"/>
    <w:rsid w:val="00410C3C"/>
    <w:rsid w:val="00410DE4"/>
    <w:rsid w:val="00413C16"/>
    <w:rsid w:val="004201D4"/>
    <w:rsid w:val="00426766"/>
    <w:rsid w:val="0042696F"/>
    <w:rsid w:val="004273FF"/>
    <w:rsid w:val="004276B9"/>
    <w:rsid w:val="004346F6"/>
    <w:rsid w:val="00434D6D"/>
    <w:rsid w:val="004353EF"/>
    <w:rsid w:val="0043582E"/>
    <w:rsid w:val="0043682C"/>
    <w:rsid w:val="00440C08"/>
    <w:rsid w:val="00440CFE"/>
    <w:rsid w:val="00442F4B"/>
    <w:rsid w:val="00443E1A"/>
    <w:rsid w:val="004449B4"/>
    <w:rsid w:val="004453DF"/>
    <w:rsid w:val="00445E8E"/>
    <w:rsid w:val="00446050"/>
    <w:rsid w:val="004460F4"/>
    <w:rsid w:val="00452875"/>
    <w:rsid w:val="0045502C"/>
    <w:rsid w:val="00455C34"/>
    <w:rsid w:val="00456177"/>
    <w:rsid w:val="0045677A"/>
    <w:rsid w:val="00456A22"/>
    <w:rsid w:val="00457AAD"/>
    <w:rsid w:val="004605BB"/>
    <w:rsid w:val="00462F60"/>
    <w:rsid w:val="004632D3"/>
    <w:rsid w:val="00463820"/>
    <w:rsid w:val="00464207"/>
    <w:rsid w:val="00464791"/>
    <w:rsid w:val="0046501C"/>
    <w:rsid w:val="004674B6"/>
    <w:rsid w:val="004675EF"/>
    <w:rsid w:val="0047086D"/>
    <w:rsid w:val="00473D52"/>
    <w:rsid w:val="00474166"/>
    <w:rsid w:val="0047475F"/>
    <w:rsid w:val="004759DE"/>
    <w:rsid w:val="0047654B"/>
    <w:rsid w:val="004805FA"/>
    <w:rsid w:val="00487CE4"/>
    <w:rsid w:val="00492722"/>
    <w:rsid w:val="004929CB"/>
    <w:rsid w:val="00493AC5"/>
    <w:rsid w:val="00493FD3"/>
    <w:rsid w:val="004945A6"/>
    <w:rsid w:val="004946C8"/>
    <w:rsid w:val="0049691C"/>
    <w:rsid w:val="0049700C"/>
    <w:rsid w:val="00497B71"/>
    <w:rsid w:val="004A106B"/>
    <w:rsid w:val="004A155E"/>
    <w:rsid w:val="004A17EA"/>
    <w:rsid w:val="004A2215"/>
    <w:rsid w:val="004A2B99"/>
    <w:rsid w:val="004A3DDF"/>
    <w:rsid w:val="004A464E"/>
    <w:rsid w:val="004A661F"/>
    <w:rsid w:val="004A6649"/>
    <w:rsid w:val="004B1972"/>
    <w:rsid w:val="004B270D"/>
    <w:rsid w:val="004B4DEB"/>
    <w:rsid w:val="004B5B7E"/>
    <w:rsid w:val="004B5E5D"/>
    <w:rsid w:val="004B6D1A"/>
    <w:rsid w:val="004B70AF"/>
    <w:rsid w:val="004B76C2"/>
    <w:rsid w:val="004C2020"/>
    <w:rsid w:val="004C2FEC"/>
    <w:rsid w:val="004C4323"/>
    <w:rsid w:val="004C52D5"/>
    <w:rsid w:val="004D02F2"/>
    <w:rsid w:val="004D07EC"/>
    <w:rsid w:val="004D44DD"/>
    <w:rsid w:val="004D4C4E"/>
    <w:rsid w:val="004D5ACB"/>
    <w:rsid w:val="004D5FF1"/>
    <w:rsid w:val="004D6B1C"/>
    <w:rsid w:val="004D7143"/>
    <w:rsid w:val="004D7C89"/>
    <w:rsid w:val="004E017A"/>
    <w:rsid w:val="004E1C95"/>
    <w:rsid w:val="004E2C81"/>
    <w:rsid w:val="004E300C"/>
    <w:rsid w:val="004E421E"/>
    <w:rsid w:val="004E4D05"/>
    <w:rsid w:val="004E56DE"/>
    <w:rsid w:val="004E574B"/>
    <w:rsid w:val="004E62D8"/>
    <w:rsid w:val="004E6E70"/>
    <w:rsid w:val="004E7736"/>
    <w:rsid w:val="004F08A0"/>
    <w:rsid w:val="004F1129"/>
    <w:rsid w:val="004F2220"/>
    <w:rsid w:val="004F2E5B"/>
    <w:rsid w:val="004F334D"/>
    <w:rsid w:val="004F389C"/>
    <w:rsid w:val="005012B2"/>
    <w:rsid w:val="00501536"/>
    <w:rsid w:val="005031D2"/>
    <w:rsid w:val="0050325C"/>
    <w:rsid w:val="00505318"/>
    <w:rsid w:val="00505A78"/>
    <w:rsid w:val="00505E05"/>
    <w:rsid w:val="005069D3"/>
    <w:rsid w:val="00507A91"/>
    <w:rsid w:val="005109A8"/>
    <w:rsid w:val="00510D21"/>
    <w:rsid w:val="00511FF5"/>
    <w:rsid w:val="00513D14"/>
    <w:rsid w:val="00520F71"/>
    <w:rsid w:val="00521D1E"/>
    <w:rsid w:val="005228FB"/>
    <w:rsid w:val="00523C1C"/>
    <w:rsid w:val="00523F04"/>
    <w:rsid w:val="00524122"/>
    <w:rsid w:val="00526CE9"/>
    <w:rsid w:val="00531264"/>
    <w:rsid w:val="00532A3A"/>
    <w:rsid w:val="00532AF6"/>
    <w:rsid w:val="005336A0"/>
    <w:rsid w:val="00534C52"/>
    <w:rsid w:val="00535511"/>
    <w:rsid w:val="005360F1"/>
    <w:rsid w:val="005419B0"/>
    <w:rsid w:val="00542360"/>
    <w:rsid w:val="00542780"/>
    <w:rsid w:val="00544A74"/>
    <w:rsid w:val="005458BA"/>
    <w:rsid w:val="0054705E"/>
    <w:rsid w:val="00550F7B"/>
    <w:rsid w:val="00552116"/>
    <w:rsid w:val="005540FF"/>
    <w:rsid w:val="0055414D"/>
    <w:rsid w:val="00555B54"/>
    <w:rsid w:val="00556D9E"/>
    <w:rsid w:val="005575B5"/>
    <w:rsid w:val="0056028A"/>
    <w:rsid w:val="00560A1C"/>
    <w:rsid w:val="00561B67"/>
    <w:rsid w:val="00562EF8"/>
    <w:rsid w:val="005638FC"/>
    <w:rsid w:val="005639E0"/>
    <w:rsid w:val="00563C60"/>
    <w:rsid w:val="0056496C"/>
    <w:rsid w:val="00565634"/>
    <w:rsid w:val="00570354"/>
    <w:rsid w:val="00570907"/>
    <w:rsid w:val="005727E0"/>
    <w:rsid w:val="00572F5A"/>
    <w:rsid w:val="0057315D"/>
    <w:rsid w:val="0057377F"/>
    <w:rsid w:val="00574271"/>
    <w:rsid w:val="00574576"/>
    <w:rsid w:val="00574BFF"/>
    <w:rsid w:val="00576BDF"/>
    <w:rsid w:val="00576E9E"/>
    <w:rsid w:val="0057703C"/>
    <w:rsid w:val="00577715"/>
    <w:rsid w:val="00577AEE"/>
    <w:rsid w:val="00581A2F"/>
    <w:rsid w:val="005822B2"/>
    <w:rsid w:val="0058301A"/>
    <w:rsid w:val="005830FE"/>
    <w:rsid w:val="005832C4"/>
    <w:rsid w:val="00583D02"/>
    <w:rsid w:val="00586677"/>
    <w:rsid w:val="00586EC3"/>
    <w:rsid w:val="0058791F"/>
    <w:rsid w:val="00587A7C"/>
    <w:rsid w:val="00587FC7"/>
    <w:rsid w:val="00591C5E"/>
    <w:rsid w:val="00595FBC"/>
    <w:rsid w:val="005976A6"/>
    <w:rsid w:val="00597CC5"/>
    <w:rsid w:val="005A15D2"/>
    <w:rsid w:val="005A2A60"/>
    <w:rsid w:val="005A33B8"/>
    <w:rsid w:val="005A409D"/>
    <w:rsid w:val="005A5D2F"/>
    <w:rsid w:val="005A673E"/>
    <w:rsid w:val="005A7D4B"/>
    <w:rsid w:val="005B046D"/>
    <w:rsid w:val="005B0818"/>
    <w:rsid w:val="005B0C8C"/>
    <w:rsid w:val="005B381B"/>
    <w:rsid w:val="005B3979"/>
    <w:rsid w:val="005B6AA2"/>
    <w:rsid w:val="005C2770"/>
    <w:rsid w:val="005C3707"/>
    <w:rsid w:val="005C3C52"/>
    <w:rsid w:val="005C73C6"/>
    <w:rsid w:val="005D2126"/>
    <w:rsid w:val="005D2B49"/>
    <w:rsid w:val="005D3118"/>
    <w:rsid w:val="005D356A"/>
    <w:rsid w:val="005D375D"/>
    <w:rsid w:val="005D693D"/>
    <w:rsid w:val="005D6A13"/>
    <w:rsid w:val="005D6A30"/>
    <w:rsid w:val="005E1E09"/>
    <w:rsid w:val="005E2ED3"/>
    <w:rsid w:val="005E365F"/>
    <w:rsid w:val="005E5660"/>
    <w:rsid w:val="005F00A2"/>
    <w:rsid w:val="005F2264"/>
    <w:rsid w:val="005F2AF8"/>
    <w:rsid w:val="005F403F"/>
    <w:rsid w:val="005F41CF"/>
    <w:rsid w:val="005F4206"/>
    <w:rsid w:val="005F522C"/>
    <w:rsid w:val="005F549F"/>
    <w:rsid w:val="005F568F"/>
    <w:rsid w:val="005F608D"/>
    <w:rsid w:val="005F619D"/>
    <w:rsid w:val="005F6356"/>
    <w:rsid w:val="00603A7F"/>
    <w:rsid w:val="00605503"/>
    <w:rsid w:val="00605752"/>
    <w:rsid w:val="006060E0"/>
    <w:rsid w:val="00607481"/>
    <w:rsid w:val="00610CA6"/>
    <w:rsid w:val="00611190"/>
    <w:rsid w:val="00612381"/>
    <w:rsid w:val="006144A3"/>
    <w:rsid w:val="00614BC9"/>
    <w:rsid w:val="00614EFE"/>
    <w:rsid w:val="006156B7"/>
    <w:rsid w:val="00615C38"/>
    <w:rsid w:val="00615D64"/>
    <w:rsid w:val="00617F04"/>
    <w:rsid w:val="006209A7"/>
    <w:rsid w:val="00620FD4"/>
    <w:rsid w:val="006220C4"/>
    <w:rsid w:val="0062309B"/>
    <w:rsid w:val="006252D4"/>
    <w:rsid w:val="00626C86"/>
    <w:rsid w:val="00627C5C"/>
    <w:rsid w:val="0063146E"/>
    <w:rsid w:val="00631C9D"/>
    <w:rsid w:val="0063276A"/>
    <w:rsid w:val="00632793"/>
    <w:rsid w:val="00632844"/>
    <w:rsid w:val="006363CA"/>
    <w:rsid w:val="00636E05"/>
    <w:rsid w:val="0064384C"/>
    <w:rsid w:val="0064558F"/>
    <w:rsid w:val="006455CE"/>
    <w:rsid w:val="00645CE1"/>
    <w:rsid w:val="006460B5"/>
    <w:rsid w:val="0064766E"/>
    <w:rsid w:val="00647A4E"/>
    <w:rsid w:val="006529CA"/>
    <w:rsid w:val="00653AA0"/>
    <w:rsid w:val="00653DE5"/>
    <w:rsid w:val="00656A28"/>
    <w:rsid w:val="00660C77"/>
    <w:rsid w:val="00662222"/>
    <w:rsid w:val="00662E33"/>
    <w:rsid w:val="00664B0F"/>
    <w:rsid w:val="00664BB4"/>
    <w:rsid w:val="00665477"/>
    <w:rsid w:val="006655FA"/>
    <w:rsid w:val="006658A6"/>
    <w:rsid w:val="00665B90"/>
    <w:rsid w:val="00665FBB"/>
    <w:rsid w:val="00666B32"/>
    <w:rsid w:val="0066703F"/>
    <w:rsid w:val="00671DD8"/>
    <w:rsid w:val="0067236B"/>
    <w:rsid w:val="00672C60"/>
    <w:rsid w:val="00672CC4"/>
    <w:rsid w:val="00672D28"/>
    <w:rsid w:val="00672EE0"/>
    <w:rsid w:val="006744FA"/>
    <w:rsid w:val="00676CEA"/>
    <w:rsid w:val="00676E81"/>
    <w:rsid w:val="00686C20"/>
    <w:rsid w:val="006901A5"/>
    <w:rsid w:val="0069078B"/>
    <w:rsid w:val="00690991"/>
    <w:rsid w:val="00690FBD"/>
    <w:rsid w:val="00691785"/>
    <w:rsid w:val="0069331C"/>
    <w:rsid w:val="00693709"/>
    <w:rsid w:val="00693C4D"/>
    <w:rsid w:val="00695131"/>
    <w:rsid w:val="00695455"/>
    <w:rsid w:val="0069614F"/>
    <w:rsid w:val="006969DE"/>
    <w:rsid w:val="00696B74"/>
    <w:rsid w:val="00697EF1"/>
    <w:rsid w:val="006A4256"/>
    <w:rsid w:val="006A667C"/>
    <w:rsid w:val="006B1227"/>
    <w:rsid w:val="006B14D7"/>
    <w:rsid w:val="006B24DB"/>
    <w:rsid w:val="006B2948"/>
    <w:rsid w:val="006B32BD"/>
    <w:rsid w:val="006B4051"/>
    <w:rsid w:val="006B5032"/>
    <w:rsid w:val="006B62BE"/>
    <w:rsid w:val="006C1A1C"/>
    <w:rsid w:val="006C1BBB"/>
    <w:rsid w:val="006C2006"/>
    <w:rsid w:val="006C3E95"/>
    <w:rsid w:val="006C5765"/>
    <w:rsid w:val="006C5ACD"/>
    <w:rsid w:val="006C725E"/>
    <w:rsid w:val="006C7604"/>
    <w:rsid w:val="006D0944"/>
    <w:rsid w:val="006D1144"/>
    <w:rsid w:val="006D38FD"/>
    <w:rsid w:val="006D3E39"/>
    <w:rsid w:val="006D3EAA"/>
    <w:rsid w:val="006D4C20"/>
    <w:rsid w:val="006D5FFB"/>
    <w:rsid w:val="006D742F"/>
    <w:rsid w:val="006D7F92"/>
    <w:rsid w:val="006E0E72"/>
    <w:rsid w:val="006E331D"/>
    <w:rsid w:val="006E62DA"/>
    <w:rsid w:val="006E70DF"/>
    <w:rsid w:val="006E7BC6"/>
    <w:rsid w:val="006F06F3"/>
    <w:rsid w:val="006F16FF"/>
    <w:rsid w:val="006F1935"/>
    <w:rsid w:val="006F444C"/>
    <w:rsid w:val="006F56BF"/>
    <w:rsid w:val="006F579B"/>
    <w:rsid w:val="006F6E95"/>
    <w:rsid w:val="006F7145"/>
    <w:rsid w:val="006F72B8"/>
    <w:rsid w:val="00700662"/>
    <w:rsid w:val="00701093"/>
    <w:rsid w:val="007017C0"/>
    <w:rsid w:val="00702D2E"/>
    <w:rsid w:val="00702DF8"/>
    <w:rsid w:val="00703724"/>
    <w:rsid w:val="00704DBC"/>
    <w:rsid w:val="00706B03"/>
    <w:rsid w:val="00706EAE"/>
    <w:rsid w:val="007071E8"/>
    <w:rsid w:val="00707282"/>
    <w:rsid w:val="00707C59"/>
    <w:rsid w:val="00707F96"/>
    <w:rsid w:val="00710382"/>
    <w:rsid w:val="007119B0"/>
    <w:rsid w:val="0071238F"/>
    <w:rsid w:val="00713AE2"/>
    <w:rsid w:val="00713D25"/>
    <w:rsid w:val="00713F40"/>
    <w:rsid w:val="00714394"/>
    <w:rsid w:val="007168B4"/>
    <w:rsid w:val="00717C32"/>
    <w:rsid w:val="007203BD"/>
    <w:rsid w:val="007203C3"/>
    <w:rsid w:val="0072085F"/>
    <w:rsid w:val="0072315F"/>
    <w:rsid w:val="007234BB"/>
    <w:rsid w:val="00723677"/>
    <w:rsid w:val="00725B41"/>
    <w:rsid w:val="00725F40"/>
    <w:rsid w:val="00727F12"/>
    <w:rsid w:val="00730DE6"/>
    <w:rsid w:val="0073190F"/>
    <w:rsid w:val="007344A3"/>
    <w:rsid w:val="007350BB"/>
    <w:rsid w:val="0073519A"/>
    <w:rsid w:val="0073524C"/>
    <w:rsid w:val="007370FB"/>
    <w:rsid w:val="007375F7"/>
    <w:rsid w:val="00740923"/>
    <w:rsid w:val="00741116"/>
    <w:rsid w:val="00741261"/>
    <w:rsid w:val="00741EE5"/>
    <w:rsid w:val="007423D3"/>
    <w:rsid w:val="007425F4"/>
    <w:rsid w:val="007429FE"/>
    <w:rsid w:val="00743811"/>
    <w:rsid w:val="0075098F"/>
    <w:rsid w:val="00752B27"/>
    <w:rsid w:val="00754685"/>
    <w:rsid w:val="0075586D"/>
    <w:rsid w:val="0075614B"/>
    <w:rsid w:val="00756D3A"/>
    <w:rsid w:val="00757A9F"/>
    <w:rsid w:val="00757AE0"/>
    <w:rsid w:val="00760912"/>
    <w:rsid w:val="00761FB4"/>
    <w:rsid w:val="007620FC"/>
    <w:rsid w:val="0076333B"/>
    <w:rsid w:val="007646C6"/>
    <w:rsid w:val="0076638F"/>
    <w:rsid w:val="0077003C"/>
    <w:rsid w:val="00771670"/>
    <w:rsid w:val="00773E27"/>
    <w:rsid w:val="00774835"/>
    <w:rsid w:val="007750CD"/>
    <w:rsid w:val="007755A5"/>
    <w:rsid w:val="00775E78"/>
    <w:rsid w:val="0077697A"/>
    <w:rsid w:val="00776E0A"/>
    <w:rsid w:val="00776F9D"/>
    <w:rsid w:val="00777D53"/>
    <w:rsid w:val="00780B0E"/>
    <w:rsid w:val="007834F2"/>
    <w:rsid w:val="00784703"/>
    <w:rsid w:val="00784DEB"/>
    <w:rsid w:val="00784EA8"/>
    <w:rsid w:val="00786A30"/>
    <w:rsid w:val="00786B6C"/>
    <w:rsid w:val="007879C3"/>
    <w:rsid w:val="00790FDB"/>
    <w:rsid w:val="007932D3"/>
    <w:rsid w:val="00794927"/>
    <w:rsid w:val="007956E5"/>
    <w:rsid w:val="007965E7"/>
    <w:rsid w:val="00796A36"/>
    <w:rsid w:val="00797E8F"/>
    <w:rsid w:val="007A033A"/>
    <w:rsid w:val="007A19BC"/>
    <w:rsid w:val="007A2106"/>
    <w:rsid w:val="007A285F"/>
    <w:rsid w:val="007A312E"/>
    <w:rsid w:val="007A3752"/>
    <w:rsid w:val="007A43B3"/>
    <w:rsid w:val="007A521D"/>
    <w:rsid w:val="007A5338"/>
    <w:rsid w:val="007A5A9A"/>
    <w:rsid w:val="007A6B19"/>
    <w:rsid w:val="007A7CF6"/>
    <w:rsid w:val="007B0324"/>
    <w:rsid w:val="007B2C36"/>
    <w:rsid w:val="007B353A"/>
    <w:rsid w:val="007B35E1"/>
    <w:rsid w:val="007B45C6"/>
    <w:rsid w:val="007B527F"/>
    <w:rsid w:val="007B703C"/>
    <w:rsid w:val="007B7528"/>
    <w:rsid w:val="007C2438"/>
    <w:rsid w:val="007C274B"/>
    <w:rsid w:val="007C3571"/>
    <w:rsid w:val="007C38B7"/>
    <w:rsid w:val="007C5E64"/>
    <w:rsid w:val="007C692A"/>
    <w:rsid w:val="007D3877"/>
    <w:rsid w:val="007D3A4E"/>
    <w:rsid w:val="007D51D5"/>
    <w:rsid w:val="007D56F0"/>
    <w:rsid w:val="007D5B16"/>
    <w:rsid w:val="007D74A1"/>
    <w:rsid w:val="007D7ACD"/>
    <w:rsid w:val="007DFDFB"/>
    <w:rsid w:val="007E1662"/>
    <w:rsid w:val="007E208E"/>
    <w:rsid w:val="007E2F85"/>
    <w:rsid w:val="007F0EB1"/>
    <w:rsid w:val="007F1459"/>
    <w:rsid w:val="007F16AE"/>
    <w:rsid w:val="007F1B86"/>
    <w:rsid w:val="007F1DDC"/>
    <w:rsid w:val="007F1DEE"/>
    <w:rsid w:val="007F20C8"/>
    <w:rsid w:val="007F33C6"/>
    <w:rsid w:val="007F496A"/>
    <w:rsid w:val="007F645C"/>
    <w:rsid w:val="008003D5"/>
    <w:rsid w:val="00800C92"/>
    <w:rsid w:val="00801DB2"/>
    <w:rsid w:val="00803050"/>
    <w:rsid w:val="0080314F"/>
    <w:rsid w:val="00803CCE"/>
    <w:rsid w:val="008049C9"/>
    <w:rsid w:val="00805350"/>
    <w:rsid w:val="00805EFB"/>
    <w:rsid w:val="0080635E"/>
    <w:rsid w:val="00812FFE"/>
    <w:rsid w:val="00814F8D"/>
    <w:rsid w:val="00815612"/>
    <w:rsid w:val="00817F02"/>
    <w:rsid w:val="00820774"/>
    <w:rsid w:val="00820BD2"/>
    <w:rsid w:val="00821B52"/>
    <w:rsid w:val="00821C5F"/>
    <w:rsid w:val="00821DDF"/>
    <w:rsid w:val="00823027"/>
    <w:rsid w:val="0082357E"/>
    <w:rsid w:val="008241D5"/>
    <w:rsid w:val="0082420F"/>
    <w:rsid w:val="0082506F"/>
    <w:rsid w:val="0082557A"/>
    <w:rsid w:val="00825D69"/>
    <w:rsid w:val="008276E3"/>
    <w:rsid w:val="00832E0C"/>
    <w:rsid w:val="00832F0F"/>
    <w:rsid w:val="008333C8"/>
    <w:rsid w:val="00833553"/>
    <w:rsid w:val="00836150"/>
    <w:rsid w:val="00836447"/>
    <w:rsid w:val="0083660D"/>
    <w:rsid w:val="00836827"/>
    <w:rsid w:val="0083729B"/>
    <w:rsid w:val="00837617"/>
    <w:rsid w:val="0084043F"/>
    <w:rsid w:val="00841F6B"/>
    <w:rsid w:val="00842EA9"/>
    <w:rsid w:val="00842F84"/>
    <w:rsid w:val="008447D4"/>
    <w:rsid w:val="008461F9"/>
    <w:rsid w:val="00846B1C"/>
    <w:rsid w:val="008471B4"/>
    <w:rsid w:val="0084721E"/>
    <w:rsid w:val="00847AB5"/>
    <w:rsid w:val="00850487"/>
    <w:rsid w:val="008515C7"/>
    <w:rsid w:val="008525A2"/>
    <w:rsid w:val="00852F35"/>
    <w:rsid w:val="00854C19"/>
    <w:rsid w:val="008574B0"/>
    <w:rsid w:val="00857746"/>
    <w:rsid w:val="00861892"/>
    <w:rsid w:val="00863765"/>
    <w:rsid w:val="00863B9B"/>
    <w:rsid w:val="00863E20"/>
    <w:rsid w:val="008644CD"/>
    <w:rsid w:val="00864D8F"/>
    <w:rsid w:val="0086559D"/>
    <w:rsid w:val="00866428"/>
    <w:rsid w:val="00866BAB"/>
    <w:rsid w:val="00872048"/>
    <w:rsid w:val="00873539"/>
    <w:rsid w:val="00874338"/>
    <w:rsid w:val="008743A7"/>
    <w:rsid w:val="008761AF"/>
    <w:rsid w:val="00877F62"/>
    <w:rsid w:val="0087DF22"/>
    <w:rsid w:val="00880B9B"/>
    <w:rsid w:val="0088163D"/>
    <w:rsid w:val="0088275C"/>
    <w:rsid w:val="00883BD7"/>
    <w:rsid w:val="00884093"/>
    <w:rsid w:val="0088516C"/>
    <w:rsid w:val="00885F12"/>
    <w:rsid w:val="008861F5"/>
    <w:rsid w:val="00890B80"/>
    <w:rsid w:val="00891336"/>
    <w:rsid w:val="00892310"/>
    <w:rsid w:val="00892868"/>
    <w:rsid w:val="00892F58"/>
    <w:rsid w:val="00893134"/>
    <w:rsid w:val="00894982"/>
    <w:rsid w:val="00894DB2"/>
    <w:rsid w:val="0089600F"/>
    <w:rsid w:val="00896F03"/>
    <w:rsid w:val="008A0058"/>
    <w:rsid w:val="008A1CA4"/>
    <w:rsid w:val="008A29F2"/>
    <w:rsid w:val="008A477A"/>
    <w:rsid w:val="008B0382"/>
    <w:rsid w:val="008B0A99"/>
    <w:rsid w:val="008B21CA"/>
    <w:rsid w:val="008B2909"/>
    <w:rsid w:val="008B2C7F"/>
    <w:rsid w:val="008B2CD9"/>
    <w:rsid w:val="008B374E"/>
    <w:rsid w:val="008B4122"/>
    <w:rsid w:val="008B4A72"/>
    <w:rsid w:val="008B5775"/>
    <w:rsid w:val="008B5B4B"/>
    <w:rsid w:val="008B630E"/>
    <w:rsid w:val="008B706F"/>
    <w:rsid w:val="008B7FE0"/>
    <w:rsid w:val="008C28C6"/>
    <w:rsid w:val="008C2B67"/>
    <w:rsid w:val="008C3FAE"/>
    <w:rsid w:val="008C632E"/>
    <w:rsid w:val="008C7AA8"/>
    <w:rsid w:val="008C7DA4"/>
    <w:rsid w:val="008D1F13"/>
    <w:rsid w:val="008D3476"/>
    <w:rsid w:val="008D3522"/>
    <w:rsid w:val="008D4FB5"/>
    <w:rsid w:val="008D587F"/>
    <w:rsid w:val="008D6A00"/>
    <w:rsid w:val="008D73C1"/>
    <w:rsid w:val="008D77A4"/>
    <w:rsid w:val="008D7D7F"/>
    <w:rsid w:val="008D7D82"/>
    <w:rsid w:val="008E0924"/>
    <w:rsid w:val="008E18C0"/>
    <w:rsid w:val="008E2A12"/>
    <w:rsid w:val="008E4474"/>
    <w:rsid w:val="008E47EF"/>
    <w:rsid w:val="008E5DDE"/>
    <w:rsid w:val="008E7059"/>
    <w:rsid w:val="008E7FAA"/>
    <w:rsid w:val="008F1056"/>
    <w:rsid w:val="008F39B3"/>
    <w:rsid w:val="008F463D"/>
    <w:rsid w:val="008F6AEA"/>
    <w:rsid w:val="008F7540"/>
    <w:rsid w:val="0090029E"/>
    <w:rsid w:val="0090125B"/>
    <w:rsid w:val="009013F4"/>
    <w:rsid w:val="00902FFD"/>
    <w:rsid w:val="00903B3E"/>
    <w:rsid w:val="00903E20"/>
    <w:rsid w:val="00904A37"/>
    <w:rsid w:val="00907C70"/>
    <w:rsid w:val="00911AAA"/>
    <w:rsid w:val="00911B1A"/>
    <w:rsid w:val="00912D23"/>
    <w:rsid w:val="0091361F"/>
    <w:rsid w:val="00913A90"/>
    <w:rsid w:val="00922E75"/>
    <w:rsid w:val="00923F61"/>
    <w:rsid w:val="009244FC"/>
    <w:rsid w:val="009252DF"/>
    <w:rsid w:val="00930F76"/>
    <w:rsid w:val="0093101C"/>
    <w:rsid w:val="009321A2"/>
    <w:rsid w:val="0093565A"/>
    <w:rsid w:val="0093596F"/>
    <w:rsid w:val="00936C83"/>
    <w:rsid w:val="00940D07"/>
    <w:rsid w:val="009415B3"/>
    <w:rsid w:val="00942097"/>
    <w:rsid w:val="0094368E"/>
    <w:rsid w:val="00944843"/>
    <w:rsid w:val="00945533"/>
    <w:rsid w:val="00946B90"/>
    <w:rsid w:val="009477D7"/>
    <w:rsid w:val="009526F7"/>
    <w:rsid w:val="00953622"/>
    <w:rsid w:val="00954749"/>
    <w:rsid w:val="009565EA"/>
    <w:rsid w:val="00964A5A"/>
    <w:rsid w:val="009656B0"/>
    <w:rsid w:val="00965A48"/>
    <w:rsid w:val="00965E56"/>
    <w:rsid w:val="00965F28"/>
    <w:rsid w:val="00966729"/>
    <w:rsid w:val="00967F0D"/>
    <w:rsid w:val="00970171"/>
    <w:rsid w:val="00971D92"/>
    <w:rsid w:val="00972685"/>
    <w:rsid w:val="00972939"/>
    <w:rsid w:val="00974D9F"/>
    <w:rsid w:val="00977010"/>
    <w:rsid w:val="00980BC2"/>
    <w:rsid w:val="00982488"/>
    <w:rsid w:val="00983AC6"/>
    <w:rsid w:val="00984AAB"/>
    <w:rsid w:val="0098507B"/>
    <w:rsid w:val="0098688C"/>
    <w:rsid w:val="0098769D"/>
    <w:rsid w:val="0099025D"/>
    <w:rsid w:val="0099207F"/>
    <w:rsid w:val="00992C97"/>
    <w:rsid w:val="00992FBB"/>
    <w:rsid w:val="0099427D"/>
    <w:rsid w:val="009969C2"/>
    <w:rsid w:val="00996FA2"/>
    <w:rsid w:val="0099782E"/>
    <w:rsid w:val="0099F9E4"/>
    <w:rsid w:val="009A0179"/>
    <w:rsid w:val="009A2082"/>
    <w:rsid w:val="009A4010"/>
    <w:rsid w:val="009A4C35"/>
    <w:rsid w:val="009A5120"/>
    <w:rsid w:val="009A5336"/>
    <w:rsid w:val="009A64D9"/>
    <w:rsid w:val="009A6D8C"/>
    <w:rsid w:val="009A7093"/>
    <w:rsid w:val="009A7253"/>
    <w:rsid w:val="009A7DD2"/>
    <w:rsid w:val="009B06E4"/>
    <w:rsid w:val="009B2019"/>
    <w:rsid w:val="009B3537"/>
    <w:rsid w:val="009B4B14"/>
    <w:rsid w:val="009B6EEA"/>
    <w:rsid w:val="009B7D4C"/>
    <w:rsid w:val="009C305B"/>
    <w:rsid w:val="009C3543"/>
    <w:rsid w:val="009C616F"/>
    <w:rsid w:val="009C7B6D"/>
    <w:rsid w:val="009D0225"/>
    <w:rsid w:val="009D2D19"/>
    <w:rsid w:val="009D33FE"/>
    <w:rsid w:val="009D36FD"/>
    <w:rsid w:val="009D3FA2"/>
    <w:rsid w:val="009E0AB5"/>
    <w:rsid w:val="009E0B79"/>
    <w:rsid w:val="009E4C15"/>
    <w:rsid w:val="009E6A6B"/>
    <w:rsid w:val="009E6D98"/>
    <w:rsid w:val="009E7A1F"/>
    <w:rsid w:val="009F06FD"/>
    <w:rsid w:val="009F0FB5"/>
    <w:rsid w:val="009F13B2"/>
    <w:rsid w:val="009F1ED2"/>
    <w:rsid w:val="009F2D93"/>
    <w:rsid w:val="009F43CD"/>
    <w:rsid w:val="009F50C4"/>
    <w:rsid w:val="009F5D24"/>
    <w:rsid w:val="009F6269"/>
    <w:rsid w:val="009F7DFE"/>
    <w:rsid w:val="009F7E35"/>
    <w:rsid w:val="00A00A4B"/>
    <w:rsid w:val="00A02BB5"/>
    <w:rsid w:val="00A04EB3"/>
    <w:rsid w:val="00A05D3D"/>
    <w:rsid w:val="00A06070"/>
    <w:rsid w:val="00A067DD"/>
    <w:rsid w:val="00A06D64"/>
    <w:rsid w:val="00A070B6"/>
    <w:rsid w:val="00A07628"/>
    <w:rsid w:val="00A0773A"/>
    <w:rsid w:val="00A10CE9"/>
    <w:rsid w:val="00A1140A"/>
    <w:rsid w:val="00A1149E"/>
    <w:rsid w:val="00A11C73"/>
    <w:rsid w:val="00A1278E"/>
    <w:rsid w:val="00A1370D"/>
    <w:rsid w:val="00A151EC"/>
    <w:rsid w:val="00A152AA"/>
    <w:rsid w:val="00A15622"/>
    <w:rsid w:val="00A17241"/>
    <w:rsid w:val="00A20619"/>
    <w:rsid w:val="00A20B78"/>
    <w:rsid w:val="00A2208D"/>
    <w:rsid w:val="00A228E9"/>
    <w:rsid w:val="00A238EA"/>
    <w:rsid w:val="00A246F8"/>
    <w:rsid w:val="00A24718"/>
    <w:rsid w:val="00A24EC4"/>
    <w:rsid w:val="00A25012"/>
    <w:rsid w:val="00A265CA"/>
    <w:rsid w:val="00A3158C"/>
    <w:rsid w:val="00A31956"/>
    <w:rsid w:val="00A31B04"/>
    <w:rsid w:val="00A3599F"/>
    <w:rsid w:val="00A35E25"/>
    <w:rsid w:val="00A36B74"/>
    <w:rsid w:val="00A36E35"/>
    <w:rsid w:val="00A407D3"/>
    <w:rsid w:val="00A41CDF"/>
    <w:rsid w:val="00A42135"/>
    <w:rsid w:val="00A42329"/>
    <w:rsid w:val="00A43721"/>
    <w:rsid w:val="00A45302"/>
    <w:rsid w:val="00A46BB4"/>
    <w:rsid w:val="00A472B5"/>
    <w:rsid w:val="00A47819"/>
    <w:rsid w:val="00A509D0"/>
    <w:rsid w:val="00A5314E"/>
    <w:rsid w:val="00A53C0E"/>
    <w:rsid w:val="00A55760"/>
    <w:rsid w:val="00A56F3C"/>
    <w:rsid w:val="00A575E7"/>
    <w:rsid w:val="00A57616"/>
    <w:rsid w:val="00A64A09"/>
    <w:rsid w:val="00A64DDB"/>
    <w:rsid w:val="00A64F3D"/>
    <w:rsid w:val="00A666BF"/>
    <w:rsid w:val="00A66CE7"/>
    <w:rsid w:val="00A7196D"/>
    <w:rsid w:val="00A722C4"/>
    <w:rsid w:val="00A72370"/>
    <w:rsid w:val="00A74EB8"/>
    <w:rsid w:val="00A75A61"/>
    <w:rsid w:val="00A767FC"/>
    <w:rsid w:val="00A77A1D"/>
    <w:rsid w:val="00A7E9AC"/>
    <w:rsid w:val="00A8038D"/>
    <w:rsid w:val="00A810D8"/>
    <w:rsid w:val="00A814FF"/>
    <w:rsid w:val="00A82316"/>
    <w:rsid w:val="00A83E1E"/>
    <w:rsid w:val="00A843FB"/>
    <w:rsid w:val="00A8484F"/>
    <w:rsid w:val="00A86123"/>
    <w:rsid w:val="00A865BC"/>
    <w:rsid w:val="00A87770"/>
    <w:rsid w:val="00A90190"/>
    <w:rsid w:val="00A92521"/>
    <w:rsid w:val="00A92A9F"/>
    <w:rsid w:val="00A94946"/>
    <w:rsid w:val="00A96D52"/>
    <w:rsid w:val="00A97497"/>
    <w:rsid w:val="00AA0015"/>
    <w:rsid w:val="00AA0E21"/>
    <w:rsid w:val="00AA123A"/>
    <w:rsid w:val="00AA1905"/>
    <w:rsid w:val="00AA19FB"/>
    <w:rsid w:val="00AA247A"/>
    <w:rsid w:val="00AA24AC"/>
    <w:rsid w:val="00AA4958"/>
    <w:rsid w:val="00AA7346"/>
    <w:rsid w:val="00AA7808"/>
    <w:rsid w:val="00AA7E2A"/>
    <w:rsid w:val="00AA7EE1"/>
    <w:rsid w:val="00AB0647"/>
    <w:rsid w:val="00AB1071"/>
    <w:rsid w:val="00AB11E0"/>
    <w:rsid w:val="00AB3361"/>
    <w:rsid w:val="00AB3C57"/>
    <w:rsid w:val="00AB5408"/>
    <w:rsid w:val="00AB58AC"/>
    <w:rsid w:val="00AB662E"/>
    <w:rsid w:val="00AB6D33"/>
    <w:rsid w:val="00AB7D64"/>
    <w:rsid w:val="00AC1937"/>
    <w:rsid w:val="00AC66F4"/>
    <w:rsid w:val="00AC75FB"/>
    <w:rsid w:val="00AC76E3"/>
    <w:rsid w:val="00AC775D"/>
    <w:rsid w:val="00AD094A"/>
    <w:rsid w:val="00AD154C"/>
    <w:rsid w:val="00AD2241"/>
    <w:rsid w:val="00AD409E"/>
    <w:rsid w:val="00AD6542"/>
    <w:rsid w:val="00AD6CE8"/>
    <w:rsid w:val="00AD78DF"/>
    <w:rsid w:val="00AD7EFD"/>
    <w:rsid w:val="00ADC3F2"/>
    <w:rsid w:val="00AE042B"/>
    <w:rsid w:val="00AE09FC"/>
    <w:rsid w:val="00AE170E"/>
    <w:rsid w:val="00AE4074"/>
    <w:rsid w:val="00AE6499"/>
    <w:rsid w:val="00AE7767"/>
    <w:rsid w:val="00AF0737"/>
    <w:rsid w:val="00AF0E0D"/>
    <w:rsid w:val="00AF1A9E"/>
    <w:rsid w:val="00AF22C4"/>
    <w:rsid w:val="00AF3A6B"/>
    <w:rsid w:val="00AF3C9B"/>
    <w:rsid w:val="00AF4C8D"/>
    <w:rsid w:val="00AF50FD"/>
    <w:rsid w:val="00AF5776"/>
    <w:rsid w:val="00AF57C5"/>
    <w:rsid w:val="00AF7A1A"/>
    <w:rsid w:val="00AF7E94"/>
    <w:rsid w:val="00B01010"/>
    <w:rsid w:val="00B020FC"/>
    <w:rsid w:val="00B029A6"/>
    <w:rsid w:val="00B04479"/>
    <w:rsid w:val="00B06CF0"/>
    <w:rsid w:val="00B06E10"/>
    <w:rsid w:val="00B1013C"/>
    <w:rsid w:val="00B10B66"/>
    <w:rsid w:val="00B12B6F"/>
    <w:rsid w:val="00B15778"/>
    <w:rsid w:val="00B16036"/>
    <w:rsid w:val="00B16520"/>
    <w:rsid w:val="00B17E98"/>
    <w:rsid w:val="00B203F4"/>
    <w:rsid w:val="00B2221B"/>
    <w:rsid w:val="00B23968"/>
    <w:rsid w:val="00B23DD1"/>
    <w:rsid w:val="00B25163"/>
    <w:rsid w:val="00B25B12"/>
    <w:rsid w:val="00B25BEE"/>
    <w:rsid w:val="00B277B0"/>
    <w:rsid w:val="00B31952"/>
    <w:rsid w:val="00B3275B"/>
    <w:rsid w:val="00B3288C"/>
    <w:rsid w:val="00B33344"/>
    <w:rsid w:val="00B34506"/>
    <w:rsid w:val="00B34547"/>
    <w:rsid w:val="00B37393"/>
    <w:rsid w:val="00B41313"/>
    <w:rsid w:val="00B41BB1"/>
    <w:rsid w:val="00B4356D"/>
    <w:rsid w:val="00B4526A"/>
    <w:rsid w:val="00B45C6F"/>
    <w:rsid w:val="00B46C8D"/>
    <w:rsid w:val="00B47D8B"/>
    <w:rsid w:val="00B523C8"/>
    <w:rsid w:val="00B53896"/>
    <w:rsid w:val="00B53F6D"/>
    <w:rsid w:val="00B542DF"/>
    <w:rsid w:val="00B561B2"/>
    <w:rsid w:val="00B56735"/>
    <w:rsid w:val="00B629A4"/>
    <w:rsid w:val="00B7039C"/>
    <w:rsid w:val="00B70746"/>
    <w:rsid w:val="00B710D0"/>
    <w:rsid w:val="00B739D1"/>
    <w:rsid w:val="00B74580"/>
    <w:rsid w:val="00B8457E"/>
    <w:rsid w:val="00B84FBF"/>
    <w:rsid w:val="00B85C54"/>
    <w:rsid w:val="00B85DE5"/>
    <w:rsid w:val="00B9003E"/>
    <w:rsid w:val="00B91B3B"/>
    <w:rsid w:val="00B9206A"/>
    <w:rsid w:val="00B92675"/>
    <w:rsid w:val="00B9351B"/>
    <w:rsid w:val="00B95012"/>
    <w:rsid w:val="00B960EE"/>
    <w:rsid w:val="00B9631C"/>
    <w:rsid w:val="00B973B7"/>
    <w:rsid w:val="00BA0D78"/>
    <w:rsid w:val="00BA2102"/>
    <w:rsid w:val="00BA2395"/>
    <w:rsid w:val="00BA275E"/>
    <w:rsid w:val="00BA4588"/>
    <w:rsid w:val="00BA4D6E"/>
    <w:rsid w:val="00BA4F01"/>
    <w:rsid w:val="00BA723F"/>
    <w:rsid w:val="00BB0544"/>
    <w:rsid w:val="00BB16BA"/>
    <w:rsid w:val="00BB1C86"/>
    <w:rsid w:val="00BB62C6"/>
    <w:rsid w:val="00BB6F55"/>
    <w:rsid w:val="00BB733E"/>
    <w:rsid w:val="00BC14D5"/>
    <w:rsid w:val="00BC218B"/>
    <w:rsid w:val="00BC2A8D"/>
    <w:rsid w:val="00BC3C19"/>
    <w:rsid w:val="00BC5258"/>
    <w:rsid w:val="00BC701B"/>
    <w:rsid w:val="00BC7EF4"/>
    <w:rsid w:val="00BC7FC2"/>
    <w:rsid w:val="00BCE531"/>
    <w:rsid w:val="00BD0031"/>
    <w:rsid w:val="00BD0092"/>
    <w:rsid w:val="00BD1CBF"/>
    <w:rsid w:val="00BD1E0F"/>
    <w:rsid w:val="00BD2238"/>
    <w:rsid w:val="00BD2306"/>
    <w:rsid w:val="00BD361C"/>
    <w:rsid w:val="00BD3F17"/>
    <w:rsid w:val="00BD3F9E"/>
    <w:rsid w:val="00BD44D4"/>
    <w:rsid w:val="00BD4A2E"/>
    <w:rsid w:val="00BD4EEA"/>
    <w:rsid w:val="00BE1193"/>
    <w:rsid w:val="00BE4F7F"/>
    <w:rsid w:val="00BE6063"/>
    <w:rsid w:val="00BE6967"/>
    <w:rsid w:val="00BE6BEE"/>
    <w:rsid w:val="00BF10E8"/>
    <w:rsid w:val="00BF324E"/>
    <w:rsid w:val="00BF4BD7"/>
    <w:rsid w:val="00BF5EA2"/>
    <w:rsid w:val="00BF66DA"/>
    <w:rsid w:val="00BF6790"/>
    <w:rsid w:val="00C001A8"/>
    <w:rsid w:val="00C007F2"/>
    <w:rsid w:val="00C0107E"/>
    <w:rsid w:val="00C014A5"/>
    <w:rsid w:val="00C01613"/>
    <w:rsid w:val="00C02C52"/>
    <w:rsid w:val="00C02D11"/>
    <w:rsid w:val="00C0342E"/>
    <w:rsid w:val="00C05A20"/>
    <w:rsid w:val="00C10B58"/>
    <w:rsid w:val="00C10CA4"/>
    <w:rsid w:val="00C10DC5"/>
    <w:rsid w:val="00C12B9F"/>
    <w:rsid w:val="00C12E58"/>
    <w:rsid w:val="00C13743"/>
    <w:rsid w:val="00C14543"/>
    <w:rsid w:val="00C17E12"/>
    <w:rsid w:val="00C2185E"/>
    <w:rsid w:val="00C22525"/>
    <w:rsid w:val="00C2328F"/>
    <w:rsid w:val="00C23D1C"/>
    <w:rsid w:val="00C246F1"/>
    <w:rsid w:val="00C249C7"/>
    <w:rsid w:val="00C25092"/>
    <w:rsid w:val="00C3035E"/>
    <w:rsid w:val="00C30CDD"/>
    <w:rsid w:val="00C31716"/>
    <w:rsid w:val="00C31EBE"/>
    <w:rsid w:val="00C321BE"/>
    <w:rsid w:val="00C32667"/>
    <w:rsid w:val="00C33877"/>
    <w:rsid w:val="00C36600"/>
    <w:rsid w:val="00C36CE2"/>
    <w:rsid w:val="00C37C1E"/>
    <w:rsid w:val="00C40C99"/>
    <w:rsid w:val="00C410B5"/>
    <w:rsid w:val="00C4258E"/>
    <w:rsid w:val="00C425F8"/>
    <w:rsid w:val="00C42F14"/>
    <w:rsid w:val="00C437B5"/>
    <w:rsid w:val="00C4408D"/>
    <w:rsid w:val="00C4561D"/>
    <w:rsid w:val="00C4749C"/>
    <w:rsid w:val="00C47930"/>
    <w:rsid w:val="00C52B3E"/>
    <w:rsid w:val="00C54D47"/>
    <w:rsid w:val="00C563D9"/>
    <w:rsid w:val="00C56D4B"/>
    <w:rsid w:val="00C60845"/>
    <w:rsid w:val="00C60A8E"/>
    <w:rsid w:val="00C61EA3"/>
    <w:rsid w:val="00C61F40"/>
    <w:rsid w:val="00C6277A"/>
    <w:rsid w:val="00C65881"/>
    <w:rsid w:val="00C67522"/>
    <w:rsid w:val="00C67FA2"/>
    <w:rsid w:val="00C67FF0"/>
    <w:rsid w:val="00C74CE3"/>
    <w:rsid w:val="00C75ADC"/>
    <w:rsid w:val="00C75B17"/>
    <w:rsid w:val="00C776C9"/>
    <w:rsid w:val="00C77A7E"/>
    <w:rsid w:val="00C808FE"/>
    <w:rsid w:val="00C809D6"/>
    <w:rsid w:val="00C80A20"/>
    <w:rsid w:val="00C80F71"/>
    <w:rsid w:val="00C81252"/>
    <w:rsid w:val="00C81E11"/>
    <w:rsid w:val="00C82D56"/>
    <w:rsid w:val="00C82F9B"/>
    <w:rsid w:val="00C83600"/>
    <w:rsid w:val="00C8361F"/>
    <w:rsid w:val="00C83BCB"/>
    <w:rsid w:val="00C84868"/>
    <w:rsid w:val="00C866C2"/>
    <w:rsid w:val="00C90085"/>
    <w:rsid w:val="00C9028E"/>
    <w:rsid w:val="00C90868"/>
    <w:rsid w:val="00C91801"/>
    <w:rsid w:val="00C92043"/>
    <w:rsid w:val="00C92F51"/>
    <w:rsid w:val="00C93EA2"/>
    <w:rsid w:val="00C94049"/>
    <w:rsid w:val="00C96589"/>
    <w:rsid w:val="00C96960"/>
    <w:rsid w:val="00C96A1F"/>
    <w:rsid w:val="00C96B6F"/>
    <w:rsid w:val="00C97FAA"/>
    <w:rsid w:val="00CA040F"/>
    <w:rsid w:val="00CA0B28"/>
    <w:rsid w:val="00CA160D"/>
    <w:rsid w:val="00CA16BA"/>
    <w:rsid w:val="00CA330E"/>
    <w:rsid w:val="00CA398D"/>
    <w:rsid w:val="00CA50E3"/>
    <w:rsid w:val="00CA5361"/>
    <w:rsid w:val="00CA5506"/>
    <w:rsid w:val="00CA6112"/>
    <w:rsid w:val="00CA664F"/>
    <w:rsid w:val="00CA72BB"/>
    <w:rsid w:val="00CA75AF"/>
    <w:rsid w:val="00CA772E"/>
    <w:rsid w:val="00CB0F27"/>
    <w:rsid w:val="00CB129E"/>
    <w:rsid w:val="00CB1BFA"/>
    <w:rsid w:val="00CB1D7E"/>
    <w:rsid w:val="00CB24F7"/>
    <w:rsid w:val="00CB28BB"/>
    <w:rsid w:val="00CB3104"/>
    <w:rsid w:val="00CB3694"/>
    <w:rsid w:val="00CB43D5"/>
    <w:rsid w:val="00CB4867"/>
    <w:rsid w:val="00CB5E4C"/>
    <w:rsid w:val="00CB627C"/>
    <w:rsid w:val="00CB75A6"/>
    <w:rsid w:val="00CC05BD"/>
    <w:rsid w:val="00CC0DA1"/>
    <w:rsid w:val="00CC14CD"/>
    <w:rsid w:val="00CC1689"/>
    <w:rsid w:val="00CC2155"/>
    <w:rsid w:val="00CC2EF5"/>
    <w:rsid w:val="00CC3155"/>
    <w:rsid w:val="00CC42C5"/>
    <w:rsid w:val="00CC7338"/>
    <w:rsid w:val="00CC753B"/>
    <w:rsid w:val="00CD0983"/>
    <w:rsid w:val="00CD31E8"/>
    <w:rsid w:val="00CD3B3E"/>
    <w:rsid w:val="00CD4473"/>
    <w:rsid w:val="00CD44B7"/>
    <w:rsid w:val="00CD4C7B"/>
    <w:rsid w:val="00CD7770"/>
    <w:rsid w:val="00CE1857"/>
    <w:rsid w:val="00CE1C6A"/>
    <w:rsid w:val="00CE2413"/>
    <w:rsid w:val="00CE3D0C"/>
    <w:rsid w:val="00CE41D8"/>
    <w:rsid w:val="00CE53A3"/>
    <w:rsid w:val="00CE56DD"/>
    <w:rsid w:val="00CE713B"/>
    <w:rsid w:val="00CF270E"/>
    <w:rsid w:val="00CF3167"/>
    <w:rsid w:val="00CF39C8"/>
    <w:rsid w:val="00CF41B9"/>
    <w:rsid w:val="00CF469F"/>
    <w:rsid w:val="00CF5738"/>
    <w:rsid w:val="00CF57D9"/>
    <w:rsid w:val="00CF6056"/>
    <w:rsid w:val="00D01577"/>
    <w:rsid w:val="00D02000"/>
    <w:rsid w:val="00D03E77"/>
    <w:rsid w:val="00D05C80"/>
    <w:rsid w:val="00D05C99"/>
    <w:rsid w:val="00D07617"/>
    <w:rsid w:val="00D1136F"/>
    <w:rsid w:val="00D11AAD"/>
    <w:rsid w:val="00D123B3"/>
    <w:rsid w:val="00D12E15"/>
    <w:rsid w:val="00D133DA"/>
    <w:rsid w:val="00D14170"/>
    <w:rsid w:val="00D141ED"/>
    <w:rsid w:val="00D152CA"/>
    <w:rsid w:val="00D1539D"/>
    <w:rsid w:val="00D16558"/>
    <w:rsid w:val="00D17B72"/>
    <w:rsid w:val="00D20033"/>
    <w:rsid w:val="00D20BC6"/>
    <w:rsid w:val="00D230C4"/>
    <w:rsid w:val="00D236D1"/>
    <w:rsid w:val="00D23C54"/>
    <w:rsid w:val="00D24D22"/>
    <w:rsid w:val="00D24D8F"/>
    <w:rsid w:val="00D264FE"/>
    <w:rsid w:val="00D26CB5"/>
    <w:rsid w:val="00D2721D"/>
    <w:rsid w:val="00D3005E"/>
    <w:rsid w:val="00D30137"/>
    <w:rsid w:val="00D328AA"/>
    <w:rsid w:val="00D3299C"/>
    <w:rsid w:val="00D32D53"/>
    <w:rsid w:val="00D340D6"/>
    <w:rsid w:val="00D34D70"/>
    <w:rsid w:val="00D3546E"/>
    <w:rsid w:val="00D35917"/>
    <w:rsid w:val="00D36F51"/>
    <w:rsid w:val="00D372A0"/>
    <w:rsid w:val="00D373FE"/>
    <w:rsid w:val="00D40127"/>
    <w:rsid w:val="00D402E2"/>
    <w:rsid w:val="00D42717"/>
    <w:rsid w:val="00D46A7A"/>
    <w:rsid w:val="00D47DEB"/>
    <w:rsid w:val="00D50B95"/>
    <w:rsid w:val="00D50BC7"/>
    <w:rsid w:val="00D51202"/>
    <w:rsid w:val="00D52C62"/>
    <w:rsid w:val="00D52ED4"/>
    <w:rsid w:val="00D533E2"/>
    <w:rsid w:val="00D54FCD"/>
    <w:rsid w:val="00D57D80"/>
    <w:rsid w:val="00D61D2F"/>
    <w:rsid w:val="00D62057"/>
    <w:rsid w:val="00D62B85"/>
    <w:rsid w:val="00D661CA"/>
    <w:rsid w:val="00D6774F"/>
    <w:rsid w:val="00D67C52"/>
    <w:rsid w:val="00D70051"/>
    <w:rsid w:val="00D7334A"/>
    <w:rsid w:val="00D73B74"/>
    <w:rsid w:val="00D745E6"/>
    <w:rsid w:val="00D75314"/>
    <w:rsid w:val="00D76692"/>
    <w:rsid w:val="00D77B0C"/>
    <w:rsid w:val="00D804F5"/>
    <w:rsid w:val="00D818EB"/>
    <w:rsid w:val="00D82DC4"/>
    <w:rsid w:val="00D83E51"/>
    <w:rsid w:val="00D84C3B"/>
    <w:rsid w:val="00D87354"/>
    <w:rsid w:val="00D914E8"/>
    <w:rsid w:val="00D92DC4"/>
    <w:rsid w:val="00D93528"/>
    <w:rsid w:val="00D93FBE"/>
    <w:rsid w:val="00D94832"/>
    <w:rsid w:val="00D95628"/>
    <w:rsid w:val="00D9688F"/>
    <w:rsid w:val="00D977A5"/>
    <w:rsid w:val="00D97E98"/>
    <w:rsid w:val="00DA0617"/>
    <w:rsid w:val="00DA0E89"/>
    <w:rsid w:val="00DA2D44"/>
    <w:rsid w:val="00DA34B0"/>
    <w:rsid w:val="00DA3AF8"/>
    <w:rsid w:val="00DA4191"/>
    <w:rsid w:val="00DA474F"/>
    <w:rsid w:val="00DA5925"/>
    <w:rsid w:val="00DA6535"/>
    <w:rsid w:val="00DA66D0"/>
    <w:rsid w:val="00DB1461"/>
    <w:rsid w:val="00DB1802"/>
    <w:rsid w:val="00DB1A80"/>
    <w:rsid w:val="00DB2E69"/>
    <w:rsid w:val="00DB3305"/>
    <w:rsid w:val="00DB3481"/>
    <w:rsid w:val="00DB3CB2"/>
    <w:rsid w:val="00DB4244"/>
    <w:rsid w:val="00DB5C42"/>
    <w:rsid w:val="00DC1525"/>
    <w:rsid w:val="00DC2E10"/>
    <w:rsid w:val="00DC30C8"/>
    <w:rsid w:val="00DC3AD3"/>
    <w:rsid w:val="00DC3F4E"/>
    <w:rsid w:val="00DC48C9"/>
    <w:rsid w:val="00DD4130"/>
    <w:rsid w:val="00DD4A83"/>
    <w:rsid w:val="00DD5D2F"/>
    <w:rsid w:val="00DD5D92"/>
    <w:rsid w:val="00DD796D"/>
    <w:rsid w:val="00DE0C50"/>
    <w:rsid w:val="00DE1231"/>
    <w:rsid w:val="00DE286F"/>
    <w:rsid w:val="00DE40A5"/>
    <w:rsid w:val="00DE60F8"/>
    <w:rsid w:val="00DE6102"/>
    <w:rsid w:val="00DE67E7"/>
    <w:rsid w:val="00DE6AEF"/>
    <w:rsid w:val="00DF2D6E"/>
    <w:rsid w:val="00DF370D"/>
    <w:rsid w:val="00DF45B5"/>
    <w:rsid w:val="00DF47C2"/>
    <w:rsid w:val="00DF5E47"/>
    <w:rsid w:val="00DF7721"/>
    <w:rsid w:val="00DF7BEB"/>
    <w:rsid w:val="00DF7FF0"/>
    <w:rsid w:val="00E00016"/>
    <w:rsid w:val="00E000B0"/>
    <w:rsid w:val="00E00E43"/>
    <w:rsid w:val="00E03BCF"/>
    <w:rsid w:val="00E05329"/>
    <w:rsid w:val="00E07963"/>
    <w:rsid w:val="00E11BDC"/>
    <w:rsid w:val="00E12AD4"/>
    <w:rsid w:val="00E12B53"/>
    <w:rsid w:val="00E12D01"/>
    <w:rsid w:val="00E14AC1"/>
    <w:rsid w:val="00E1505D"/>
    <w:rsid w:val="00E15FB9"/>
    <w:rsid w:val="00E169E8"/>
    <w:rsid w:val="00E173C1"/>
    <w:rsid w:val="00E209EC"/>
    <w:rsid w:val="00E21799"/>
    <w:rsid w:val="00E21CD8"/>
    <w:rsid w:val="00E231A7"/>
    <w:rsid w:val="00E23D6E"/>
    <w:rsid w:val="00E30E34"/>
    <w:rsid w:val="00E3512B"/>
    <w:rsid w:val="00E371A5"/>
    <w:rsid w:val="00E373DB"/>
    <w:rsid w:val="00E37FF9"/>
    <w:rsid w:val="00E40777"/>
    <w:rsid w:val="00E42444"/>
    <w:rsid w:val="00E43155"/>
    <w:rsid w:val="00E444FA"/>
    <w:rsid w:val="00E458B9"/>
    <w:rsid w:val="00E47B4D"/>
    <w:rsid w:val="00E501A8"/>
    <w:rsid w:val="00E526FB"/>
    <w:rsid w:val="00E52A9A"/>
    <w:rsid w:val="00E52A9E"/>
    <w:rsid w:val="00E53529"/>
    <w:rsid w:val="00E54438"/>
    <w:rsid w:val="00E55561"/>
    <w:rsid w:val="00E615E9"/>
    <w:rsid w:val="00E62D96"/>
    <w:rsid w:val="00E67D14"/>
    <w:rsid w:val="00E70E4D"/>
    <w:rsid w:val="00E7124B"/>
    <w:rsid w:val="00E72580"/>
    <w:rsid w:val="00E74258"/>
    <w:rsid w:val="00E749DC"/>
    <w:rsid w:val="00E74BF2"/>
    <w:rsid w:val="00E807E0"/>
    <w:rsid w:val="00E818FC"/>
    <w:rsid w:val="00E81CAA"/>
    <w:rsid w:val="00E83460"/>
    <w:rsid w:val="00E8348D"/>
    <w:rsid w:val="00E8419B"/>
    <w:rsid w:val="00E863A2"/>
    <w:rsid w:val="00E86A48"/>
    <w:rsid w:val="00E8758A"/>
    <w:rsid w:val="00E876C3"/>
    <w:rsid w:val="00E87F7B"/>
    <w:rsid w:val="00E90101"/>
    <w:rsid w:val="00E9064E"/>
    <w:rsid w:val="00E90FE2"/>
    <w:rsid w:val="00E91687"/>
    <w:rsid w:val="00E9313A"/>
    <w:rsid w:val="00E946D5"/>
    <w:rsid w:val="00E94EB8"/>
    <w:rsid w:val="00E9610F"/>
    <w:rsid w:val="00E966E6"/>
    <w:rsid w:val="00E96AE0"/>
    <w:rsid w:val="00E96B23"/>
    <w:rsid w:val="00E97750"/>
    <w:rsid w:val="00EA16C3"/>
    <w:rsid w:val="00EA30D9"/>
    <w:rsid w:val="00EA3B47"/>
    <w:rsid w:val="00EA4AEC"/>
    <w:rsid w:val="00EA5F71"/>
    <w:rsid w:val="00EA61C5"/>
    <w:rsid w:val="00EA6584"/>
    <w:rsid w:val="00EB4BAE"/>
    <w:rsid w:val="00EB7BCA"/>
    <w:rsid w:val="00EB7FB0"/>
    <w:rsid w:val="00EC1116"/>
    <w:rsid w:val="00EC12D9"/>
    <w:rsid w:val="00EC384A"/>
    <w:rsid w:val="00EC3FFB"/>
    <w:rsid w:val="00EC53D7"/>
    <w:rsid w:val="00EC5825"/>
    <w:rsid w:val="00EC7704"/>
    <w:rsid w:val="00EC7AD4"/>
    <w:rsid w:val="00ED0C0A"/>
    <w:rsid w:val="00ED14E5"/>
    <w:rsid w:val="00ED2C9D"/>
    <w:rsid w:val="00ED5243"/>
    <w:rsid w:val="00EE08C0"/>
    <w:rsid w:val="00EE0BDF"/>
    <w:rsid w:val="00EE1EC7"/>
    <w:rsid w:val="00EE3CE5"/>
    <w:rsid w:val="00EE57E8"/>
    <w:rsid w:val="00EE6497"/>
    <w:rsid w:val="00EE6D36"/>
    <w:rsid w:val="00EF09B9"/>
    <w:rsid w:val="00EF0F60"/>
    <w:rsid w:val="00EF1A60"/>
    <w:rsid w:val="00EF213C"/>
    <w:rsid w:val="00EF2354"/>
    <w:rsid w:val="00EF3646"/>
    <w:rsid w:val="00EF5487"/>
    <w:rsid w:val="00EF6368"/>
    <w:rsid w:val="00F01A35"/>
    <w:rsid w:val="00F02060"/>
    <w:rsid w:val="00F0303A"/>
    <w:rsid w:val="00F04F7D"/>
    <w:rsid w:val="00F0661F"/>
    <w:rsid w:val="00F0693E"/>
    <w:rsid w:val="00F06EA2"/>
    <w:rsid w:val="00F076F4"/>
    <w:rsid w:val="00F07F67"/>
    <w:rsid w:val="00F10DEE"/>
    <w:rsid w:val="00F13D62"/>
    <w:rsid w:val="00F141C4"/>
    <w:rsid w:val="00F15D9C"/>
    <w:rsid w:val="00F16CDC"/>
    <w:rsid w:val="00F176BC"/>
    <w:rsid w:val="00F24418"/>
    <w:rsid w:val="00F27BA1"/>
    <w:rsid w:val="00F323AD"/>
    <w:rsid w:val="00F357D5"/>
    <w:rsid w:val="00F35FDA"/>
    <w:rsid w:val="00F36E29"/>
    <w:rsid w:val="00F379B8"/>
    <w:rsid w:val="00F4245C"/>
    <w:rsid w:val="00F45578"/>
    <w:rsid w:val="00F459A5"/>
    <w:rsid w:val="00F45C44"/>
    <w:rsid w:val="00F47911"/>
    <w:rsid w:val="00F517B1"/>
    <w:rsid w:val="00F53001"/>
    <w:rsid w:val="00F53236"/>
    <w:rsid w:val="00F538C1"/>
    <w:rsid w:val="00F550D9"/>
    <w:rsid w:val="00F5615E"/>
    <w:rsid w:val="00F57C74"/>
    <w:rsid w:val="00F60011"/>
    <w:rsid w:val="00F60D23"/>
    <w:rsid w:val="00F61011"/>
    <w:rsid w:val="00F62DE5"/>
    <w:rsid w:val="00F62F9A"/>
    <w:rsid w:val="00F6345D"/>
    <w:rsid w:val="00F63F02"/>
    <w:rsid w:val="00F64A3C"/>
    <w:rsid w:val="00F65C7A"/>
    <w:rsid w:val="00F67202"/>
    <w:rsid w:val="00F70C95"/>
    <w:rsid w:val="00F7134F"/>
    <w:rsid w:val="00F71F99"/>
    <w:rsid w:val="00F731F4"/>
    <w:rsid w:val="00F73B31"/>
    <w:rsid w:val="00F73D30"/>
    <w:rsid w:val="00F741A2"/>
    <w:rsid w:val="00F74239"/>
    <w:rsid w:val="00F747BC"/>
    <w:rsid w:val="00F74C92"/>
    <w:rsid w:val="00F74DFC"/>
    <w:rsid w:val="00F7786A"/>
    <w:rsid w:val="00F80DB0"/>
    <w:rsid w:val="00F81229"/>
    <w:rsid w:val="00F82877"/>
    <w:rsid w:val="00F83FC0"/>
    <w:rsid w:val="00F855A4"/>
    <w:rsid w:val="00F85E20"/>
    <w:rsid w:val="00F901FA"/>
    <w:rsid w:val="00F902ED"/>
    <w:rsid w:val="00F90C50"/>
    <w:rsid w:val="00F91ABA"/>
    <w:rsid w:val="00F92C5F"/>
    <w:rsid w:val="00F92D87"/>
    <w:rsid w:val="00F930C8"/>
    <w:rsid w:val="00F94E57"/>
    <w:rsid w:val="00F97986"/>
    <w:rsid w:val="00FA0B04"/>
    <w:rsid w:val="00FA0B93"/>
    <w:rsid w:val="00FA1C3C"/>
    <w:rsid w:val="00FA2F25"/>
    <w:rsid w:val="00FA39B6"/>
    <w:rsid w:val="00FA4D03"/>
    <w:rsid w:val="00FA5810"/>
    <w:rsid w:val="00FA5F69"/>
    <w:rsid w:val="00FA6EAF"/>
    <w:rsid w:val="00FB1414"/>
    <w:rsid w:val="00FB1D78"/>
    <w:rsid w:val="00FB33DB"/>
    <w:rsid w:val="00FB4FD1"/>
    <w:rsid w:val="00FB5091"/>
    <w:rsid w:val="00FB6E07"/>
    <w:rsid w:val="00FB73FA"/>
    <w:rsid w:val="00FC07D4"/>
    <w:rsid w:val="00FC3374"/>
    <w:rsid w:val="00FC59ED"/>
    <w:rsid w:val="00FC62B2"/>
    <w:rsid w:val="00FC736F"/>
    <w:rsid w:val="00FD07D5"/>
    <w:rsid w:val="00FD0C44"/>
    <w:rsid w:val="00FD10C1"/>
    <w:rsid w:val="00FD1331"/>
    <w:rsid w:val="00FD1562"/>
    <w:rsid w:val="00FD23B2"/>
    <w:rsid w:val="00FD3169"/>
    <w:rsid w:val="00FD3D07"/>
    <w:rsid w:val="00FD629F"/>
    <w:rsid w:val="00FD6FDE"/>
    <w:rsid w:val="00FE05EF"/>
    <w:rsid w:val="00FE1509"/>
    <w:rsid w:val="00FE1559"/>
    <w:rsid w:val="00FE2012"/>
    <w:rsid w:val="00FE206B"/>
    <w:rsid w:val="00FE218A"/>
    <w:rsid w:val="00FE5520"/>
    <w:rsid w:val="00FE58B1"/>
    <w:rsid w:val="00FE5FC0"/>
    <w:rsid w:val="00FE7676"/>
    <w:rsid w:val="00FE7710"/>
    <w:rsid w:val="00FE7B75"/>
    <w:rsid w:val="00FF2B8D"/>
    <w:rsid w:val="00FF2EE6"/>
    <w:rsid w:val="00FF382C"/>
    <w:rsid w:val="00FF3E45"/>
    <w:rsid w:val="00FF45F3"/>
    <w:rsid w:val="00FF5D9D"/>
    <w:rsid w:val="00FF65A5"/>
    <w:rsid w:val="00FF7660"/>
    <w:rsid w:val="01332C7C"/>
    <w:rsid w:val="014223A5"/>
    <w:rsid w:val="01441942"/>
    <w:rsid w:val="014DF795"/>
    <w:rsid w:val="019747A7"/>
    <w:rsid w:val="01A01E92"/>
    <w:rsid w:val="01A8FFB2"/>
    <w:rsid w:val="01C457C1"/>
    <w:rsid w:val="01EC05B9"/>
    <w:rsid w:val="01EDCC5A"/>
    <w:rsid w:val="01F1B18A"/>
    <w:rsid w:val="023DD702"/>
    <w:rsid w:val="026FD528"/>
    <w:rsid w:val="02770EC9"/>
    <w:rsid w:val="027AD34B"/>
    <w:rsid w:val="02B7B8A0"/>
    <w:rsid w:val="02BC52C2"/>
    <w:rsid w:val="02C34BAE"/>
    <w:rsid w:val="02CDE87B"/>
    <w:rsid w:val="02D7F795"/>
    <w:rsid w:val="02F291C7"/>
    <w:rsid w:val="02F8F0E9"/>
    <w:rsid w:val="034CBA37"/>
    <w:rsid w:val="0358429B"/>
    <w:rsid w:val="036D73FE"/>
    <w:rsid w:val="03899CBB"/>
    <w:rsid w:val="03C38359"/>
    <w:rsid w:val="03C41615"/>
    <w:rsid w:val="03F3D389"/>
    <w:rsid w:val="0402D98F"/>
    <w:rsid w:val="0416D79A"/>
    <w:rsid w:val="04388FA4"/>
    <w:rsid w:val="044243FF"/>
    <w:rsid w:val="0446E1FE"/>
    <w:rsid w:val="04476203"/>
    <w:rsid w:val="04778C1F"/>
    <w:rsid w:val="048DCD6D"/>
    <w:rsid w:val="04AB8209"/>
    <w:rsid w:val="04B21165"/>
    <w:rsid w:val="04C0309E"/>
    <w:rsid w:val="053BCF56"/>
    <w:rsid w:val="05657ABC"/>
    <w:rsid w:val="0569351B"/>
    <w:rsid w:val="057AA726"/>
    <w:rsid w:val="057E3B59"/>
    <w:rsid w:val="057EF261"/>
    <w:rsid w:val="0582B393"/>
    <w:rsid w:val="05954C9D"/>
    <w:rsid w:val="059A4422"/>
    <w:rsid w:val="059CAD20"/>
    <w:rsid w:val="05A48C83"/>
    <w:rsid w:val="05AF7B71"/>
    <w:rsid w:val="05B31E70"/>
    <w:rsid w:val="05B6DC91"/>
    <w:rsid w:val="05C92B82"/>
    <w:rsid w:val="05CA34CA"/>
    <w:rsid w:val="05D3EFB4"/>
    <w:rsid w:val="05FF28E7"/>
    <w:rsid w:val="06035D22"/>
    <w:rsid w:val="06048497"/>
    <w:rsid w:val="06174B81"/>
    <w:rsid w:val="062370F1"/>
    <w:rsid w:val="062CFC18"/>
    <w:rsid w:val="062F9907"/>
    <w:rsid w:val="063EAFE8"/>
    <w:rsid w:val="0641D320"/>
    <w:rsid w:val="064B2F00"/>
    <w:rsid w:val="065EAC24"/>
    <w:rsid w:val="065F75E8"/>
    <w:rsid w:val="066E47A5"/>
    <w:rsid w:val="0692DF30"/>
    <w:rsid w:val="069BDA8D"/>
    <w:rsid w:val="06DB4EBA"/>
    <w:rsid w:val="06DB50B7"/>
    <w:rsid w:val="06DEF954"/>
    <w:rsid w:val="06E38348"/>
    <w:rsid w:val="06E98A62"/>
    <w:rsid w:val="06ED0417"/>
    <w:rsid w:val="0710B7DB"/>
    <w:rsid w:val="07274528"/>
    <w:rsid w:val="0734CEC9"/>
    <w:rsid w:val="07361483"/>
    <w:rsid w:val="07440CE0"/>
    <w:rsid w:val="074D9FD5"/>
    <w:rsid w:val="0750A36B"/>
    <w:rsid w:val="0750F76F"/>
    <w:rsid w:val="075F2FCE"/>
    <w:rsid w:val="0766616C"/>
    <w:rsid w:val="07776F37"/>
    <w:rsid w:val="0798244B"/>
    <w:rsid w:val="07B9D336"/>
    <w:rsid w:val="07BDB2AD"/>
    <w:rsid w:val="07CAED4D"/>
    <w:rsid w:val="07D80CE1"/>
    <w:rsid w:val="0826B1B9"/>
    <w:rsid w:val="08506635"/>
    <w:rsid w:val="085236D9"/>
    <w:rsid w:val="08534506"/>
    <w:rsid w:val="0869D637"/>
    <w:rsid w:val="0870A382"/>
    <w:rsid w:val="08A2A1D8"/>
    <w:rsid w:val="08B01E71"/>
    <w:rsid w:val="08B4FDC0"/>
    <w:rsid w:val="08B69323"/>
    <w:rsid w:val="08D534D2"/>
    <w:rsid w:val="08E21329"/>
    <w:rsid w:val="08F0E5D2"/>
    <w:rsid w:val="08FB002F"/>
    <w:rsid w:val="08FBADE4"/>
    <w:rsid w:val="09246C2E"/>
    <w:rsid w:val="09275F27"/>
    <w:rsid w:val="095204FE"/>
    <w:rsid w:val="095EDCC3"/>
    <w:rsid w:val="096C1A26"/>
    <w:rsid w:val="09A621CD"/>
    <w:rsid w:val="09AF5C9D"/>
    <w:rsid w:val="09BD798C"/>
    <w:rsid w:val="09E7E8C8"/>
    <w:rsid w:val="09E80ED4"/>
    <w:rsid w:val="09F3202B"/>
    <w:rsid w:val="09F59C51"/>
    <w:rsid w:val="0A0B2013"/>
    <w:rsid w:val="0A3A9155"/>
    <w:rsid w:val="0A3ED5B0"/>
    <w:rsid w:val="0A57E6EA"/>
    <w:rsid w:val="0A75AB0A"/>
    <w:rsid w:val="0A7F230E"/>
    <w:rsid w:val="0A8588ED"/>
    <w:rsid w:val="0A88BB79"/>
    <w:rsid w:val="0AA9A228"/>
    <w:rsid w:val="0AAD2BCE"/>
    <w:rsid w:val="0AC96553"/>
    <w:rsid w:val="0AE53489"/>
    <w:rsid w:val="0AFEC6E6"/>
    <w:rsid w:val="0B0715A6"/>
    <w:rsid w:val="0B205158"/>
    <w:rsid w:val="0B2F2FAB"/>
    <w:rsid w:val="0B36C5FA"/>
    <w:rsid w:val="0B44E8EB"/>
    <w:rsid w:val="0B5A675A"/>
    <w:rsid w:val="0B5C8849"/>
    <w:rsid w:val="0B74199A"/>
    <w:rsid w:val="0B86F406"/>
    <w:rsid w:val="0B8B4E8C"/>
    <w:rsid w:val="0B95D76B"/>
    <w:rsid w:val="0BA2F9B3"/>
    <w:rsid w:val="0BD0C77E"/>
    <w:rsid w:val="0BD13F41"/>
    <w:rsid w:val="0BD28FE9"/>
    <w:rsid w:val="0C032A59"/>
    <w:rsid w:val="0C193F10"/>
    <w:rsid w:val="0C25C323"/>
    <w:rsid w:val="0C2822C0"/>
    <w:rsid w:val="0C36B312"/>
    <w:rsid w:val="0C46CA8C"/>
    <w:rsid w:val="0C5458FD"/>
    <w:rsid w:val="0C5DCD73"/>
    <w:rsid w:val="0C699252"/>
    <w:rsid w:val="0C6CE30E"/>
    <w:rsid w:val="0C77FE46"/>
    <w:rsid w:val="0CA0B119"/>
    <w:rsid w:val="0CB7792A"/>
    <w:rsid w:val="0CC236CF"/>
    <w:rsid w:val="0CC2D7A9"/>
    <w:rsid w:val="0CC8F6B3"/>
    <w:rsid w:val="0CE8420A"/>
    <w:rsid w:val="0CF56939"/>
    <w:rsid w:val="0CF858AA"/>
    <w:rsid w:val="0CF94D3A"/>
    <w:rsid w:val="0CFB2DE7"/>
    <w:rsid w:val="0D142037"/>
    <w:rsid w:val="0D1C1ADE"/>
    <w:rsid w:val="0D3B2CA8"/>
    <w:rsid w:val="0D74F3EE"/>
    <w:rsid w:val="0D82903C"/>
    <w:rsid w:val="0D85DC2C"/>
    <w:rsid w:val="0D87E3D4"/>
    <w:rsid w:val="0D98872E"/>
    <w:rsid w:val="0DB4A282"/>
    <w:rsid w:val="0DBFE4EF"/>
    <w:rsid w:val="0DD4302A"/>
    <w:rsid w:val="0DDABBE1"/>
    <w:rsid w:val="0DF2A4E8"/>
    <w:rsid w:val="0E010615"/>
    <w:rsid w:val="0E035E72"/>
    <w:rsid w:val="0E108574"/>
    <w:rsid w:val="0E1C874A"/>
    <w:rsid w:val="0E33B16C"/>
    <w:rsid w:val="0E428646"/>
    <w:rsid w:val="0E4B2DF4"/>
    <w:rsid w:val="0E5A51D5"/>
    <w:rsid w:val="0E5CB156"/>
    <w:rsid w:val="0E80ED6C"/>
    <w:rsid w:val="0E8996EE"/>
    <w:rsid w:val="0EC82969"/>
    <w:rsid w:val="0ECF0FF1"/>
    <w:rsid w:val="0ED57426"/>
    <w:rsid w:val="0ED6FD09"/>
    <w:rsid w:val="0EF14269"/>
    <w:rsid w:val="0F16DB34"/>
    <w:rsid w:val="0F1F8342"/>
    <w:rsid w:val="0F21A2BE"/>
    <w:rsid w:val="0F239515"/>
    <w:rsid w:val="0F2E12B1"/>
    <w:rsid w:val="0F32C8B4"/>
    <w:rsid w:val="0F716778"/>
    <w:rsid w:val="0F857877"/>
    <w:rsid w:val="0FA30C84"/>
    <w:rsid w:val="0FADC5BF"/>
    <w:rsid w:val="0FB98526"/>
    <w:rsid w:val="0FD33031"/>
    <w:rsid w:val="0FF4599D"/>
    <w:rsid w:val="10009C0F"/>
    <w:rsid w:val="102CDFDF"/>
    <w:rsid w:val="105126D8"/>
    <w:rsid w:val="1052B65D"/>
    <w:rsid w:val="107D8975"/>
    <w:rsid w:val="107E8594"/>
    <w:rsid w:val="1084CE68"/>
    <w:rsid w:val="108D61CB"/>
    <w:rsid w:val="10A7623C"/>
    <w:rsid w:val="10AD9C4D"/>
    <w:rsid w:val="10BA0C0E"/>
    <w:rsid w:val="10BF7D66"/>
    <w:rsid w:val="10E5B255"/>
    <w:rsid w:val="10FB0EED"/>
    <w:rsid w:val="1138A6DA"/>
    <w:rsid w:val="117FDA33"/>
    <w:rsid w:val="1186FBDB"/>
    <w:rsid w:val="11A17A4E"/>
    <w:rsid w:val="11A518E3"/>
    <w:rsid w:val="11ADB137"/>
    <w:rsid w:val="11B562E8"/>
    <w:rsid w:val="11CBC9CD"/>
    <w:rsid w:val="11D87F09"/>
    <w:rsid w:val="11E942BB"/>
    <w:rsid w:val="11EB57B7"/>
    <w:rsid w:val="11EB69B1"/>
    <w:rsid w:val="1203D4A0"/>
    <w:rsid w:val="121959D6"/>
    <w:rsid w:val="122306DB"/>
    <w:rsid w:val="1223F157"/>
    <w:rsid w:val="122CBE56"/>
    <w:rsid w:val="122EEA1B"/>
    <w:rsid w:val="1237EA63"/>
    <w:rsid w:val="12679492"/>
    <w:rsid w:val="12726BDD"/>
    <w:rsid w:val="1278C72A"/>
    <w:rsid w:val="127B3D0A"/>
    <w:rsid w:val="129A692E"/>
    <w:rsid w:val="12DA68B5"/>
    <w:rsid w:val="12E7F9C4"/>
    <w:rsid w:val="12F58D18"/>
    <w:rsid w:val="12FAA55C"/>
    <w:rsid w:val="131ABF88"/>
    <w:rsid w:val="131BF345"/>
    <w:rsid w:val="1324AB16"/>
    <w:rsid w:val="136275AD"/>
    <w:rsid w:val="136FD499"/>
    <w:rsid w:val="137911EF"/>
    <w:rsid w:val="1384695D"/>
    <w:rsid w:val="1384EDF6"/>
    <w:rsid w:val="13A251B7"/>
    <w:rsid w:val="13B9FB27"/>
    <w:rsid w:val="13C09184"/>
    <w:rsid w:val="13CD8670"/>
    <w:rsid w:val="13D7D2E3"/>
    <w:rsid w:val="13DE9F2A"/>
    <w:rsid w:val="1422F9F4"/>
    <w:rsid w:val="1426B613"/>
    <w:rsid w:val="142DFFB7"/>
    <w:rsid w:val="142E46FA"/>
    <w:rsid w:val="1468AC76"/>
    <w:rsid w:val="1478E2BF"/>
    <w:rsid w:val="148DD1D1"/>
    <w:rsid w:val="14910282"/>
    <w:rsid w:val="14919268"/>
    <w:rsid w:val="1499CB54"/>
    <w:rsid w:val="149A386F"/>
    <w:rsid w:val="14C0548C"/>
    <w:rsid w:val="14C4FFF3"/>
    <w:rsid w:val="14D390E9"/>
    <w:rsid w:val="14DA376C"/>
    <w:rsid w:val="14E2334A"/>
    <w:rsid w:val="150D4663"/>
    <w:rsid w:val="15101FCB"/>
    <w:rsid w:val="151618A7"/>
    <w:rsid w:val="15171B0E"/>
    <w:rsid w:val="15257D44"/>
    <w:rsid w:val="1528B065"/>
    <w:rsid w:val="1531BC51"/>
    <w:rsid w:val="15357000"/>
    <w:rsid w:val="1537064F"/>
    <w:rsid w:val="153FF59A"/>
    <w:rsid w:val="1544B299"/>
    <w:rsid w:val="1555511A"/>
    <w:rsid w:val="1566C2DE"/>
    <w:rsid w:val="156AD43C"/>
    <w:rsid w:val="156BA4B5"/>
    <w:rsid w:val="15924DCD"/>
    <w:rsid w:val="159F8608"/>
    <w:rsid w:val="159F9413"/>
    <w:rsid w:val="15A20A38"/>
    <w:rsid w:val="15A8F633"/>
    <w:rsid w:val="15AB1882"/>
    <w:rsid w:val="15B04BF6"/>
    <w:rsid w:val="15BD4D55"/>
    <w:rsid w:val="15C5BBD4"/>
    <w:rsid w:val="15DA5946"/>
    <w:rsid w:val="15FDE1CF"/>
    <w:rsid w:val="15FE97E9"/>
    <w:rsid w:val="16296825"/>
    <w:rsid w:val="1632461E"/>
    <w:rsid w:val="164EFAB0"/>
    <w:rsid w:val="1664345D"/>
    <w:rsid w:val="166F614A"/>
    <w:rsid w:val="16854522"/>
    <w:rsid w:val="168889A7"/>
    <w:rsid w:val="16946DE8"/>
    <w:rsid w:val="16AD99A8"/>
    <w:rsid w:val="16D9B9BE"/>
    <w:rsid w:val="16E2347A"/>
    <w:rsid w:val="16FE891A"/>
    <w:rsid w:val="1711BFC6"/>
    <w:rsid w:val="17142F51"/>
    <w:rsid w:val="17178104"/>
    <w:rsid w:val="173810CA"/>
    <w:rsid w:val="17397FC4"/>
    <w:rsid w:val="1741C4DF"/>
    <w:rsid w:val="177AF226"/>
    <w:rsid w:val="177B5E85"/>
    <w:rsid w:val="177C795D"/>
    <w:rsid w:val="1799B230"/>
    <w:rsid w:val="17A00F3F"/>
    <w:rsid w:val="17BF9701"/>
    <w:rsid w:val="17E5DEF0"/>
    <w:rsid w:val="17E97AB8"/>
    <w:rsid w:val="17F6AEB9"/>
    <w:rsid w:val="18050AD8"/>
    <w:rsid w:val="1822FCE3"/>
    <w:rsid w:val="182F61A9"/>
    <w:rsid w:val="1835D75D"/>
    <w:rsid w:val="184D61A2"/>
    <w:rsid w:val="1881974A"/>
    <w:rsid w:val="188B4C9B"/>
    <w:rsid w:val="18B54F75"/>
    <w:rsid w:val="18B9EEC5"/>
    <w:rsid w:val="18C350DA"/>
    <w:rsid w:val="18D2319D"/>
    <w:rsid w:val="18E64D8A"/>
    <w:rsid w:val="18E66BD8"/>
    <w:rsid w:val="18E775C7"/>
    <w:rsid w:val="18E98B32"/>
    <w:rsid w:val="18F98889"/>
    <w:rsid w:val="190F1952"/>
    <w:rsid w:val="191AF392"/>
    <w:rsid w:val="191C3BD5"/>
    <w:rsid w:val="1923B754"/>
    <w:rsid w:val="1935578F"/>
    <w:rsid w:val="19389DB3"/>
    <w:rsid w:val="193A8C72"/>
    <w:rsid w:val="193EEDDC"/>
    <w:rsid w:val="1967FB98"/>
    <w:rsid w:val="1970C5B0"/>
    <w:rsid w:val="1998480E"/>
    <w:rsid w:val="199DD676"/>
    <w:rsid w:val="19A0DB39"/>
    <w:rsid w:val="19E93203"/>
    <w:rsid w:val="1A058AA6"/>
    <w:rsid w:val="1A2758ED"/>
    <w:rsid w:val="1A27F6A7"/>
    <w:rsid w:val="1A2BF3E3"/>
    <w:rsid w:val="1A2E882A"/>
    <w:rsid w:val="1A367EE0"/>
    <w:rsid w:val="1A4E7108"/>
    <w:rsid w:val="1A672FD1"/>
    <w:rsid w:val="1A71730E"/>
    <w:rsid w:val="1A72CB3B"/>
    <w:rsid w:val="1A84246E"/>
    <w:rsid w:val="1A8D28C1"/>
    <w:rsid w:val="1A8EDBB5"/>
    <w:rsid w:val="1AA3AEA4"/>
    <w:rsid w:val="1AA3BF07"/>
    <w:rsid w:val="1AAEEBA3"/>
    <w:rsid w:val="1AB46FE4"/>
    <w:rsid w:val="1AB6C3F3"/>
    <w:rsid w:val="1AB91864"/>
    <w:rsid w:val="1ABDEC28"/>
    <w:rsid w:val="1AC4F64C"/>
    <w:rsid w:val="1ACEE766"/>
    <w:rsid w:val="1AD90972"/>
    <w:rsid w:val="1AF2C7CA"/>
    <w:rsid w:val="1B099DD2"/>
    <w:rsid w:val="1B0C6C7D"/>
    <w:rsid w:val="1B3F559D"/>
    <w:rsid w:val="1B42936E"/>
    <w:rsid w:val="1B4477BE"/>
    <w:rsid w:val="1B58FBFF"/>
    <w:rsid w:val="1B730E35"/>
    <w:rsid w:val="1B73D402"/>
    <w:rsid w:val="1B7F56EA"/>
    <w:rsid w:val="1B918DAD"/>
    <w:rsid w:val="1B9D97BF"/>
    <w:rsid w:val="1BB4A1E0"/>
    <w:rsid w:val="1BE1A7E6"/>
    <w:rsid w:val="1BF0C20F"/>
    <w:rsid w:val="1C1AACD5"/>
    <w:rsid w:val="1C306E8D"/>
    <w:rsid w:val="1C580462"/>
    <w:rsid w:val="1C58516D"/>
    <w:rsid w:val="1C657B05"/>
    <w:rsid w:val="1C65E74F"/>
    <w:rsid w:val="1C6E5987"/>
    <w:rsid w:val="1C74F431"/>
    <w:rsid w:val="1C7D20DE"/>
    <w:rsid w:val="1C90DA97"/>
    <w:rsid w:val="1C97CBC9"/>
    <w:rsid w:val="1C9DD0D4"/>
    <w:rsid w:val="1CA52D62"/>
    <w:rsid w:val="1CB93558"/>
    <w:rsid w:val="1CD70F5C"/>
    <w:rsid w:val="1CE39189"/>
    <w:rsid w:val="1CEBA0DF"/>
    <w:rsid w:val="1CFBE254"/>
    <w:rsid w:val="1CFCD843"/>
    <w:rsid w:val="1D07090B"/>
    <w:rsid w:val="1D0EFA54"/>
    <w:rsid w:val="1D0F545E"/>
    <w:rsid w:val="1D3A9A9A"/>
    <w:rsid w:val="1D55E60F"/>
    <w:rsid w:val="1D65793F"/>
    <w:rsid w:val="1D66E2D4"/>
    <w:rsid w:val="1D7AC2DF"/>
    <w:rsid w:val="1D7B44D7"/>
    <w:rsid w:val="1D8F67D3"/>
    <w:rsid w:val="1DB3DC30"/>
    <w:rsid w:val="1DC24E81"/>
    <w:rsid w:val="1DC6B68F"/>
    <w:rsid w:val="1DDFA4D4"/>
    <w:rsid w:val="1DE5F82E"/>
    <w:rsid w:val="1E08691C"/>
    <w:rsid w:val="1E377619"/>
    <w:rsid w:val="1E655FB5"/>
    <w:rsid w:val="1E76F65F"/>
    <w:rsid w:val="1E7B19FB"/>
    <w:rsid w:val="1EB88861"/>
    <w:rsid w:val="1EBF649B"/>
    <w:rsid w:val="1ECD92D2"/>
    <w:rsid w:val="1EDF7DD4"/>
    <w:rsid w:val="1EE5EA52"/>
    <w:rsid w:val="1EFD576D"/>
    <w:rsid w:val="1F236EFC"/>
    <w:rsid w:val="1F68A681"/>
    <w:rsid w:val="1F7B8E87"/>
    <w:rsid w:val="1F81F47C"/>
    <w:rsid w:val="1F885303"/>
    <w:rsid w:val="1FB790EA"/>
    <w:rsid w:val="1FC77AAC"/>
    <w:rsid w:val="1FDA5B0C"/>
    <w:rsid w:val="1FDF57D2"/>
    <w:rsid w:val="1FF4602E"/>
    <w:rsid w:val="203187C0"/>
    <w:rsid w:val="203CAF71"/>
    <w:rsid w:val="2078841E"/>
    <w:rsid w:val="207C3174"/>
    <w:rsid w:val="2090DEBA"/>
    <w:rsid w:val="209927CE"/>
    <w:rsid w:val="20B62A07"/>
    <w:rsid w:val="20BD924D"/>
    <w:rsid w:val="20BF220D"/>
    <w:rsid w:val="20C13468"/>
    <w:rsid w:val="20DF1892"/>
    <w:rsid w:val="20FABA0A"/>
    <w:rsid w:val="20FF0277"/>
    <w:rsid w:val="21315720"/>
    <w:rsid w:val="21395872"/>
    <w:rsid w:val="213D2BFC"/>
    <w:rsid w:val="215435CE"/>
    <w:rsid w:val="2162A5D6"/>
    <w:rsid w:val="218DC7C0"/>
    <w:rsid w:val="2190FFC8"/>
    <w:rsid w:val="21A85C8D"/>
    <w:rsid w:val="21AF7278"/>
    <w:rsid w:val="21BF0302"/>
    <w:rsid w:val="21C79E90"/>
    <w:rsid w:val="21E13D7A"/>
    <w:rsid w:val="21E31522"/>
    <w:rsid w:val="21E6DD86"/>
    <w:rsid w:val="21E8A850"/>
    <w:rsid w:val="21EB6927"/>
    <w:rsid w:val="2207C5AD"/>
    <w:rsid w:val="221386BE"/>
    <w:rsid w:val="2219D5BC"/>
    <w:rsid w:val="222881A6"/>
    <w:rsid w:val="22413B58"/>
    <w:rsid w:val="225BE812"/>
    <w:rsid w:val="227EB2B7"/>
    <w:rsid w:val="229CCC55"/>
    <w:rsid w:val="22B2083D"/>
    <w:rsid w:val="22BA12D0"/>
    <w:rsid w:val="22D8E81A"/>
    <w:rsid w:val="22DE4696"/>
    <w:rsid w:val="22EB2047"/>
    <w:rsid w:val="22FA8418"/>
    <w:rsid w:val="230C990D"/>
    <w:rsid w:val="23107F33"/>
    <w:rsid w:val="231251C6"/>
    <w:rsid w:val="231FB31B"/>
    <w:rsid w:val="23298705"/>
    <w:rsid w:val="232AF322"/>
    <w:rsid w:val="23313F25"/>
    <w:rsid w:val="2352D30D"/>
    <w:rsid w:val="23549B4D"/>
    <w:rsid w:val="235862B3"/>
    <w:rsid w:val="235AD64E"/>
    <w:rsid w:val="238FFBEF"/>
    <w:rsid w:val="23A272A1"/>
    <w:rsid w:val="23AFADDA"/>
    <w:rsid w:val="23C2553A"/>
    <w:rsid w:val="23F8B858"/>
    <w:rsid w:val="23FDDF46"/>
    <w:rsid w:val="23FE8612"/>
    <w:rsid w:val="241661FC"/>
    <w:rsid w:val="241F9D13"/>
    <w:rsid w:val="2430ECC3"/>
    <w:rsid w:val="2432A8DB"/>
    <w:rsid w:val="2432ECE2"/>
    <w:rsid w:val="24473565"/>
    <w:rsid w:val="244E0E23"/>
    <w:rsid w:val="247242A9"/>
    <w:rsid w:val="2475EFE0"/>
    <w:rsid w:val="24B8F14E"/>
    <w:rsid w:val="24D231FB"/>
    <w:rsid w:val="24D28DB8"/>
    <w:rsid w:val="24D8951C"/>
    <w:rsid w:val="24EE763E"/>
    <w:rsid w:val="250F6396"/>
    <w:rsid w:val="2518DE3C"/>
    <w:rsid w:val="252087DE"/>
    <w:rsid w:val="25280678"/>
    <w:rsid w:val="2531925E"/>
    <w:rsid w:val="2537AD90"/>
    <w:rsid w:val="2546B09F"/>
    <w:rsid w:val="256D2E5F"/>
    <w:rsid w:val="2571716B"/>
    <w:rsid w:val="257CD52F"/>
    <w:rsid w:val="2586A8CA"/>
    <w:rsid w:val="25A3D9CF"/>
    <w:rsid w:val="25B87BB6"/>
    <w:rsid w:val="25BE2876"/>
    <w:rsid w:val="25DB8FC7"/>
    <w:rsid w:val="25DC8991"/>
    <w:rsid w:val="25FA45AC"/>
    <w:rsid w:val="26232C9B"/>
    <w:rsid w:val="2636205B"/>
    <w:rsid w:val="26539BEF"/>
    <w:rsid w:val="26543663"/>
    <w:rsid w:val="266EFB72"/>
    <w:rsid w:val="266F5E9A"/>
    <w:rsid w:val="268A469F"/>
    <w:rsid w:val="26C4654D"/>
    <w:rsid w:val="26EF9DB1"/>
    <w:rsid w:val="27D1415A"/>
    <w:rsid w:val="27E63899"/>
    <w:rsid w:val="27EFAA6F"/>
    <w:rsid w:val="27F183C3"/>
    <w:rsid w:val="280ACBD3"/>
    <w:rsid w:val="28131E00"/>
    <w:rsid w:val="283B98DE"/>
    <w:rsid w:val="284F8C00"/>
    <w:rsid w:val="28920F69"/>
    <w:rsid w:val="289534F0"/>
    <w:rsid w:val="28AC710B"/>
    <w:rsid w:val="28B6B2C4"/>
    <w:rsid w:val="28C7FFA6"/>
    <w:rsid w:val="28D75963"/>
    <w:rsid w:val="28F28091"/>
    <w:rsid w:val="28F2E375"/>
    <w:rsid w:val="29044658"/>
    <w:rsid w:val="290563C2"/>
    <w:rsid w:val="2923F799"/>
    <w:rsid w:val="292E4C55"/>
    <w:rsid w:val="2961D960"/>
    <w:rsid w:val="29622901"/>
    <w:rsid w:val="2969D9D4"/>
    <w:rsid w:val="298BEBED"/>
    <w:rsid w:val="298E5241"/>
    <w:rsid w:val="29B358AF"/>
    <w:rsid w:val="29D26BC1"/>
    <w:rsid w:val="29DB3CEE"/>
    <w:rsid w:val="29F2767D"/>
    <w:rsid w:val="2A21B5FC"/>
    <w:rsid w:val="2A6DBDC7"/>
    <w:rsid w:val="2A88C202"/>
    <w:rsid w:val="2A8FA7D6"/>
    <w:rsid w:val="2AA0FC39"/>
    <w:rsid w:val="2ABE27DC"/>
    <w:rsid w:val="2AC5CCB8"/>
    <w:rsid w:val="2AC96F9D"/>
    <w:rsid w:val="2AF0DE7A"/>
    <w:rsid w:val="2AF1C40B"/>
    <w:rsid w:val="2AFDA9C1"/>
    <w:rsid w:val="2B2A600B"/>
    <w:rsid w:val="2B2B1C27"/>
    <w:rsid w:val="2B401D51"/>
    <w:rsid w:val="2B447345"/>
    <w:rsid w:val="2B4B3D78"/>
    <w:rsid w:val="2B5FBB4E"/>
    <w:rsid w:val="2B6B6049"/>
    <w:rsid w:val="2B7CB1F8"/>
    <w:rsid w:val="2B84DF9A"/>
    <w:rsid w:val="2B8D8930"/>
    <w:rsid w:val="2B9F3642"/>
    <w:rsid w:val="2BA08D84"/>
    <w:rsid w:val="2BB77779"/>
    <w:rsid w:val="2BD2EE56"/>
    <w:rsid w:val="2BEA7E68"/>
    <w:rsid w:val="2BF24D6A"/>
    <w:rsid w:val="2C011030"/>
    <w:rsid w:val="2C0EBA0B"/>
    <w:rsid w:val="2C1FCF6C"/>
    <w:rsid w:val="2C521C2B"/>
    <w:rsid w:val="2C6296DC"/>
    <w:rsid w:val="2C62F0EB"/>
    <w:rsid w:val="2C688638"/>
    <w:rsid w:val="2C71069A"/>
    <w:rsid w:val="2C71C92B"/>
    <w:rsid w:val="2CAAE109"/>
    <w:rsid w:val="2CB5C024"/>
    <w:rsid w:val="2CDDAE97"/>
    <w:rsid w:val="2CEC7284"/>
    <w:rsid w:val="2CEDDC2F"/>
    <w:rsid w:val="2D020A1C"/>
    <w:rsid w:val="2D0821B4"/>
    <w:rsid w:val="2D0BFC82"/>
    <w:rsid w:val="2D0F64F0"/>
    <w:rsid w:val="2D1F43B8"/>
    <w:rsid w:val="2D2A6B3D"/>
    <w:rsid w:val="2D2AC598"/>
    <w:rsid w:val="2D35609A"/>
    <w:rsid w:val="2D4443E6"/>
    <w:rsid w:val="2D488F7B"/>
    <w:rsid w:val="2D4A4116"/>
    <w:rsid w:val="2D57E053"/>
    <w:rsid w:val="2D5E040D"/>
    <w:rsid w:val="2D626378"/>
    <w:rsid w:val="2D6F61C2"/>
    <w:rsid w:val="2D7855DE"/>
    <w:rsid w:val="2D7A39CA"/>
    <w:rsid w:val="2D92313F"/>
    <w:rsid w:val="2D9BA2B2"/>
    <w:rsid w:val="2D9EFCF8"/>
    <w:rsid w:val="2DABA035"/>
    <w:rsid w:val="2DD4DB01"/>
    <w:rsid w:val="2DDA8DBB"/>
    <w:rsid w:val="2DDED227"/>
    <w:rsid w:val="2DDFFAAD"/>
    <w:rsid w:val="2E0710C8"/>
    <w:rsid w:val="2E260155"/>
    <w:rsid w:val="2E2756AE"/>
    <w:rsid w:val="2E292C0A"/>
    <w:rsid w:val="2E509587"/>
    <w:rsid w:val="2E663B97"/>
    <w:rsid w:val="2E66A392"/>
    <w:rsid w:val="2E6D1F4F"/>
    <w:rsid w:val="2E7C3027"/>
    <w:rsid w:val="2E9206C4"/>
    <w:rsid w:val="2EABC22C"/>
    <w:rsid w:val="2EB0E5E8"/>
    <w:rsid w:val="2EB9B7D5"/>
    <w:rsid w:val="2EC5D204"/>
    <w:rsid w:val="2ED12607"/>
    <w:rsid w:val="2F216653"/>
    <w:rsid w:val="2F230839"/>
    <w:rsid w:val="2F23ECC0"/>
    <w:rsid w:val="2F6133FF"/>
    <w:rsid w:val="2F6DBB69"/>
    <w:rsid w:val="2F85F473"/>
    <w:rsid w:val="2F9E3033"/>
    <w:rsid w:val="2FA34961"/>
    <w:rsid w:val="2FAAE75B"/>
    <w:rsid w:val="2FD5C2BE"/>
    <w:rsid w:val="2FE5664E"/>
    <w:rsid w:val="2FE93B5A"/>
    <w:rsid w:val="3017E468"/>
    <w:rsid w:val="3024F460"/>
    <w:rsid w:val="30271105"/>
    <w:rsid w:val="303454E0"/>
    <w:rsid w:val="30456B22"/>
    <w:rsid w:val="3067DE27"/>
    <w:rsid w:val="30758C33"/>
    <w:rsid w:val="30955773"/>
    <w:rsid w:val="3096408A"/>
    <w:rsid w:val="30AA396D"/>
    <w:rsid w:val="30B5CFC3"/>
    <w:rsid w:val="30D33510"/>
    <w:rsid w:val="30F80386"/>
    <w:rsid w:val="30FD0460"/>
    <w:rsid w:val="30FDD9F6"/>
    <w:rsid w:val="311C2E89"/>
    <w:rsid w:val="311D13C7"/>
    <w:rsid w:val="3135D85E"/>
    <w:rsid w:val="313D6AD1"/>
    <w:rsid w:val="3164405D"/>
    <w:rsid w:val="31666EED"/>
    <w:rsid w:val="31819D1A"/>
    <w:rsid w:val="31827BBC"/>
    <w:rsid w:val="31D4591D"/>
    <w:rsid w:val="31EE2F77"/>
    <w:rsid w:val="31F6A13E"/>
    <w:rsid w:val="3207ECDF"/>
    <w:rsid w:val="321CF1DC"/>
    <w:rsid w:val="322D212D"/>
    <w:rsid w:val="3257EDDB"/>
    <w:rsid w:val="326CE588"/>
    <w:rsid w:val="3274503D"/>
    <w:rsid w:val="327EFB2D"/>
    <w:rsid w:val="328EF71E"/>
    <w:rsid w:val="329558E4"/>
    <w:rsid w:val="32989F25"/>
    <w:rsid w:val="329E9749"/>
    <w:rsid w:val="32A7D191"/>
    <w:rsid w:val="32C5D52A"/>
    <w:rsid w:val="32CCA41D"/>
    <w:rsid w:val="32DF91AB"/>
    <w:rsid w:val="33178627"/>
    <w:rsid w:val="331D6D7B"/>
    <w:rsid w:val="332AA67E"/>
    <w:rsid w:val="333CC3B9"/>
    <w:rsid w:val="3361BC4A"/>
    <w:rsid w:val="3378DCED"/>
    <w:rsid w:val="3394A00B"/>
    <w:rsid w:val="33A1D1EE"/>
    <w:rsid w:val="33A88A60"/>
    <w:rsid w:val="33BBDCCD"/>
    <w:rsid w:val="33C4DBC0"/>
    <w:rsid w:val="33E36E26"/>
    <w:rsid w:val="33EE653E"/>
    <w:rsid w:val="33FC46FC"/>
    <w:rsid w:val="340C7920"/>
    <w:rsid w:val="340D4A99"/>
    <w:rsid w:val="3418A87B"/>
    <w:rsid w:val="34270E8F"/>
    <w:rsid w:val="34379A0D"/>
    <w:rsid w:val="3446C8D4"/>
    <w:rsid w:val="344DE550"/>
    <w:rsid w:val="345ECA80"/>
    <w:rsid w:val="34B55EB9"/>
    <w:rsid w:val="34B93DDC"/>
    <w:rsid w:val="34BB1483"/>
    <w:rsid w:val="34C712DC"/>
    <w:rsid w:val="34D73416"/>
    <w:rsid w:val="34E14118"/>
    <w:rsid w:val="34E18B9E"/>
    <w:rsid w:val="34ED5C83"/>
    <w:rsid w:val="350682D9"/>
    <w:rsid w:val="3507C603"/>
    <w:rsid w:val="350A471D"/>
    <w:rsid w:val="35232166"/>
    <w:rsid w:val="35283E60"/>
    <w:rsid w:val="3546453D"/>
    <w:rsid w:val="354A9FED"/>
    <w:rsid w:val="3559A326"/>
    <w:rsid w:val="355AE108"/>
    <w:rsid w:val="356CD0A8"/>
    <w:rsid w:val="35714201"/>
    <w:rsid w:val="357B58A8"/>
    <w:rsid w:val="358FC0B1"/>
    <w:rsid w:val="35A0AD7E"/>
    <w:rsid w:val="35B8BC20"/>
    <w:rsid w:val="35B97BCC"/>
    <w:rsid w:val="35C5D49D"/>
    <w:rsid w:val="35FE1999"/>
    <w:rsid w:val="3608E15B"/>
    <w:rsid w:val="361F4945"/>
    <w:rsid w:val="362C3021"/>
    <w:rsid w:val="362C5842"/>
    <w:rsid w:val="362D92B6"/>
    <w:rsid w:val="3647B243"/>
    <w:rsid w:val="3655D6DE"/>
    <w:rsid w:val="365BF860"/>
    <w:rsid w:val="365CBFC1"/>
    <w:rsid w:val="367C8254"/>
    <w:rsid w:val="368ADCDB"/>
    <w:rsid w:val="369BD62C"/>
    <w:rsid w:val="36E6704E"/>
    <w:rsid w:val="36F6A6C7"/>
    <w:rsid w:val="3702E9CC"/>
    <w:rsid w:val="37061141"/>
    <w:rsid w:val="3714F4A0"/>
    <w:rsid w:val="37235582"/>
    <w:rsid w:val="372483D2"/>
    <w:rsid w:val="37294E37"/>
    <w:rsid w:val="373C7DDF"/>
    <w:rsid w:val="37669421"/>
    <w:rsid w:val="376732A3"/>
    <w:rsid w:val="376D0F40"/>
    <w:rsid w:val="376F92D2"/>
    <w:rsid w:val="377EE815"/>
    <w:rsid w:val="37C3046C"/>
    <w:rsid w:val="37CE7233"/>
    <w:rsid w:val="37F532A4"/>
    <w:rsid w:val="38026744"/>
    <w:rsid w:val="381A551E"/>
    <w:rsid w:val="3823D1FD"/>
    <w:rsid w:val="382A604F"/>
    <w:rsid w:val="3840B874"/>
    <w:rsid w:val="385AB9EE"/>
    <w:rsid w:val="386D82D7"/>
    <w:rsid w:val="386EB1F5"/>
    <w:rsid w:val="38711665"/>
    <w:rsid w:val="387BFB83"/>
    <w:rsid w:val="389D3E63"/>
    <w:rsid w:val="38A4A3AE"/>
    <w:rsid w:val="38E68F60"/>
    <w:rsid w:val="39039C7D"/>
    <w:rsid w:val="392D1555"/>
    <w:rsid w:val="392D77A7"/>
    <w:rsid w:val="393940C4"/>
    <w:rsid w:val="39468F5B"/>
    <w:rsid w:val="3948E700"/>
    <w:rsid w:val="3961A19D"/>
    <w:rsid w:val="39687E10"/>
    <w:rsid w:val="399596FC"/>
    <w:rsid w:val="39A146F1"/>
    <w:rsid w:val="39A5CC39"/>
    <w:rsid w:val="39A5F350"/>
    <w:rsid w:val="39AB0594"/>
    <w:rsid w:val="39B09157"/>
    <w:rsid w:val="39F53A42"/>
    <w:rsid w:val="3A10F2C0"/>
    <w:rsid w:val="3A1AB77E"/>
    <w:rsid w:val="3A1EBAF1"/>
    <w:rsid w:val="3A217BC6"/>
    <w:rsid w:val="3A32C541"/>
    <w:rsid w:val="3A492F1D"/>
    <w:rsid w:val="3A5DD01B"/>
    <w:rsid w:val="3A5EEB91"/>
    <w:rsid w:val="3A63F841"/>
    <w:rsid w:val="3A75C76D"/>
    <w:rsid w:val="3A98D0BC"/>
    <w:rsid w:val="3A9AAB9E"/>
    <w:rsid w:val="3A9E2AC3"/>
    <w:rsid w:val="3AA33F97"/>
    <w:rsid w:val="3AC32A21"/>
    <w:rsid w:val="3AD30C50"/>
    <w:rsid w:val="3AEAC854"/>
    <w:rsid w:val="3AEE487A"/>
    <w:rsid w:val="3B0BEB59"/>
    <w:rsid w:val="3B29921A"/>
    <w:rsid w:val="3B2D7B0F"/>
    <w:rsid w:val="3B749073"/>
    <w:rsid w:val="3B925AB0"/>
    <w:rsid w:val="3BA2FA4E"/>
    <w:rsid w:val="3BB010EF"/>
    <w:rsid w:val="3BCC3DC9"/>
    <w:rsid w:val="3BE2865B"/>
    <w:rsid w:val="3C0CA096"/>
    <w:rsid w:val="3C0FEA35"/>
    <w:rsid w:val="3C3741A6"/>
    <w:rsid w:val="3C3D24FF"/>
    <w:rsid w:val="3C56CA2F"/>
    <w:rsid w:val="3C677590"/>
    <w:rsid w:val="3C781B66"/>
    <w:rsid w:val="3C79CC13"/>
    <w:rsid w:val="3C7E113A"/>
    <w:rsid w:val="3C8255C8"/>
    <w:rsid w:val="3C8CDC84"/>
    <w:rsid w:val="3CADA464"/>
    <w:rsid w:val="3CB979E1"/>
    <w:rsid w:val="3CCC98D5"/>
    <w:rsid w:val="3CF08465"/>
    <w:rsid w:val="3CFC13DC"/>
    <w:rsid w:val="3D061C80"/>
    <w:rsid w:val="3D1673DE"/>
    <w:rsid w:val="3D1BC097"/>
    <w:rsid w:val="3D3ECAAF"/>
    <w:rsid w:val="3D577636"/>
    <w:rsid w:val="3D98C784"/>
    <w:rsid w:val="3D9B5242"/>
    <w:rsid w:val="3DA6E9A6"/>
    <w:rsid w:val="3DADCC66"/>
    <w:rsid w:val="3DB3727D"/>
    <w:rsid w:val="3DB9460B"/>
    <w:rsid w:val="3DCE3EF6"/>
    <w:rsid w:val="3DDBDC3B"/>
    <w:rsid w:val="3DE7E7E5"/>
    <w:rsid w:val="3E0EB269"/>
    <w:rsid w:val="3E12BA07"/>
    <w:rsid w:val="3E1AD59F"/>
    <w:rsid w:val="3E304C16"/>
    <w:rsid w:val="3E30F072"/>
    <w:rsid w:val="3E45CCEA"/>
    <w:rsid w:val="3E5749A5"/>
    <w:rsid w:val="3E65AD1C"/>
    <w:rsid w:val="3E6AD5C6"/>
    <w:rsid w:val="3ECC0410"/>
    <w:rsid w:val="3EE833FA"/>
    <w:rsid w:val="3F1E59A0"/>
    <w:rsid w:val="3F255A7C"/>
    <w:rsid w:val="3F470F6F"/>
    <w:rsid w:val="3F6AE480"/>
    <w:rsid w:val="3F6C54D5"/>
    <w:rsid w:val="3F848CD6"/>
    <w:rsid w:val="3F9EA7D4"/>
    <w:rsid w:val="3FCB72D6"/>
    <w:rsid w:val="3FCD437A"/>
    <w:rsid w:val="3FD81A7F"/>
    <w:rsid w:val="3FEF9B3F"/>
    <w:rsid w:val="3FF81BB2"/>
    <w:rsid w:val="4000D836"/>
    <w:rsid w:val="4017817C"/>
    <w:rsid w:val="401AC1D3"/>
    <w:rsid w:val="402BCA47"/>
    <w:rsid w:val="4032F59E"/>
    <w:rsid w:val="403B789D"/>
    <w:rsid w:val="403DE84A"/>
    <w:rsid w:val="403E2C8E"/>
    <w:rsid w:val="40414FD3"/>
    <w:rsid w:val="405A7805"/>
    <w:rsid w:val="406ED8F5"/>
    <w:rsid w:val="40AEDA6F"/>
    <w:rsid w:val="40F1B035"/>
    <w:rsid w:val="410A0A7E"/>
    <w:rsid w:val="4114F873"/>
    <w:rsid w:val="41194D17"/>
    <w:rsid w:val="4123FBE3"/>
    <w:rsid w:val="4129A561"/>
    <w:rsid w:val="413B3CD2"/>
    <w:rsid w:val="4151A32B"/>
    <w:rsid w:val="41598EC6"/>
    <w:rsid w:val="41633F6A"/>
    <w:rsid w:val="417C1186"/>
    <w:rsid w:val="418FAD86"/>
    <w:rsid w:val="41A36EFC"/>
    <w:rsid w:val="41A99CA9"/>
    <w:rsid w:val="41B2B72E"/>
    <w:rsid w:val="41B59DF6"/>
    <w:rsid w:val="41D85BE9"/>
    <w:rsid w:val="41E34A40"/>
    <w:rsid w:val="41E747BB"/>
    <w:rsid w:val="41F188AC"/>
    <w:rsid w:val="42076BFD"/>
    <w:rsid w:val="42123BD2"/>
    <w:rsid w:val="421D8D9E"/>
    <w:rsid w:val="4223E3BE"/>
    <w:rsid w:val="427C9FFD"/>
    <w:rsid w:val="428B17BA"/>
    <w:rsid w:val="42C575C2"/>
    <w:rsid w:val="42D3B06E"/>
    <w:rsid w:val="42D6A0E9"/>
    <w:rsid w:val="431FBFB2"/>
    <w:rsid w:val="43299D39"/>
    <w:rsid w:val="432B74D0"/>
    <w:rsid w:val="432B7DE7"/>
    <w:rsid w:val="43460B6A"/>
    <w:rsid w:val="43584414"/>
    <w:rsid w:val="4375CEB2"/>
    <w:rsid w:val="437FBF07"/>
    <w:rsid w:val="43815D2A"/>
    <w:rsid w:val="439F212F"/>
    <w:rsid w:val="43A0F086"/>
    <w:rsid w:val="43A483A9"/>
    <w:rsid w:val="43AFBD27"/>
    <w:rsid w:val="4440E6BF"/>
    <w:rsid w:val="444B561D"/>
    <w:rsid w:val="4458CCF1"/>
    <w:rsid w:val="4477E1A2"/>
    <w:rsid w:val="44912F88"/>
    <w:rsid w:val="449942E4"/>
    <w:rsid w:val="44A2E0F2"/>
    <w:rsid w:val="44A965A6"/>
    <w:rsid w:val="44AAF979"/>
    <w:rsid w:val="44BDB695"/>
    <w:rsid w:val="44E8B991"/>
    <w:rsid w:val="450F54D4"/>
    <w:rsid w:val="4524A535"/>
    <w:rsid w:val="452A0837"/>
    <w:rsid w:val="453814F9"/>
    <w:rsid w:val="453D8F7F"/>
    <w:rsid w:val="45496454"/>
    <w:rsid w:val="454A2EC0"/>
    <w:rsid w:val="4551721E"/>
    <w:rsid w:val="455DCF5A"/>
    <w:rsid w:val="458D827A"/>
    <w:rsid w:val="45AF8613"/>
    <w:rsid w:val="45BD02FE"/>
    <w:rsid w:val="45C2645C"/>
    <w:rsid w:val="45D3F1B0"/>
    <w:rsid w:val="45D6775F"/>
    <w:rsid w:val="45E5DA86"/>
    <w:rsid w:val="45FD2C91"/>
    <w:rsid w:val="4600D96A"/>
    <w:rsid w:val="460B66B4"/>
    <w:rsid w:val="4617C84B"/>
    <w:rsid w:val="46194BDE"/>
    <w:rsid w:val="4629771D"/>
    <w:rsid w:val="462E0515"/>
    <w:rsid w:val="4639BBB6"/>
    <w:rsid w:val="4652B142"/>
    <w:rsid w:val="466CEAAE"/>
    <w:rsid w:val="4671BE3C"/>
    <w:rsid w:val="468378FD"/>
    <w:rsid w:val="4689E29B"/>
    <w:rsid w:val="46ADEAB3"/>
    <w:rsid w:val="46B646CF"/>
    <w:rsid w:val="46C340C2"/>
    <w:rsid w:val="46D0200D"/>
    <w:rsid w:val="46E12DD5"/>
    <w:rsid w:val="46E9488B"/>
    <w:rsid w:val="46EA9AF8"/>
    <w:rsid w:val="46FA3782"/>
    <w:rsid w:val="47240B7D"/>
    <w:rsid w:val="472F7E8F"/>
    <w:rsid w:val="475361FF"/>
    <w:rsid w:val="47597574"/>
    <w:rsid w:val="475F7403"/>
    <w:rsid w:val="47602C1B"/>
    <w:rsid w:val="476A6795"/>
    <w:rsid w:val="47744886"/>
    <w:rsid w:val="479454C4"/>
    <w:rsid w:val="47A39D28"/>
    <w:rsid w:val="47D366BA"/>
    <w:rsid w:val="47DC326F"/>
    <w:rsid w:val="47E10668"/>
    <w:rsid w:val="47E12B26"/>
    <w:rsid w:val="47F3C63A"/>
    <w:rsid w:val="4804A9A0"/>
    <w:rsid w:val="480DE01E"/>
    <w:rsid w:val="484123BD"/>
    <w:rsid w:val="48426B08"/>
    <w:rsid w:val="4844F977"/>
    <w:rsid w:val="4846F596"/>
    <w:rsid w:val="484F4148"/>
    <w:rsid w:val="485065B7"/>
    <w:rsid w:val="48553CC6"/>
    <w:rsid w:val="48564CDD"/>
    <w:rsid w:val="4860DB01"/>
    <w:rsid w:val="487B4EA9"/>
    <w:rsid w:val="487E0532"/>
    <w:rsid w:val="48AEEFED"/>
    <w:rsid w:val="48B42F42"/>
    <w:rsid w:val="48BE367F"/>
    <w:rsid w:val="48BF7098"/>
    <w:rsid w:val="48C7EA39"/>
    <w:rsid w:val="48E77134"/>
    <w:rsid w:val="48E92648"/>
    <w:rsid w:val="48EBD7FF"/>
    <w:rsid w:val="490CFF38"/>
    <w:rsid w:val="4910E24E"/>
    <w:rsid w:val="493935E7"/>
    <w:rsid w:val="494B6037"/>
    <w:rsid w:val="495E1BD4"/>
    <w:rsid w:val="496FBE01"/>
    <w:rsid w:val="497D137D"/>
    <w:rsid w:val="49812C37"/>
    <w:rsid w:val="499ABE05"/>
    <w:rsid w:val="49A2E5CD"/>
    <w:rsid w:val="49BB0A51"/>
    <w:rsid w:val="49CBE677"/>
    <w:rsid w:val="49DCF41E"/>
    <w:rsid w:val="49DE3094"/>
    <w:rsid w:val="49DED2CB"/>
    <w:rsid w:val="4A06413F"/>
    <w:rsid w:val="4A08B083"/>
    <w:rsid w:val="4A213141"/>
    <w:rsid w:val="4A2963EE"/>
    <w:rsid w:val="4A3C3833"/>
    <w:rsid w:val="4A4F83D9"/>
    <w:rsid w:val="4A60E2CB"/>
    <w:rsid w:val="4A721A25"/>
    <w:rsid w:val="4A8BA2A8"/>
    <w:rsid w:val="4AA1BE3C"/>
    <w:rsid w:val="4AA637BD"/>
    <w:rsid w:val="4AABE948"/>
    <w:rsid w:val="4AC24305"/>
    <w:rsid w:val="4AC5CEB3"/>
    <w:rsid w:val="4B0DAA9F"/>
    <w:rsid w:val="4B1AA4ED"/>
    <w:rsid w:val="4B205704"/>
    <w:rsid w:val="4B214250"/>
    <w:rsid w:val="4B2A9838"/>
    <w:rsid w:val="4B365050"/>
    <w:rsid w:val="4B3C4A62"/>
    <w:rsid w:val="4B3D08B0"/>
    <w:rsid w:val="4B41F9CC"/>
    <w:rsid w:val="4B6CB971"/>
    <w:rsid w:val="4B7CBBF3"/>
    <w:rsid w:val="4B88C931"/>
    <w:rsid w:val="4B8A2C97"/>
    <w:rsid w:val="4BA64516"/>
    <w:rsid w:val="4BB8D888"/>
    <w:rsid w:val="4BBCB9AE"/>
    <w:rsid w:val="4BDD0D3F"/>
    <w:rsid w:val="4BDE36D4"/>
    <w:rsid w:val="4C01D41A"/>
    <w:rsid w:val="4C4C18B7"/>
    <w:rsid w:val="4C5A820C"/>
    <w:rsid w:val="4C67C5E7"/>
    <w:rsid w:val="4C8DC4CE"/>
    <w:rsid w:val="4C8E9CE9"/>
    <w:rsid w:val="4C9DF607"/>
    <w:rsid w:val="4CA8FD3A"/>
    <w:rsid w:val="4CD583DD"/>
    <w:rsid w:val="4CE2273F"/>
    <w:rsid w:val="4CFA7C91"/>
    <w:rsid w:val="4D1A41F5"/>
    <w:rsid w:val="4D280FCD"/>
    <w:rsid w:val="4D460375"/>
    <w:rsid w:val="4D4D0F09"/>
    <w:rsid w:val="4D599DD3"/>
    <w:rsid w:val="4D77F4F8"/>
    <w:rsid w:val="4D985996"/>
    <w:rsid w:val="4DAF7F94"/>
    <w:rsid w:val="4DB09740"/>
    <w:rsid w:val="4DBC728B"/>
    <w:rsid w:val="4DD5369A"/>
    <w:rsid w:val="4DE8C011"/>
    <w:rsid w:val="4DF33E4D"/>
    <w:rsid w:val="4E0C2289"/>
    <w:rsid w:val="4E15DA38"/>
    <w:rsid w:val="4E29952F"/>
    <w:rsid w:val="4E3B74FD"/>
    <w:rsid w:val="4E50473C"/>
    <w:rsid w:val="4E5E1585"/>
    <w:rsid w:val="4E608026"/>
    <w:rsid w:val="4E65F582"/>
    <w:rsid w:val="4E7096D2"/>
    <w:rsid w:val="4E777B96"/>
    <w:rsid w:val="4E7F442C"/>
    <w:rsid w:val="4E8EC95F"/>
    <w:rsid w:val="4E9D2E7C"/>
    <w:rsid w:val="4EA82BF1"/>
    <w:rsid w:val="4EC24D70"/>
    <w:rsid w:val="4EDE697A"/>
    <w:rsid w:val="4F0117ED"/>
    <w:rsid w:val="4F1493CF"/>
    <w:rsid w:val="4F26C91D"/>
    <w:rsid w:val="4F289EAC"/>
    <w:rsid w:val="4F2F8BA9"/>
    <w:rsid w:val="4F3345C2"/>
    <w:rsid w:val="4F500F96"/>
    <w:rsid w:val="4F50DE82"/>
    <w:rsid w:val="4F5206C3"/>
    <w:rsid w:val="4F60B075"/>
    <w:rsid w:val="4F6E413D"/>
    <w:rsid w:val="4F7E0DC9"/>
    <w:rsid w:val="4F85CA2E"/>
    <w:rsid w:val="4F8EF6A8"/>
    <w:rsid w:val="4F913385"/>
    <w:rsid w:val="4FA68E33"/>
    <w:rsid w:val="4FD6E7FF"/>
    <w:rsid w:val="4FE14C0C"/>
    <w:rsid w:val="4FEDE50D"/>
    <w:rsid w:val="4FF84CC7"/>
    <w:rsid w:val="5017BF5C"/>
    <w:rsid w:val="5026AEF1"/>
    <w:rsid w:val="502BD837"/>
    <w:rsid w:val="504180C2"/>
    <w:rsid w:val="50698062"/>
    <w:rsid w:val="506AB4C6"/>
    <w:rsid w:val="5074B9AA"/>
    <w:rsid w:val="5078C08C"/>
    <w:rsid w:val="508A4B75"/>
    <w:rsid w:val="5098CA2B"/>
    <w:rsid w:val="50AF1E98"/>
    <w:rsid w:val="50AFC7A3"/>
    <w:rsid w:val="50B1F381"/>
    <w:rsid w:val="50C33384"/>
    <w:rsid w:val="50CF6E37"/>
    <w:rsid w:val="515C76BC"/>
    <w:rsid w:val="517315BF"/>
    <w:rsid w:val="518B3DF1"/>
    <w:rsid w:val="51978D1C"/>
    <w:rsid w:val="51BCACBC"/>
    <w:rsid w:val="51C0EEDD"/>
    <w:rsid w:val="51CE8F94"/>
    <w:rsid w:val="51DC3C99"/>
    <w:rsid w:val="5204F13A"/>
    <w:rsid w:val="52054EC6"/>
    <w:rsid w:val="5220A852"/>
    <w:rsid w:val="525258EA"/>
    <w:rsid w:val="52556218"/>
    <w:rsid w:val="526DD46B"/>
    <w:rsid w:val="5281580A"/>
    <w:rsid w:val="528F9124"/>
    <w:rsid w:val="5294DED7"/>
    <w:rsid w:val="52C5D2FA"/>
    <w:rsid w:val="52D3F0E5"/>
    <w:rsid w:val="52F31D79"/>
    <w:rsid w:val="53139C29"/>
    <w:rsid w:val="53254DCB"/>
    <w:rsid w:val="53414585"/>
    <w:rsid w:val="5351C25D"/>
    <w:rsid w:val="5373781F"/>
    <w:rsid w:val="539AB611"/>
    <w:rsid w:val="53A1DC15"/>
    <w:rsid w:val="53A48F33"/>
    <w:rsid w:val="53C6D004"/>
    <w:rsid w:val="53DCBF7A"/>
    <w:rsid w:val="53E3FE4B"/>
    <w:rsid w:val="53E8E894"/>
    <w:rsid w:val="5452B049"/>
    <w:rsid w:val="5456AEB2"/>
    <w:rsid w:val="545B5514"/>
    <w:rsid w:val="5488A9D3"/>
    <w:rsid w:val="548D9991"/>
    <w:rsid w:val="54A883FE"/>
    <w:rsid w:val="54B342FE"/>
    <w:rsid w:val="54CCD78C"/>
    <w:rsid w:val="55038390"/>
    <w:rsid w:val="55378DA7"/>
    <w:rsid w:val="5547E2C1"/>
    <w:rsid w:val="55574579"/>
    <w:rsid w:val="55640A13"/>
    <w:rsid w:val="556BF7D4"/>
    <w:rsid w:val="558143F5"/>
    <w:rsid w:val="5596EC10"/>
    <w:rsid w:val="55C10D7C"/>
    <w:rsid w:val="55C594A0"/>
    <w:rsid w:val="560F5829"/>
    <w:rsid w:val="56263178"/>
    <w:rsid w:val="5629FB56"/>
    <w:rsid w:val="5630DBE8"/>
    <w:rsid w:val="563A713C"/>
    <w:rsid w:val="5643F8D4"/>
    <w:rsid w:val="566BA419"/>
    <w:rsid w:val="56744E25"/>
    <w:rsid w:val="56792AC3"/>
    <w:rsid w:val="568E1134"/>
    <w:rsid w:val="56932C94"/>
    <w:rsid w:val="56A78ADB"/>
    <w:rsid w:val="56A7F60F"/>
    <w:rsid w:val="56BF3FC5"/>
    <w:rsid w:val="56C023FA"/>
    <w:rsid w:val="56E48CBA"/>
    <w:rsid w:val="56FFDA74"/>
    <w:rsid w:val="5705BFBF"/>
    <w:rsid w:val="5720AF52"/>
    <w:rsid w:val="5721AF08"/>
    <w:rsid w:val="5727F5D1"/>
    <w:rsid w:val="572F7D64"/>
    <w:rsid w:val="57360526"/>
    <w:rsid w:val="5739B218"/>
    <w:rsid w:val="575B13D5"/>
    <w:rsid w:val="576EFA21"/>
    <w:rsid w:val="577143F3"/>
    <w:rsid w:val="57744499"/>
    <w:rsid w:val="5774793F"/>
    <w:rsid w:val="578A985B"/>
    <w:rsid w:val="579CF115"/>
    <w:rsid w:val="57A08107"/>
    <w:rsid w:val="57AE150B"/>
    <w:rsid w:val="57C7B07F"/>
    <w:rsid w:val="57D52111"/>
    <w:rsid w:val="57D54CF6"/>
    <w:rsid w:val="57E529D4"/>
    <w:rsid w:val="57EA89DA"/>
    <w:rsid w:val="57F72CED"/>
    <w:rsid w:val="57F757EB"/>
    <w:rsid w:val="5805E898"/>
    <w:rsid w:val="5822D3BB"/>
    <w:rsid w:val="583AA7A7"/>
    <w:rsid w:val="583E7115"/>
    <w:rsid w:val="586329D0"/>
    <w:rsid w:val="588820FA"/>
    <w:rsid w:val="58892034"/>
    <w:rsid w:val="5890F7A6"/>
    <w:rsid w:val="58B46513"/>
    <w:rsid w:val="59036EE0"/>
    <w:rsid w:val="59159DDA"/>
    <w:rsid w:val="5920AB1D"/>
    <w:rsid w:val="595C4A1B"/>
    <w:rsid w:val="5970C60F"/>
    <w:rsid w:val="5977AFE2"/>
    <w:rsid w:val="5978304D"/>
    <w:rsid w:val="59804035"/>
    <w:rsid w:val="59A009FC"/>
    <w:rsid w:val="59BBDA93"/>
    <w:rsid w:val="59C8FD88"/>
    <w:rsid w:val="59D7C47C"/>
    <w:rsid w:val="5A112B03"/>
    <w:rsid w:val="5A11E51B"/>
    <w:rsid w:val="5A236D5F"/>
    <w:rsid w:val="5A658EE1"/>
    <w:rsid w:val="5A6F699B"/>
    <w:rsid w:val="5A8DFFF0"/>
    <w:rsid w:val="5A8FA286"/>
    <w:rsid w:val="5A93476F"/>
    <w:rsid w:val="5AAC4BC6"/>
    <w:rsid w:val="5AD36F54"/>
    <w:rsid w:val="5B0122A3"/>
    <w:rsid w:val="5B22CAC9"/>
    <w:rsid w:val="5B2DFB98"/>
    <w:rsid w:val="5B550AD8"/>
    <w:rsid w:val="5B85748D"/>
    <w:rsid w:val="5B893790"/>
    <w:rsid w:val="5B948D1F"/>
    <w:rsid w:val="5BBBC535"/>
    <w:rsid w:val="5BBD96AA"/>
    <w:rsid w:val="5BD92FC4"/>
    <w:rsid w:val="5C055659"/>
    <w:rsid w:val="5C0DD44A"/>
    <w:rsid w:val="5C0FDDD3"/>
    <w:rsid w:val="5C1DB9EE"/>
    <w:rsid w:val="5C207BB9"/>
    <w:rsid w:val="5C4FADDA"/>
    <w:rsid w:val="5C5507E1"/>
    <w:rsid w:val="5C6966BF"/>
    <w:rsid w:val="5C858432"/>
    <w:rsid w:val="5C86B0E6"/>
    <w:rsid w:val="5CC7C70B"/>
    <w:rsid w:val="5CE06F38"/>
    <w:rsid w:val="5CE43576"/>
    <w:rsid w:val="5CF27F91"/>
    <w:rsid w:val="5D1DD3A6"/>
    <w:rsid w:val="5D32491C"/>
    <w:rsid w:val="5D4B406C"/>
    <w:rsid w:val="5D56931D"/>
    <w:rsid w:val="5D68F053"/>
    <w:rsid w:val="5D7F6384"/>
    <w:rsid w:val="5DB45F9A"/>
    <w:rsid w:val="5DBD7565"/>
    <w:rsid w:val="5DC64BCB"/>
    <w:rsid w:val="5DC9A5F7"/>
    <w:rsid w:val="5DDE0D1D"/>
    <w:rsid w:val="5DDE7A27"/>
    <w:rsid w:val="5DEA2318"/>
    <w:rsid w:val="5DFA5294"/>
    <w:rsid w:val="5E023706"/>
    <w:rsid w:val="5E05039D"/>
    <w:rsid w:val="5E05F809"/>
    <w:rsid w:val="5E2E5AC5"/>
    <w:rsid w:val="5E5198C7"/>
    <w:rsid w:val="5E5B8A06"/>
    <w:rsid w:val="5EA97032"/>
    <w:rsid w:val="5EBA7DFD"/>
    <w:rsid w:val="5EBC91D2"/>
    <w:rsid w:val="5EE7BF3C"/>
    <w:rsid w:val="5EE895C8"/>
    <w:rsid w:val="5EE8D3DE"/>
    <w:rsid w:val="5EEC7FE4"/>
    <w:rsid w:val="5EF454A8"/>
    <w:rsid w:val="5F23A697"/>
    <w:rsid w:val="5F39427F"/>
    <w:rsid w:val="5F55573B"/>
    <w:rsid w:val="5F56EC3D"/>
    <w:rsid w:val="5F692436"/>
    <w:rsid w:val="5F986652"/>
    <w:rsid w:val="5F9E0767"/>
    <w:rsid w:val="5FA9A59A"/>
    <w:rsid w:val="5FBFEBF1"/>
    <w:rsid w:val="5FC0AFB3"/>
    <w:rsid w:val="5FC7FAF8"/>
    <w:rsid w:val="5FD8C57B"/>
    <w:rsid w:val="6007486C"/>
    <w:rsid w:val="6010F503"/>
    <w:rsid w:val="601520AD"/>
    <w:rsid w:val="6031B556"/>
    <w:rsid w:val="6049A63F"/>
    <w:rsid w:val="607B85FC"/>
    <w:rsid w:val="607D06D2"/>
    <w:rsid w:val="607E5434"/>
    <w:rsid w:val="60A1004E"/>
    <w:rsid w:val="60A6D652"/>
    <w:rsid w:val="60AFADAF"/>
    <w:rsid w:val="60BBD7AE"/>
    <w:rsid w:val="60ED20F5"/>
    <w:rsid w:val="60F36ED5"/>
    <w:rsid w:val="60F4665B"/>
    <w:rsid w:val="6109E5B6"/>
    <w:rsid w:val="6109F025"/>
    <w:rsid w:val="6111553C"/>
    <w:rsid w:val="6118A479"/>
    <w:rsid w:val="6120AF6B"/>
    <w:rsid w:val="6134F310"/>
    <w:rsid w:val="61653E09"/>
    <w:rsid w:val="617FE15E"/>
    <w:rsid w:val="61990FA1"/>
    <w:rsid w:val="61993B75"/>
    <w:rsid w:val="61A90048"/>
    <w:rsid w:val="61A959A2"/>
    <w:rsid w:val="61AEB687"/>
    <w:rsid w:val="61C00019"/>
    <w:rsid w:val="61C41D0F"/>
    <w:rsid w:val="61D887E3"/>
    <w:rsid w:val="61E43BC1"/>
    <w:rsid w:val="6203CEA3"/>
    <w:rsid w:val="621957F0"/>
    <w:rsid w:val="625D1EC1"/>
    <w:rsid w:val="6261A4AD"/>
    <w:rsid w:val="6276218E"/>
    <w:rsid w:val="628648BE"/>
    <w:rsid w:val="62A0A064"/>
    <w:rsid w:val="62A659CA"/>
    <w:rsid w:val="62ACA8CB"/>
    <w:rsid w:val="62BFD8B9"/>
    <w:rsid w:val="62CB74BE"/>
    <w:rsid w:val="62CD4470"/>
    <w:rsid w:val="62F2A1A7"/>
    <w:rsid w:val="62F7BE99"/>
    <w:rsid w:val="62F9D29B"/>
    <w:rsid w:val="63106BE4"/>
    <w:rsid w:val="63120BFE"/>
    <w:rsid w:val="631E2055"/>
    <w:rsid w:val="632F8159"/>
    <w:rsid w:val="63329F20"/>
    <w:rsid w:val="63358E72"/>
    <w:rsid w:val="633BB751"/>
    <w:rsid w:val="63454798"/>
    <w:rsid w:val="63507172"/>
    <w:rsid w:val="6362139E"/>
    <w:rsid w:val="63672354"/>
    <w:rsid w:val="637B4B92"/>
    <w:rsid w:val="637C33B5"/>
    <w:rsid w:val="637FEB12"/>
    <w:rsid w:val="63AD10C1"/>
    <w:rsid w:val="63B7C481"/>
    <w:rsid w:val="63E5F999"/>
    <w:rsid w:val="63E83E28"/>
    <w:rsid w:val="63EDC4B2"/>
    <w:rsid w:val="640AE0F8"/>
    <w:rsid w:val="6427BA33"/>
    <w:rsid w:val="642809A8"/>
    <w:rsid w:val="64458194"/>
    <w:rsid w:val="6455DF43"/>
    <w:rsid w:val="648121D2"/>
    <w:rsid w:val="64B12AB1"/>
    <w:rsid w:val="64B9F0B6"/>
    <w:rsid w:val="64C1C557"/>
    <w:rsid w:val="64CD5B6E"/>
    <w:rsid w:val="64E45490"/>
    <w:rsid w:val="64E81151"/>
    <w:rsid w:val="64F6AB65"/>
    <w:rsid w:val="64FEA712"/>
    <w:rsid w:val="654C2617"/>
    <w:rsid w:val="655394E2"/>
    <w:rsid w:val="65637F15"/>
    <w:rsid w:val="656C33B2"/>
    <w:rsid w:val="656CAD8A"/>
    <w:rsid w:val="657C61BE"/>
    <w:rsid w:val="657E2614"/>
    <w:rsid w:val="6586EB0D"/>
    <w:rsid w:val="65D9093E"/>
    <w:rsid w:val="65DE3156"/>
    <w:rsid w:val="65FAC6B1"/>
    <w:rsid w:val="65FC2790"/>
    <w:rsid w:val="66005A34"/>
    <w:rsid w:val="6610DA37"/>
    <w:rsid w:val="66119E4C"/>
    <w:rsid w:val="661C51DC"/>
    <w:rsid w:val="66601508"/>
    <w:rsid w:val="666DF0D0"/>
    <w:rsid w:val="6691E84D"/>
    <w:rsid w:val="669281DD"/>
    <w:rsid w:val="66B605AD"/>
    <w:rsid w:val="66B9C663"/>
    <w:rsid w:val="66DC40A0"/>
    <w:rsid w:val="66E8C80A"/>
    <w:rsid w:val="66EB798A"/>
    <w:rsid w:val="67014D93"/>
    <w:rsid w:val="67063FBC"/>
    <w:rsid w:val="67087DEB"/>
    <w:rsid w:val="671D5512"/>
    <w:rsid w:val="6721118A"/>
    <w:rsid w:val="67302E05"/>
    <w:rsid w:val="67584CAB"/>
    <w:rsid w:val="676AA24B"/>
    <w:rsid w:val="678FF0EF"/>
    <w:rsid w:val="679871A5"/>
    <w:rsid w:val="679CB1C6"/>
    <w:rsid w:val="67D64147"/>
    <w:rsid w:val="67FF7734"/>
    <w:rsid w:val="682F4828"/>
    <w:rsid w:val="68313E42"/>
    <w:rsid w:val="683E9609"/>
    <w:rsid w:val="68480CB6"/>
    <w:rsid w:val="684A47BA"/>
    <w:rsid w:val="684D32FB"/>
    <w:rsid w:val="684E41B1"/>
    <w:rsid w:val="68703AD0"/>
    <w:rsid w:val="68757925"/>
    <w:rsid w:val="68997118"/>
    <w:rsid w:val="689F479C"/>
    <w:rsid w:val="68BDFC13"/>
    <w:rsid w:val="68C7955D"/>
    <w:rsid w:val="68D0B7EF"/>
    <w:rsid w:val="68D1670E"/>
    <w:rsid w:val="68E2251B"/>
    <w:rsid w:val="68F875DC"/>
    <w:rsid w:val="692FABF0"/>
    <w:rsid w:val="6940E6C7"/>
    <w:rsid w:val="69436102"/>
    <w:rsid w:val="6960BBD5"/>
    <w:rsid w:val="69854FC4"/>
    <w:rsid w:val="698B60A9"/>
    <w:rsid w:val="69B03C87"/>
    <w:rsid w:val="69B4AA14"/>
    <w:rsid w:val="69BB86BE"/>
    <w:rsid w:val="69C8AA02"/>
    <w:rsid w:val="69D6EBA6"/>
    <w:rsid w:val="69FA1DF9"/>
    <w:rsid w:val="6A0F381A"/>
    <w:rsid w:val="6A127237"/>
    <w:rsid w:val="6A1A3BC9"/>
    <w:rsid w:val="6A34F00B"/>
    <w:rsid w:val="6A371ABA"/>
    <w:rsid w:val="6A3FEFFE"/>
    <w:rsid w:val="6A4A9AAD"/>
    <w:rsid w:val="6A4B8033"/>
    <w:rsid w:val="6A5C2F69"/>
    <w:rsid w:val="6A6E8456"/>
    <w:rsid w:val="6A8C6032"/>
    <w:rsid w:val="6A8FED6D"/>
    <w:rsid w:val="6A923F18"/>
    <w:rsid w:val="6AA0834D"/>
    <w:rsid w:val="6AB3CC2C"/>
    <w:rsid w:val="6AEFDA99"/>
    <w:rsid w:val="6AF57FA8"/>
    <w:rsid w:val="6AF75C04"/>
    <w:rsid w:val="6B02556C"/>
    <w:rsid w:val="6B0A081D"/>
    <w:rsid w:val="6B12F6BC"/>
    <w:rsid w:val="6B1C5FFC"/>
    <w:rsid w:val="6B3F9601"/>
    <w:rsid w:val="6B40ADAB"/>
    <w:rsid w:val="6B41609B"/>
    <w:rsid w:val="6B5E8D62"/>
    <w:rsid w:val="6B61D2EB"/>
    <w:rsid w:val="6B7182DE"/>
    <w:rsid w:val="6B726A84"/>
    <w:rsid w:val="6B77AE07"/>
    <w:rsid w:val="6B91A207"/>
    <w:rsid w:val="6BAAE74B"/>
    <w:rsid w:val="6BB0842D"/>
    <w:rsid w:val="6BBDC436"/>
    <w:rsid w:val="6C0D7419"/>
    <w:rsid w:val="6C3F01BF"/>
    <w:rsid w:val="6C42037B"/>
    <w:rsid w:val="6C536242"/>
    <w:rsid w:val="6C5EFC20"/>
    <w:rsid w:val="6C765D2F"/>
    <w:rsid w:val="6CF18CA3"/>
    <w:rsid w:val="6D1BBA1F"/>
    <w:rsid w:val="6D1E93F6"/>
    <w:rsid w:val="6D273E85"/>
    <w:rsid w:val="6D34DDAF"/>
    <w:rsid w:val="6D357376"/>
    <w:rsid w:val="6D3CFD0B"/>
    <w:rsid w:val="6D4025FD"/>
    <w:rsid w:val="6D4C2D37"/>
    <w:rsid w:val="6D4DCDD0"/>
    <w:rsid w:val="6D599497"/>
    <w:rsid w:val="6D79285D"/>
    <w:rsid w:val="6D956902"/>
    <w:rsid w:val="6DA9447A"/>
    <w:rsid w:val="6DAD40AE"/>
    <w:rsid w:val="6DBCEE71"/>
    <w:rsid w:val="6DC3F761"/>
    <w:rsid w:val="6DC90BC4"/>
    <w:rsid w:val="6DCA8B8E"/>
    <w:rsid w:val="6DCD1C5C"/>
    <w:rsid w:val="6DD3596A"/>
    <w:rsid w:val="6DEEDE8B"/>
    <w:rsid w:val="6DF67C3E"/>
    <w:rsid w:val="6E448C9E"/>
    <w:rsid w:val="6E54047C"/>
    <w:rsid w:val="6E6BD7F1"/>
    <w:rsid w:val="6E8C60FB"/>
    <w:rsid w:val="6EA14572"/>
    <w:rsid w:val="6EA35D3D"/>
    <w:rsid w:val="6EA71447"/>
    <w:rsid w:val="6EB16889"/>
    <w:rsid w:val="6EB7B7CE"/>
    <w:rsid w:val="6EBF1D29"/>
    <w:rsid w:val="6EDCA212"/>
    <w:rsid w:val="6EED5451"/>
    <w:rsid w:val="6EEE9D69"/>
    <w:rsid w:val="6F007AA2"/>
    <w:rsid w:val="6F0106F6"/>
    <w:rsid w:val="6F032EEF"/>
    <w:rsid w:val="6F05D8A5"/>
    <w:rsid w:val="6F0E47C0"/>
    <w:rsid w:val="6F37B1F7"/>
    <w:rsid w:val="6F3B25BB"/>
    <w:rsid w:val="6F41B31B"/>
    <w:rsid w:val="6F45A5E3"/>
    <w:rsid w:val="6F4D95BA"/>
    <w:rsid w:val="6F814E6F"/>
    <w:rsid w:val="6FBFC207"/>
    <w:rsid w:val="6FC35C15"/>
    <w:rsid w:val="6FD124AF"/>
    <w:rsid w:val="6FE704C1"/>
    <w:rsid w:val="6FE78ED1"/>
    <w:rsid w:val="6FEEEEEC"/>
    <w:rsid w:val="6FF70824"/>
    <w:rsid w:val="6FF89974"/>
    <w:rsid w:val="704F1012"/>
    <w:rsid w:val="70521C8C"/>
    <w:rsid w:val="707E220C"/>
    <w:rsid w:val="70945CEE"/>
    <w:rsid w:val="70A0E055"/>
    <w:rsid w:val="70AAB4AB"/>
    <w:rsid w:val="70E3AD5F"/>
    <w:rsid w:val="70E6CBDE"/>
    <w:rsid w:val="71404D22"/>
    <w:rsid w:val="7149CE52"/>
    <w:rsid w:val="7154A6EA"/>
    <w:rsid w:val="715E69B8"/>
    <w:rsid w:val="71679E26"/>
    <w:rsid w:val="7176E5D9"/>
    <w:rsid w:val="717773EF"/>
    <w:rsid w:val="71866344"/>
    <w:rsid w:val="719814AD"/>
    <w:rsid w:val="71BB4E6C"/>
    <w:rsid w:val="71C064BC"/>
    <w:rsid w:val="71E1E971"/>
    <w:rsid w:val="720BE53F"/>
    <w:rsid w:val="72254A66"/>
    <w:rsid w:val="72268FCA"/>
    <w:rsid w:val="724B01E3"/>
    <w:rsid w:val="726143E1"/>
    <w:rsid w:val="72829E30"/>
    <w:rsid w:val="728455AE"/>
    <w:rsid w:val="7286D940"/>
    <w:rsid w:val="72B90CA5"/>
    <w:rsid w:val="72BFB353"/>
    <w:rsid w:val="72C34093"/>
    <w:rsid w:val="72C7D068"/>
    <w:rsid w:val="72D22C73"/>
    <w:rsid w:val="72FBAC23"/>
    <w:rsid w:val="73083DBA"/>
    <w:rsid w:val="7316A510"/>
    <w:rsid w:val="731F7DA6"/>
    <w:rsid w:val="73298820"/>
    <w:rsid w:val="733ACAE2"/>
    <w:rsid w:val="733AFFB2"/>
    <w:rsid w:val="733FC1D8"/>
    <w:rsid w:val="735FD21E"/>
    <w:rsid w:val="73A1B1E8"/>
    <w:rsid w:val="73D6A012"/>
    <w:rsid w:val="73FAA8AA"/>
    <w:rsid w:val="73FB9463"/>
    <w:rsid w:val="73FC00AD"/>
    <w:rsid w:val="74008051"/>
    <w:rsid w:val="7408347D"/>
    <w:rsid w:val="7412DC86"/>
    <w:rsid w:val="7417E0DB"/>
    <w:rsid w:val="7445FE52"/>
    <w:rsid w:val="7469D2AE"/>
    <w:rsid w:val="747B68FF"/>
    <w:rsid w:val="7480262E"/>
    <w:rsid w:val="74887DA9"/>
    <w:rsid w:val="74F22042"/>
    <w:rsid w:val="75469967"/>
    <w:rsid w:val="755CB8F6"/>
    <w:rsid w:val="757A3521"/>
    <w:rsid w:val="7595C13C"/>
    <w:rsid w:val="75A12FCF"/>
    <w:rsid w:val="75CFC033"/>
    <w:rsid w:val="75D0AB38"/>
    <w:rsid w:val="75EC4B6C"/>
    <w:rsid w:val="75FAE155"/>
    <w:rsid w:val="76151010"/>
    <w:rsid w:val="762FBA1D"/>
    <w:rsid w:val="7634238A"/>
    <w:rsid w:val="765B3B86"/>
    <w:rsid w:val="76623784"/>
    <w:rsid w:val="769B55BD"/>
    <w:rsid w:val="769CB05D"/>
    <w:rsid w:val="76A44A38"/>
    <w:rsid w:val="76C20967"/>
    <w:rsid w:val="76CA02FA"/>
    <w:rsid w:val="76CAB6F4"/>
    <w:rsid w:val="76D55910"/>
    <w:rsid w:val="76EF4090"/>
    <w:rsid w:val="76F5252A"/>
    <w:rsid w:val="76FC36EA"/>
    <w:rsid w:val="771BAA9C"/>
    <w:rsid w:val="771BE8FE"/>
    <w:rsid w:val="771E1EA9"/>
    <w:rsid w:val="7720ED87"/>
    <w:rsid w:val="77226698"/>
    <w:rsid w:val="77245ED6"/>
    <w:rsid w:val="7729B9D6"/>
    <w:rsid w:val="772B8942"/>
    <w:rsid w:val="77665630"/>
    <w:rsid w:val="776C2744"/>
    <w:rsid w:val="777A73C9"/>
    <w:rsid w:val="77CDAF1B"/>
    <w:rsid w:val="77CFF3EB"/>
    <w:rsid w:val="77D2608A"/>
    <w:rsid w:val="77E1556A"/>
    <w:rsid w:val="77E68B57"/>
    <w:rsid w:val="77EB1FBE"/>
    <w:rsid w:val="780A9413"/>
    <w:rsid w:val="7837CE5F"/>
    <w:rsid w:val="7840606B"/>
    <w:rsid w:val="7856AA76"/>
    <w:rsid w:val="7861469D"/>
    <w:rsid w:val="7862D3F4"/>
    <w:rsid w:val="78691242"/>
    <w:rsid w:val="789C419E"/>
    <w:rsid w:val="78B64973"/>
    <w:rsid w:val="78B6BD9D"/>
    <w:rsid w:val="78BBC958"/>
    <w:rsid w:val="78BCBDE8"/>
    <w:rsid w:val="78C0104C"/>
    <w:rsid w:val="78D4E976"/>
    <w:rsid w:val="7911F0F3"/>
    <w:rsid w:val="791E85AF"/>
    <w:rsid w:val="793873DC"/>
    <w:rsid w:val="795F290E"/>
    <w:rsid w:val="7967AA83"/>
    <w:rsid w:val="79748BBE"/>
    <w:rsid w:val="79848922"/>
    <w:rsid w:val="79945B5F"/>
    <w:rsid w:val="79AFCF4A"/>
    <w:rsid w:val="79BDCA86"/>
    <w:rsid w:val="79C812D3"/>
    <w:rsid w:val="79D39EC0"/>
    <w:rsid w:val="79D922BC"/>
    <w:rsid w:val="79D96FD5"/>
    <w:rsid w:val="79E4CF58"/>
    <w:rsid w:val="79ED4AED"/>
    <w:rsid w:val="79FA385A"/>
    <w:rsid w:val="7A00A048"/>
    <w:rsid w:val="7A35C96F"/>
    <w:rsid w:val="7A564AA5"/>
    <w:rsid w:val="7A5B000A"/>
    <w:rsid w:val="7A6072F3"/>
    <w:rsid w:val="7A62D4EA"/>
    <w:rsid w:val="7A7590FC"/>
    <w:rsid w:val="7A7A6781"/>
    <w:rsid w:val="7A7DF60C"/>
    <w:rsid w:val="7A8DA4FC"/>
    <w:rsid w:val="7A981747"/>
    <w:rsid w:val="7AC6CE8E"/>
    <w:rsid w:val="7AC7C08F"/>
    <w:rsid w:val="7ACC0B63"/>
    <w:rsid w:val="7AE0BE49"/>
    <w:rsid w:val="7AE8BF3B"/>
    <w:rsid w:val="7B02F6DF"/>
    <w:rsid w:val="7B1397AA"/>
    <w:rsid w:val="7B4E2D1F"/>
    <w:rsid w:val="7B7F4FFD"/>
    <w:rsid w:val="7B8D20D3"/>
    <w:rsid w:val="7B9EBE40"/>
    <w:rsid w:val="7BC4BC9C"/>
    <w:rsid w:val="7BCFA80D"/>
    <w:rsid w:val="7BE671E1"/>
    <w:rsid w:val="7BE9B5BF"/>
    <w:rsid w:val="7BEE18A7"/>
    <w:rsid w:val="7C0A2297"/>
    <w:rsid w:val="7C176A6A"/>
    <w:rsid w:val="7C269273"/>
    <w:rsid w:val="7C2E74A1"/>
    <w:rsid w:val="7C36C5FE"/>
    <w:rsid w:val="7C48771B"/>
    <w:rsid w:val="7C52DA3B"/>
    <w:rsid w:val="7C670627"/>
    <w:rsid w:val="7CB0FC5E"/>
    <w:rsid w:val="7CBAB16E"/>
    <w:rsid w:val="7CC8C311"/>
    <w:rsid w:val="7CD973C2"/>
    <w:rsid w:val="7CE21B47"/>
    <w:rsid w:val="7CEFB5C5"/>
    <w:rsid w:val="7D09618E"/>
    <w:rsid w:val="7D125150"/>
    <w:rsid w:val="7D190EEA"/>
    <w:rsid w:val="7D2DC57F"/>
    <w:rsid w:val="7D3B7292"/>
    <w:rsid w:val="7D545053"/>
    <w:rsid w:val="7D736262"/>
    <w:rsid w:val="7D91A81C"/>
    <w:rsid w:val="7D99AFD0"/>
    <w:rsid w:val="7DA549AA"/>
    <w:rsid w:val="7DABCB83"/>
    <w:rsid w:val="7DAD31BE"/>
    <w:rsid w:val="7DBCAA90"/>
    <w:rsid w:val="7DD357A1"/>
    <w:rsid w:val="7DDDF291"/>
    <w:rsid w:val="7DE250FF"/>
    <w:rsid w:val="7DE4477C"/>
    <w:rsid w:val="7DED2FDA"/>
    <w:rsid w:val="7E085E23"/>
    <w:rsid w:val="7E0BB311"/>
    <w:rsid w:val="7E248721"/>
    <w:rsid w:val="7E3398D7"/>
    <w:rsid w:val="7E3E257E"/>
    <w:rsid w:val="7E4A52EB"/>
    <w:rsid w:val="7E7E02C9"/>
    <w:rsid w:val="7E8365E0"/>
    <w:rsid w:val="7E84B057"/>
    <w:rsid w:val="7EB13781"/>
    <w:rsid w:val="7EB65BF6"/>
    <w:rsid w:val="7EB75FC4"/>
    <w:rsid w:val="7EB87297"/>
    <w:rsid w:val="7EC27759"/>
    <w:rsid w:val="7EC3D323"/>
    <w:rsid w:val="7ED4D816"/>
    <w:rsid w:val="7ED6B148"/>
    <w:rsid w:val="7EEF5527"/>
    <w:rsid w:val="7EF0A659"/>
    <w:rsid w:val="7EF13DD1"/>
    <w:rsid w:val="7F399E97"/>
    <w:rsid w:val="7F40527B"/>
    <w:rsid w:val="7F4471CC"/>
    <w:rsid w:val="7F454461"/>
    <w:rsid w:val="7F6A6726"/>
    <w:rsid w:val="7F72DD8C"/>
    <w:rsid w:val="7F7BCDA6"/>
    <w:rsid w:val="7F9647B8"/>
    <w:rsid w:val="7F99F178"/>
    <w:rsid w:val="7FC05782"/>
    <w:rsid w:val="7FD6AFB2"/>
    <w:rsid w:val="7FEB73E4"/>
    <w:rsid w:val="7FEC3868"/>
    <w:rsid w:val="7FF0779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E9CF4"/>
  <w15:docId w15:val="{E0A5F45C-1B78-47EF-8D76-2A5F0347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sz w:val="17"/>
        <w:szCs w:val="22"/>
        <w:lang w:val="nl-NL" w:eastAsia="en-US" w:bidi="ar-SA"/>
      </w:rPr>
    </w:rPrDefault>
    <w:pPrDefault>
      <w:pPr>
        <w:spacing w:after="160" w:line="30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8C"/>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D629F"/>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37B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760912"/>
    <w:rPr>
      <w:color w:val="0000FF"/>
      <w:u w:val="single"/>
    </w:rPr>
  </w:style>
  <w:style w:type="paragraph" w:styleId="ListParagraph">
    <w:name w:val="List Paragraph"/>
    <w:basedOn w:val="Normal"/>
    <w:uiPriority w:val="34"/>
    <w:qFormat/>
    <w:rsid w:val="0047475F"/>
    <w:pPr>
      <w:ind w:left="720"/>
      <w:contextualSpacing/>
    </w:pPr>
  </w:style>
  <w:style w:type="table" w:styleId="TableGrid">
    <w:name w:val="Table Grid"/>
    <w:basedOn w:val="TableNormal"/>
    <w:uiPriority w:val="39"/>
    <w:rsid w:val="001B2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EE7"/>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D629F"/>
    <w:rPr>
      <w:rFonts w:ascii="Times New Roman" w:eastAsia="Times New Roman" w:hAnsi="Times New Roman" w:cs="Times New Roman"/>
      <w:b/>
      <w:bCs/>
      <w:sz w:val="27"/>
      <w:szCs w:val="27"/>
      <w:lang w:eastAsia="nl-NL"/>
    </w:rPr>
  </w:style>
  <w:style w:type="character" w:styleId="UnresolvedMention">
    <w:name w:val="Unresolved Mention"/>
    <w:basedOn w:val="DefaultParagraphFont"/>
    <w:uiPriority w:val="99"/>
    <w:semiHidden/>
    <w:unhideWhenUsed/>
    <w:rsid w:val="00EB4BAE"/>
    <w:rPr>
      <w:color w:val="605E5C"/>
      <w:shd w:val="clear" w:color="auto" w:fill="E1DFDD"/>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cf01">
    <w:name w:val="cf01"/>
    <w:basedOn w:val="DefaultParagraphFont"/>
    <w:rsid w:val="009656B0"/>
    <w:rPr>
      <w:rFonts w:ascii="Segoe UI" w:hAnsi="Segoe UI" w:cs="Segoe UI" w:hint="default"/>
      <w:sz w:val="18"/>
      <w:szCs w:val="18"/>
    </w:rPr>
  </w:style>
  <w:style w:type="paragraph" w:styleId="FootnoteText">
    <w:name w:val="footnote text"/>
    <w:basedOn w:val="Normal"/>
    <w:link w:val="FootnoteTextChar"/>
    <w:uiPriority w:val="99"/>
    <w:semiHidden/>
    <w:unhideWhenUsed/>
    <w:rsid w:val="000811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11CF"/>
    <w:rPr>
      <w:sz w:val="20"/>
      <w:szCs w:val="20"/>
    </w:rPr>
  </w:style>
  <w:style w:type="character" w:styleId="FootnoteReference">
    <w:name w:val="footnote reference"/>
    <w:basedOn w:val="DefaultParagraphFont"/>
    <w:uiPriority w:val="99"/>
    <w:semiHidden/>
    <w:unhideWhenUsed/>
    <w:rsid w:val="000811CF"/>
    <w:rPr>
      <w:vertAlign w:val="superscript"/>
    </w:rPr>
  </w:style>
  <w:style w:type="paragraph" w:styleId="Revision">
    <w:name w:val="Revision"/>
    <w:hidden/>
    <w:uiPriority w:val="99"/>
    <w:semiHidden/>
    <w:rsid w:val="00DA2D44"/>
    <w:pPr>
      <w:spacing w:after="0" w:line="240" w:lineRule="auto"/>
    </w:pPr>
  </w:style>
  <w:style w:type="paragraph" w:styleId="CommentSubject">
    <w:name w:val="annotation subject"/>
    <w:basedOn w:val="CommentText"/>
    <w:next w:val="CommentText"/>
    <w:link w:val="CommentSubjectChar"/>
    <w:uiPriority w:val="99"/>
    <w:semiHidden/>
    <w:unhideWhenUsed/>
    <w:rsid w:val="00597CC5"/>
    <w:rPr>
      <w:b/>
      <w:bCs/>
    </w:rPr>
  </w:style>
  <w:style w:type="character" w:customStyle="1" w:styleId="CommentSubjectChar">
    <w:name w:val="Comment Subject Char"/>
    <w:basedOn w:val="CommentTextChar"/>
    <w:link w:val="CommentSubject"/>
    <w:uiPriority w:val="99"/>
    <w:semiHidden/>
    <w:rsid w:val="00597CC5"/>
    <w:rPr>
      <w:b/>
      <w:bCs/>
      <w:sz w:val="20"/>
      <w:szCs w:val="20"/>
    </w:rPr>
  </w:style>
  <w:style w:type="character" w:styleId="Mention">
    <w:name w:val="Mention"/>
    <w:basedOn w:val="DefaultParagraphFont"/>
    <w:uiPriority w:val="99"/>
    <w:unhideWhenUsed/>
    <w:rsid w:val="0016097D"/>
    <w:rPr>
      <w:color w:val="2B579A"/>
      <w:shd w:val="clear" w:color="auto" w:fill="E1DFDD"/>
    </w:rPr>
  </w:style>
  <w:style w:type="paragraph" w:styleId="Header">
    <w:name w:val="header"/>
    <w:basedOn w:val="Normal"/>
    <w:link w:val="HeaderChar"/>
    <w:uiPriority w:val="99"/>
    <w:semiHidden/>
    <w:unhideWhenUsed/>
    <w:rsid w:val="00426766"/>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426766"/>
  </w:style>
  <w:style w:type="paragraph" w:styleId="Footer">
    <w:name w:val="footer"/>
    <w:basedOn w:val="Normal"/>
    <w:link w:val="FooterChar"/>
    <w:uiPriority w:val="99"/>
    <w:semiHidden/>
    <w:unhideWhenUsed/>
    <w:rsid w:val="00426766"/>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426766"/>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41D4B"/>
    <w:rPr>
      <w:i/>
      <w:iCs/>
    </w:rPr>
  </w:style>
  <w:style w:type="paragraph" w:customStyle="1" w:styleId="EndNoteBibliographyTitle">
    <w:name w:val="EndNote Bibliography Title"/>
    <w:basedOn w:val="Normal"/>
    <w:link w:val="EndNoteBibliographyTitleChar"/>
    <w:rsid w:val="00D84C3B"/>
    <w:pPr>
      <w:spacing w:after="0"/>
      <w:jc w:val="center"/>
    </w:pPr>
    <w:rPr>
      <w:noProof/>
      <w:sz w:val="16"/>
      <w:lang w:val="en-US"/>
    </w:rPr>
  </w:style>
  <w:style w:type="character" w:customStyle="1" w:styleId="EndNoteBibliographyTitleChar">
    <w:name w:val="EndNote Bibliography Title Char"/>
    <w:basedOn w:val="DefaultParagraphFont"/>
    <w:link w:val="EndNoteBibliographyTitle"/>
    <w:rsid w:val="00D84C3B"/>
    <w:rPr>
      <w:noProof/>
      <w:sz w:val="16"/>
      <w:lang w:val="en-US"/>
    </w:rPr>
  </w:style>
  <w:style w:type="paragraph" w:customStyle="1" w:styleId="EndNoteBibliography">
    <w:name w:val="EndNote Bibliography"/>
    <w:basedOn w:val="Normal"/>
    <w:link w:val="EndNoteBibliographyChar"/>
    <w:rsid w:val="00D84C3B"/>
    <w:pPr>
      <w:spacing w:line="240" w:lineRule="auto"/>
      <w:jc w:val="both"/>
    </w:pPr>
    <w:rPr>
      <w:noProof/>
      <w:sz w:val="16"/>
      <w:lang w:val="en-US"/>
    </w:rPr>
  </w:style>
  <w:style w:type="character" w:customStyle="1" w:styleId="EndNoteBibliographyChar">
    <w:name w:val="EndNote Bibliography Char"/>
    <w:basedOn w:val="DefaultParagraphFont"/>
    <w:link w:val="EndNoteBibliography"/>
    <w:rsid w:val="00D84C3B"/>
    <w:rPr>
      <w:noProof/>
      <w:sz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617">
      <w:bodyDiv w:val="1"/>
      <w:marLeft w:val="0"/>
      <w:marRight w:val="0"/>
      <w:marTop w:val="0"/>
      <w:marBottom w:val="0"/>
      <w:divBdr>
        <w:top w:val="none" w:sz="0" w:space="0" w:color="auto"/>
        <w:left w:val="none" w:sz="0" w:space="0" w:color="auto"/>
        <w:bottom w:val="none" w:sz="0" w:space="0" w:color="auto"/>
        <w:right w:val="none" w:sz="0" w:space="0" w:color="auto"/>
      </w:divBdr>
    </w:div>
    <w:div w:id="168062239">
      <w:bodyDiv w:val="1"/>
      <w:marLeft w:val="0"/>
      <w:marRight w:val="0"/>
      <w:marTop w:val="0"/>
      <w:marBottom w:val="0"/>
      <w:divBdr>
        <w:top w:val="none" w:sz="0" w:space="0" w:color="auto"/>
        <w:left w:val="none" w:sz="0" w:space="0" w:color="auto"/>
        <w:bottom w:val="none" w:sz="0" w:space="0" w:color="auto"/>
        <w:right w:val="none" w:sz="0" w:space="0" w:color="auto"/>
      </w:divBdr>
    </w:div>
    <w:div w:id="202058055">
      <w:bodyDiv w:val="1"/>
      <w:marLeft w:val="0"/>
      <w:marRight w:val="0"/>
      <w:marTop w:val="0"/>
      <w:marBottom w:val="0"/>
      <w:divBdr>
        <w:top w:val="none" w:sz="0" w:space="0" w:color="auto"/>
        <w:left w:val="none" w:sz="0" w:space="0" w:color="auto"/>
        <w:bottom w:val="none" w:sz="0" w:space="0" w:color="auto"/>
        <w:right w:val="none" w:sz="0" w:space="0" w:color="auto"/>
      </w:divBdr>
    </w:div>
    <w:div w:id="600572539">
      <w:bodyDiv w:val="1"/>
      <w:marLeft w:val="0"/>
      <w:marRight w:val="0"/>
      <w:marTop w:val="0"/>
      <w:marBottom w:val="0"/>
      <w:divBdr>
        <w:top w:val="none" w:sz="0" w:space="0" w:color="auto"/>
        <w:left w:val="none" w:sz="0" w:space="0" w:color="auto"/>
        <w:bottom w:val="none" w:sz="0" w:space="0" w:color="auto"/>
        <w:right w:val="none" w:sz="0" w:space="0" w:color="auto"/>
      </w:divBdr>
    </w:div>
    <w:div w:id="688797756">
      <w:bodyDiv w:val="1"/>
      <w:marLeft w:val="0"/>
      <w:marRight w:val="0"/>
      <w:marTop w:val="0"/>
      <w:marBottom w:val="0"/>
      <w:divBdr>
        <w:top w:val="none" w:sz="0" w:space="0" w:color="auto"/>
        <w:left w:val="none" w:sz="0" w:space="0" w:color="auto"/>
        <w:bottom w:val="none" w:sz="0" w:space="0" w:color="auto"/>
        <w:right w:val="none" w:sz="0" w:space="0" w:color="auto"/>
      </w:divBdr>
    </w:div>
    <w:div w:id="707724422">
      <w:bodyDiv w:val="1"/>
      <w:marLeft w:val="0"/>
      <w:marRight w:val="0"/>
      <w:marTop w:val="0"/>
      <w:marBottom w:val="0"/>
      <w:divBdr>
        <w:top w:val="none" w:sz="0" w:space="0" w:color="auto"/>
        <w:left w:val="none" w:sz="0" w:space="0" w:color="auto"/>
        <w:bottom w:val="none" w:sz="0" w:space="0" w:color="auto"/>
        <w:right w:val="none" w:sz="0" w:space="0" w:color="auto"/>
      </w:divBdr>
    </w:div>
    <w:div w:id="1150630036">
      <w:bodyDiv w:val="1"/>
      <w:marLeft w:val="0"/>
      <w:marRight w:val="0"/>
      <w:marTop w:val="0"/>
      <w:marBottom w:val="0"/>
      <w:divBdr>
        <w:top w:val="none" w:sz="0" w:space="0" w:color="auto"/>
        <w:left w:val="none" w:sz="0" w:space="0" w:color="auto"/>
        <w:bottom w:val="none" w:sz="0" w:space="0" w:color="auto"/>
        <w:right w:val="none" w:sz="0" w:space="0" w:color="auto"/>
      </w:divBdr>
    </w:div>
    <w:div w:id="1257978964">
      <w:bodyDiv w:val="1"/>
      <w:marLeft w:val="0"/>
      <w:marRight w:val="0"/>
      <w:marTop w:val="0"/>
      <w:marBottom w:val="0"/>
      <w:divBdr>
        <w:top w:val="none" w:sz="0" w:space="0" w:color="auto"/>
        <w:left w:val="none" w:sz="0" w:space="0" w:color="auto"/>
        <w:bottom w:val="none" w:sz="0" w:space="0" w:color="auto"/>
        <w:right w:val="none" w:sz="0" w:space="0" w:color="auto"/>
      </w:divBdr>
    </w:div>
    <w:div w:id="1324816498">
      <w:bodyDiv w:val="1"/>
      <w:marLeft w:val="0"/>
      <w:marRight w:val="0"/>
      <w:marTop w:val="0"/>
      <w:marBottom w:val="0"/>
      <w:divBdr>
        <w:top w:val="none" w:sz="0" w:space="0" w:color="auto"/>
        <w:left w:val="none" w:sz="0" w:space="0" w:color="auto"/>
        <w:bottom w:val="none" w:sz="0" w:space="0" w:color="auto"/>
        <w:right w:val="none" w:sz="0" w:space="0" w:color="auto"/>
      </w:divBdr>
    </w:div>
    <w:div w:id="1423842211">
      <w:bodyDiv w:val="1"/>
      <w:marLeft w:val="0"/>
      <w:marRight w:val="0"/>
      <w:marTop w:val="0"/>
      <w:marBottom w:val="0"/>
      <w:divBdr>
        <w:top w:val="none" w:sz="0" w:space="0" w:color="auto"/>
        <w:left w:val="none" w:sz="0" w:space="0" w:color="auto"/>
        <w:bottom w:val="none" w:sz="0" w:space="0" w:color="auto"/>
        <w:right w:val="none" w:sz="0" w:space="0" w:color="auto"/>
      </w:divBdr>
    </w:div>
    <w:div w:id="1456755868">
      <w:bodyDiv w:val="1"/>
      <w:marLeft w:val="0"/>
      <w:marRight w:val="0"/>
      <w:marTop w:val="0"/>
      <w:marBottom w:val="0"/>
      <w:divBdr>
        <w:top w:val="none" w:sz="0" w:space="0" w:color="auto"/>
        <w:left w:val="none" w:sz="0" w:space="0" w:color="auto"/>
        <w:bottom w:val="none" w:sz="0" w:space="0" w:color="auto"/>
        <w:right w:val="none" w:sz="0" w:space="0" w:color="auto"/>
      </w:divBdr>
    </w:div>
    <w:div w:id="1467234785">
      <w:bodyDiv w:val="1"/>
      <w:marLeft w:val="0"/>
      <w:marRight w:val="0"/>
      <w:marTop w:val="0"/>
      <w:marBottom w:val="0"/>
      <w:divBdr>
        <w:top w:val="none" w:sz="0" w:space="0" w:color="auto"/>
        <w:left w:val="none" w:sz="0" w:space="0" w:color="auto"/>
        <w:bottom w:val="none" w:sz="0" w:space="0" w:color="auto"/>
        <w:right w:val="none" w:sz="0" w:space="0" w:color="auto"/>
      </w:divBdr>
    </w:div>
    <w:div w:id="1514108623">
      <w:bodyDiv w:val="1"/>
      <w:marLeft w:val="0"/>
      <w:marRight w:val="0"/>
      <w:marTop w:val="0"/>
      <w:marBottom w:val="0"/>
      <w:divBdr>
        <w:top w:val="none" w:sz="0" w:space="0" w:color="auto"/>
        <w:left w:val="none" w:sz="0" w:space="0" w:color="auto"/>
        <w:bottom w:val="none" w:sz="0" w:space="0" w:color="auto"/>
        <w:right w:val="none" w:sz="0" w:space="0" w:color="auto"/>
      </w:divBdr>
    </w:div>
    <w:div w:id="1566644769">
      <w:bodyDiv w:val="1"/>
      <w:marLeft w:val="0"/>
      <w:marRight w:val="0"/>
      <w:marTop w:val="0"/>
      <w:marBottom w:val="0"/>
      <w:divBdr>
        <w:top w:val="none" w:sz="0" w:space="0" w:color="auto"/>
        <w:left w:val="none" w:sz="0" w:space="0" w:color="auto"/>
        <w:bottom w:val="none" w:sz="0" w:space="0" w:color="auto"/>
        <w:right w:val="none" w:sz="0" w:space="0" w:color="auto"/>
      </w:divBdr>
    </w:div>
    <w:div w:id="1681660699">
      <w:bodyDiv w:val="1"/>
      <w:marLeft w:val="0"/>
      <w:marRight w:val="0"/>
      <w:marTop w:val="0"/>
      <w:marBottom w:val="0"/>
      <w:divBdr>
        <w:top w:val="none" w:sz="0" w:space="0" w:color="auto"/>
        <w:left w:val="none" w:sz="0" w:space="0" w:color="auto"/>
        <w:bottom w:val="none" w:sz="0" w:space="0" w:color="auto"/>
        <w:right w:val="none" w:sz="0" w:space="0" w:color="auto"/>
      </w:divBdr>
    </w:div>
    <w:div w:id="1975452686">
      <w:bodyDiv w:val="1"/>
      <w:marLeft w:val="0"/>
      <w:marRight w:val="0"/>
      <w:marTop w:val="0"/>
      <w:marBottom w:val="0"/>
      <w:divBdr>
        <w:top w:val="none" w:sz="0" w:space="0" w:color="auto"/>
        <w:left w:val="none" w:sz="0" w:space="0" w:color="auto"/>
        <w:bottom w:val="none" w:sz="0" w:space="0" w:color="auto"/>
        <w:right w:val="none" w:sz="0" w:space="0" w:color="auto"/>
      </w:divBdr>
    </w:div>
    <w:div w:id="2072998026">
      <w:bodyDiv w:val="1"/>
      <w:marLeft w:val="0"/>
      <w:marRight w:val="0"/>
      <w:marTop w:val="0"/>
      <w:marBottom w:val="0"/>
      <w:divBdr>
        <w:top w:val="none" w:sz="0" w:space="0" w:color="auto"/>
        <w:left w:val="none" w:sz="0" w:space="0" w:color="auto"/>
        <w:bottom w:val="none" w:sz="0" w:space="0" w:color="auto"/>
        <w:right w:val="none" w:sz="0" w:space="0" w:color="auto"/>
      </w:divBdr>
    </w:div>
    <w:div w:id="2106418441">
      <w:bodyDiv w:val="1"/>
      <w:marLeft w:val="0"/>
      <w:marRight w:val="0"/>
      <w:marTop w:val="0"/>
      <w:marBottom w:val="0"/>
      <w:divBdr>
        <w:top w:val="none" w:sz="0" w:space="0" w:color="auto"/>
        <w:left w:val="none" w:sz="0" w:space="0" w:color="auto"/>
        <w:bottom w:val="none" w:sz="0" w:space="0" w:color="auto"/>
        <w:right w:val="none" w:sz="0" w:space="0" w:color="auto"/>
      </w:divBdr>
    </w:div>
    <w:div w:id="2114281389">
      <w:bodyDiv w:val="1"/>
      <w:marLeft w:val="0"/>
      <w:marRight w:val="0"/>
      <w:marTop w:val="0"/>
      <w:marBottom w:val="0"/>
      <w:divBdr>
        <w:top w:val="none" w:sz="0" w:space="0" w:color="auto"/>
        <w:left w:val="none" w:sz="0" w:space="0" w:color="auto"/>
        <w:bottom w:val="none" w:sz="0" w:space="0" w:color="auto"/>
        <w:right w:val="none" w:sz="0" w:space="0" w:color="auto"/>
      </w:divBdr>
    </w:div>
    <w:div w:id="2137721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www.R-project.org/"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darwin.v7labs.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mbalancedlearn.org/stable/references/generated/imblearn.metrics.geometric_mean_sco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github.com/mlesnoff/rchemo"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8637/jss.v028.i0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A3DDC7-AF7F-4885-9382-E8426091A900}">
  <we:reference id="f78a3046-9e99-4300-aa2b-5814002b01a2" version="1.55.1.0" store="excatalog" storeType="EXCatalog"/>
  <we:alternateReferences>
    <we:reference id="WA104382081" version="1.55.1.0" store="nl-NL"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86151ff-f084-444e-9e9a-673684c5f9bc">
      <UserInfo>
        <DisplayName>Villiers, Hendrik de</DisplayName>
        <AccountId>12</AccountId>
        <AccountType/>
      </UserInfo>
      <UserInfo>
        <DisplayName>Chauhan, Aneesh</DisplayName>
        <AccountId>11</AccountId>
        <AccountType/>
      </UserInfo>
      <UserInfo>
        <DisplayName>Hogeveen, Esther</DisplayName>
        <AccountId>18</AccountId>
        <AccountType/>
      </UserInfo>
      <UserInfo>
        <DisplayName>Mensink, Manon</DisplayName>
        <AccountId>22</AccountId>
        <AccountType/>
      </UserInfo>
    </SharedWithUsers>
    <_activity xmlns="f57bc8fc-db93-4706-8ea7-8a418546d01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C14183A65C2C645ADA7BC5603AF44F2" ma:contentTypeVersion="17" ma:contentTypeDescription="Een nieuw document maken." ma:contentTypeScope="" ma:versionID="1aa2312143aad0b902a6d3a3827e15fc">
  <xsd:schema xmlns:xsd="http://www.w3.org/2001/XMLSchema" xmlns:xs="http://www.w3.org/2001/XMLSchema" xmlns:p="http://schemas.microsoft.com/office/2006/metadata/properties" xmlns:ns3="f57bc8fc-db93-4706-8ea7-8a418546d01a" xmlns:ns4="b86151ff-f084-444e-9e9a-673684c5f9bc" targetNamespace="http://schemas.microsoft.com/office/2006/metadata/properties" ma:root="true" ma:fieldsID="593e55f8c287e1bed5532cd1bae45574" ns3:_="" ns4:_="">
    <xsd:import namespace="f57bc8fc-db93-4706-8ea7-8a418546d01a"/>
    <xsd:import namespace="b86151ff-f084-444e-9e9a-673684c5f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bc8fc-db93-4706-8ea7-8a418546d0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6151ff-f084-444e-9e9a-673684c5f9b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2B1211-BBBD-43C9-B796-B1FF8C6E4A6C}">
  <ds:schemaRefs>
    <ds:schemaRef ds:uri="http://schemas.microsoft.com/office/2006/metadata/properties"/>
    <ds:schemaRef ds:uri="http://schemas.microsoft.com/office/infopath/2007/PartnerControls"/>
    <ds:schemaRef ds:uri="b86151ff-f084-444e-9e9a-673684c5f9bc"/>
    <ds:schemaRef ds:uri="f57bc8fc-db93-4706-8ea7-8a418546d01a"/>
  </ds:schemaRefs>
</ds:datastoreItem>
</file>

<file path=customXml/itemProps2.xml><?xml version="1.0" encoding="utf-8"?>
<ds:datastoreItem xmlns:ds="http://schemas.openxmlformats.org/officeDocument/2006/customXml" ds:itemID="{AC9DA676-76C9-487A-8E51-9B91E8AF9EA7}">
  <ds:schemaRefs>
    <ds:schemaRef ds:uri="http://schemas.microsoft.com/sharepoint/v3/contenttype/forms"/>
  </ds:schemaRefs>
</ds:datastoreItem>
</file>

<file path=customXml/itemProps3.xml><?xml version="1.0" encoding="utf-8"?>
<ds:datastoreItem xmlns:ds="http://schemas.openxmlformats.org/officeDocument/2006/customXml" ds:itemID="{41C8C5FA-82B9-4369-B1F5-D5E84C2C1D8F}">
  <ds:schemaRefs>
    <ds:schemaRef ds:uri="http://schemas.openxmlformats.org/officeDocument/2006/bibliography"/>
  </ds:schemaRefs>
</ds:datastoreItem>
</file>

<file path=customXml/itemProps4.xml><?xml version="1.0" encoding="utf-8"?>
<ds:datastoreItem xmlns:ds="http://schemas.openxmlformats.org/officeDocument/2006/customXml" ds:itemID="{FF73C1D5-A955-4B87-B8E4-1145E334F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bc8fc-db93-4706-8ea7-8a418546d01a"/>
    <ds:schemaRef ds:uri="b86151ff-f084-444e-9e9a-673684c5f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14480</Words>
  <Characters>79642</Characters>
  <Application>Microsoft Office Word</Application>
  <DocSecurity>0</DocSecurity>
  <Lines>663</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Bertotto, Mercedes</dc:creator>
  <cp:keywords/>
  <dc:description/>
  <cp:lastModifiedBy>Bertotto, Mercedes</cp:lastModifiedBy>
  <cp:revision>2</cp:revision>
  <cp:lastPrinted>2024-01-24T07:44:00Z</cp:lastPrinted>
  <dcterms:created xsi:type="dcterms:W3CDTF">2024-02-05T13:34:00Z</dcterms:created>
  <dcterms:modified xsi:type="dcterms:W3CDTF">2024-02-05T13:34:00Z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0x0101001C14183A65C2C645ADA7BC5603AF44F2</vt:lpwstr>
  </property>
  <property fmtid="{D5CDD505-2E9C-101B-9397-08002B2CF9AE}" pid="3" name="MediaServiceImageTags">
    <vt:lpwstr/>
  </property>
</Properties>
</file>