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F441E" w14:textId="72FF5644" w:rsidR="00DE6AEF" w:rsidRPr="0003760E" w:rsidRDefault="0030527B" w:rsidP="0003760E">
      <w:pPr>
        <w:ind w:left="720" w:hanging="360"/>
        <w:jc w:val="center"/>
        <w:rPr>
          <w:b/>
          <w:bCs/>
          <w:sz w:val="24"/>
          <w:szCs w:val="24"/>
          <w:lang w:val="en-US"/>
        </w:rPr>
      </w:pPr>
      <w:ins w:id="0" w:author="Bertotto, Mercedes" w:date="2024-01-16T10:18:00Z">
        <w:r>
          <w:rPr>
            <w:b/>
            <w:bCs/>
            <w:sz w:val="24"/>
            <w:szCs w:val="24"/>
            <w:lang w:val="en-US"/>
          </w:rPr>
          <w:t xml:space="preserve"> </w:t>
        </w:r>
      </w:ins>
      <w:r>
        <w:rPr>
          <w:b/>
          <w:bCs/>
          <w:sz w:val="24"/>
          <w:szCs w:val="24"/>
          <w:lang w:val="en-US"/>
        </w:rPr>
        <w:t>{,  #38}</w:t>
      </w:r>
      <w:r w:rsidR="00DE6AEF" w:rsidRPr="0003760E">
        <w:rPr>
          <w:b/>
          <w:bCs/>
          <w:sz w:val="24"/>
          <w:szCs w:val="24"/>
          <w:lang w:val="en-US"/>
        </w:rPr>
        <w:t>Predicting fungal infection sensitivity of sepals in harvested tomatoes using Imaging Spectroscopy and Partial Least Squares Discriminant Analysis</w:t>
      </w:r>
    </w:p>
    <w:p w14:paraId="11A78172" w14:textId="1DC4FDAF" w:rsidR="0003760E" w:rsidRDefault="0003760E" w:rsidP="0047475F">
      <w:pPr>
        <w:ind w:left="720" w:hanging="360"/>
        <w:rPr>
          <w:sz w:val="18"/>
          <w:szCs w:val="18"/>
        </w:rPr>
      </w:pPr>
      <w:r w:rsidRPr="00E444FA">
        <w:rPr>
          <w:sz w:val="18"/>
          <w:szCs w:val="18"/>
        </w:rPr>
        <w:t>Mercedes Bertotto</w:t>
      </w:r>
      <w:r w:rsidRPr="00863B9B">
        <w:rPr>
          <w:sz w:val="18"/>
          <w:szCs w:val="18"/>
          <w:vertAlign w:val="superscript"/>
        </w:rPr>
        <w:t>1</w:t>
      </w:r>
      <w:r w:rsidRPr="00E444FA">
        <w:rPr>
          <w:sz w:val="18"/>
          <w:szCs w:val="18"/>
        </w:rPr>
        <w:t>, Hendrik de Villiers</w:t>
      </w:r>
      <w:r w:rsidRPr="00863B9B">
        <w:rPr>
          <w:sz w:val="18"/>
          <w:szCs w:val="18"/>
          <w:vertAlign w:val="superscript"/>
        </w:rPr>
        <w:t>1</w:t>
      </w:r>
      <w:r w:rsidRPr="00E444FA">
        <w:rPr>
          <w:sz w:val="18"/>
          <w:szCs w:val="18"/>
        </w:rPr>
        <w:t>, Aneesh Chauhan</w:t>
      </w:r>
      <w:r w:rsidRPr="00863B9B">
        <w:rPr>
          <w:sz w:val="18"/>
          <w:szCs w:val="18"/>
          <w:vertAlign w:val="superscript"/>
        </w:rPr>
        <w:t>1</w:t>
      </w:r>
      <w:r w:rsidRPr="00E444FA">
        <w:rPr>
          <w:sz w:val="18"/>
          <w:szCs w:val="18"/>
        </w:rPr>
        <w:t>, Esther Hogeveen-van Echtelt</w:t>
      </w:r>
      <w:r w:rsidRPr="00863B9B">
        <w:rPr>
          <w:sz w:val="18"/>
          <w:szCs w:val="18"/>
          <w:vertAlign w:val="superscript"/>
        </w:rPr>
        <w:t>1</w:t>
      </w:r>
      <w:r w:rsidRPr="00E444FA">
        <w:rPr>
          <w:sz w:val="18"/>
          <w:szCs w:val="18"/>
        </w:rPr>
        <w:t>, Manon Mensink</w:t>
      </w:r>
      <w:r w:rsidRPr="00863B9B">
        <w:rPr>
          <w:sz w:val="18"/>
          <w:szCs w:val="18"/>
          <w:vertAlign w:val="superscript"/>
        </w:rPr>
        <w:t>1</w:t>
      </w:r>
      <w:r w:rsidRPr="00E444FA">
        <w:rPr>
          <w:sz w:val="18"/>
          <w:szCs w:val="18"/>
        </w:rPr>
        <w:t>, Zeljana Grbovic</w:t>
      </w:r>
      <w:r w:rsidRPr="00863B9B">
        <w:rPr>
          <w:sz w:val="18"/>
          <w:szCs w:val="18"/>
          <w:vertAlign w:val="superscript"/>
        </w:rPr>
        <w:t>2</w:t>
      </w:r>
      <w:r w:rsidRPr="00E444FA">
        <w:rPr>
          <w:sz w:val="18"/>
          <w:szCs w:val="18"/>
        </w:rPr>
        <w:t>, Dimitrije Stefanovic</w:t>
      </w:r>
      <w:r w:rsidRPr="00863B9B">
        <w:rPr>
          <w:sz w:val="18"/>
          <w:szCs w:val="18"/>
          <w:vertAlign w:val="superscript"/>
        </w:rPr>
        <w:t>2</w:t>
      </w:r>
      <w:r w:rsidRPr="00E444FA">
        <w:rPr>
          <w:sz w:val="18"/>
          <w:szCs w:val="18"/>
        </w:rPr>
        <w:t>, Marko Panic</w:t>
      </w:r>
      <w:r w:rsidRPr="00863B9B">
        <w:rPr>
          <w:sz w:val="18"/>
          <w:szCs w:val="18"/>
          <w:vertAlign w:val="superscript"/>
        </w:rPr>
        <w:t>2</w:t>
      </w:r>
      <w:r w:rsidRPr="00E444FA">
        <w:rPr>
          <w:sz w:val="18"/>
          <w:szCs w:val="18"/>
        </w:rPr>
        <w:t>, Sanja Brdar</w:t>
      </w:r>
      <w:r w:rsidRPr="00863B9B">
        <w:rPr>
          <w:sz w:val="18"/>
          <w:szCs w:val="18"/>
          <w:vertAlign w:val="superscript"/>
        </w:rPr>
        <w:t>2</w:t>
      </w:r>
    </w:p>
    <w:p w14:paraId="0ED4804B" w14:textId="36D8FC13" w:rsidR="00E444FA" w:rsidRPr="00E444FA" w:rsidRDefault="00E444FA" w:rsidP="00E444FA">
      <w:pPr>
        <w:ind w:left="720" w:hanging="360"/>
        <w:rPr>
          <w:sz w:val="18"/>
          <w:szCs w:val="18"/>
          <w:lang w:val="en-US"/>
        </w:rPr>
      </w:pPr>
      <w:r w:rsidRPr="00E444FA">
        <w:rPr>
          <w:sz w:val="18"/>
          <w:szCs w:val="18"/>
          <w:lang w:val="en-US"/>
        </w:rPr>
        <w:t>Wageningen University &amp; Research</w:t>
      </w:r>
      <w:r w:rsidRPr="00E444FA">
        <w:rPr>
          <w:sz w:val="18"/>
          <w:szCs w:val="18"/>
          <w:vertAlign w:val="superscript"/>
          <w:lang w:val="en-US"/>
        </w:rPr>
        <w:t>1</w:t>
      </w:r>
      <w:r w:rsidRPr="00E444FA">
        <w:rPr>
          <w:sz w:val="18"/>
          <w:szCs w:val="18"/>
          <w:lang w:val="en-US"/>
        </w:rPr>
        <w:t xml:space="preserve"> P.O. Box 123, 6700 AB Wageningen</w:t>
      </w:r>
    </w:p>
    <w:p w14:paraId="7B873B78" w14:textId="2D7D6F56" w:rsidR="00E444FA" w:rsidRDefault="005458BA" w:rsidP="0047475F">
      <w:pPr>
        <w:ind w:left="720" w:hanging="360"/>
        <w:rPr>
          <w:sz w:val="18"/>
          <w:szCs w:val="18"/>
          <w:lang w:val="en-US"/>
        </w:rPr>
      </w:pPr>
      <w:proofErr w:type="spellStart"/>
      <w:r>
        <w:rPr>
          <w:sz w:val="18"/>
          <w:szCs w:val="18"/>
          <w:lang w:val="en-US"/>
        </w:rPr>
        <w:t>Biosense</w:t>
      </w:r>
      <w:proofErr w:type="spellEnd"/>
      <w:r>
        <w:rPr>
          <w:sz w:val="18"/>
          <w:szCs w:val="18"/>
          <w:lang w:val="en-US"/>
        </w:rPr>
        <w:t xml:space="preserve"> Institute</w:t>
      </w:r>
      <w:r w:rsidR="00940D07" w:rsidRPr="00940D07">
        <w:rPr>
          <w:sz w:val="18"/>
          <w:szCs w:val="18"/>
          <w:vertAlign w:val="superscript"/>
          <w:lang w:val="en-US"/>
        </w:rPr>
        <w:t>2</w:t>
      </w:r>
      <w:r w:rsidR="00940D07">
        <w:rPr>
          <w:sz w:val="18"/>
          <w:szCs w:val="18"/>
          <w:lang w:val="en-US"/>
        </w:rPr>
        <w:t xml:space="preserve">, Dr Zorana </w:t>
      </w:r>
      <w:proofErr w:type="spellStart"/>
      <w:r w:rsidR="00940D07">
        <w:rPr>
          <w:sz w:val="18"/>
          <w:szCs w:val="18"/>
          <w:lang w:val="en-US"/>
        </w:rPr>
        <w:t>Diindica</w:t>
      </w:r>
      <w:proofErr w:type="spellEnd"/>
      <w:r w:rsidR="00940D07">
        <w:rPr>
          <w:sz w:val="18"/>
          <w:szCs w:val="18"/>
          <w:lang w:val="en-US"/>
        </w:rPr>
        <w:t xml:space="preserve"> 1, Novi Sad 21000, </w:t>
      </w:r>
      <w:proofErr w:type="spellStart"/>
      <w:r w:rsidR="00940D07">
        <w:rPr>
          <w:sz w:val="18"/>
          <w:szCs w:val="18"/>
          <w:lang w:val="en-US"/>
        </w:rPr>
        <w:t>Servie</w:t>
      </w:r>
      <w:proofErr w:type="spellEnd"/>
    </w:p>
    <w:p w14:paraId="72187616" w14:textId="77777777" w:rsidR="00940D07" w:rsidRPr="00940D07" w:rsidRDefault="00940D07" w:rsidP="00940D07">
      <w:pPr>
        <w:ind w:left="720" w:hanging="360"/>
        <w:rPr>
          <w:sz w:val="18"/>
          <w:szCs w:val="18"/>
          <w:lang w:val="en-US"/>
        </w:rPr>
      </w:pPr>
      <w:r w:rsidRPr="00940D07">
        <w:rPr>
          <w:sz w:val="18"/>
          <w:szCs w:val="18"/>
          <w:lang w:val="en-US"/>
        </w:rPr>
        <w:t>Contact: Mercedes.bertotto@wur.nl</w:t>
      </w:r>
    </w:p>
    <w:p w14:paraId="65AD577B" w14:textId="2F771FB5" w:rsidR="00940D07" w:rsidRDefault="00940D07" w:rsidP="00940D07">
      <w:pPr>
        <w:ind w:left="720" w:hanging="360"/>
        <w:rPr>
          <w:sz w:val="18"/>
          <w:szCs w:val="18"/>
          <w:lang w:val="en-US"/>
        </w:rPr>
      </w:pPr>
      <w:r w:rsidRPr="00940D07">
        <w:rPr>
          <w:sz w:val="18"/>
          <w:szCs w:val="18"/>
          <w:lang w:val="en-US"/>
        </w:rPr>
        <w:t>T + 31 (0)681182807</w:t>
      </w:r>
    </w:p>
    <w:p w14:paraId="6850C177" w14:textId="77777777" w:rsidR="00C007F2" w:rsidRPr="005458BA" w:rsidRDefault="00C007F2" w:rsidP="00940D07">
      <w:pPr>
        <w:ind w:left="720" w:hanging="360"/>
        <w:rPr>
          <w:sz w:val="18"/>
          <w:szCs w:val="18"/>
          <w:lang w:val="en-US"/>
        </w:rPr>
      </w:pPr>
    </w:p>
    <w:p w14:paraId="27E84BBE" w14:textId="47A86F83" w:rsidR="009F7E35" w:rsidRPr="00DE6AEF" w:rsidRDefault="007755A5" w:rsidP="00DE6AEF">
      <w:pPr>
        <w:pStyle w:val="ListParagraph"/>
        <w:numPr>
          <w:ilvl w:val="0"/>
          <w:numId w:val="10"/>
        </w:numPr>
        <w:rPr>
          <w:b/>
          <w:bCs/>
          <w:sz w:val="24"/>
          <w:szCs w:val="24"/>
          <w:lang w:val="en-US"/>
        </w:rPr>
      </w:pPr>
      <w:r w:rsidRPr="00DE6AEF">
        <w:rPr>
          <w:b/>
          <w:bCs/>
          <w:sz w:val="24"/>
          <w:szCs w:val="24"/>
          <w:lang w:val="en-US"/>
        </w:rPr>
        <w:t>Introduction</w:t>
      </w:r>
    </w:p>
    <w:p w14:paraId="50BB0398" w14:textId="10289DD0" w:rsidR="00A0773A" w:rsidRPr="00446050" w:rsidDel="00AA7808" w:rsidRDefault="00A0773A" w:rsidP="13A251B7">
      <w:pPr>
        <w:spacing w:after="0" w:line="240" w:lineRule="auto"/>
        <w:jc w:val="both"/>
        <w:rPr>
          <w:del w:id="1" w:author="Chauhan, Aneesh" w:date="2023-12-04T09:53:00Z"/>
          <w:sz w:val="24"/>
          <w:szCs w:val="24"/>
          <w:lang w:val="en-US"/>
        </w:rPr>
      </w:pPr>
      <w:r w:rsidRPr="00446050">
        <w:rPr>
          <w:sz w:val="24"/>
          <w:szCs w:val="24"/>
          <w:lang w:val="en-US"/>
        </w:rPr>
        <w:t xml:space="preserve">Tomato (Solanum </w:t>
      </w:r>
      <w:proofErr w:type="spellStart"/>
      <w:r w:rsidRPr="00446050">
        <w:rPr>
          <w:sz w:val="24"/>
          <w:szCs w:val="24"/>
          <w:lang w:val="en-US"/>
        </w:rPr>
        <w:t>lycopersicum</w:t>
      </w:r>
      <w:proofErr w:type="spellEnd"/>
      <w:r w:rsidRPr="00446050">
        <w:rPr>
          <w:sz w:val="24"/>
          <w:szCs w:val="24"/>
          <w:lang w:val="en-US"/>
        </w:rPr>
        <w:t xml:space="preserve"> L.) is an "ubiquitous vegetable"</w:t>
      </w:r>
      <w:r w:rsidR="00E1505D" w:rsidRPr="00446050">
        <w:rPr>
          <w:sz w:val="24"/>
          <w:szCs w:val="24"/>
          <w:lang w:val="en-US"/>
        </w:rPr>
        <w:t xml:space="preserve">. Tomatoes are produced globally, either for domestic consumption or as a commodity for international export. </w:t>
      </w:r>
    </w:p>
    <w:p w14:paraId="7DC7E7B7" w14:textId="630347E5" w:rsidR="00A0773A" w:rsidRPr="00446050" w:rsidRDefault="4000D836" w:rsidP="13A251B7">
      <w:pPr>
        <w:spacing w:after="0" w:line="240" w:lineRule="auto"/>
        <w:jc w:val="both"/>
        <w:rPr>
          <w:sz w:val="24"/>
          <w:szCs w:val="24"/>
          <w:lang w:val="en-US"/>
        </w:rPr>
      </w:pPr>
      <w:r w:rsidRPr="4B3C4A62">
        <w:rPr>
          <w:sz w:val="24"/>
          <w:szCs w:val="24"/>
          <w:lang w:val="en-US"/>
        </w:rPr>
        <w:t>The nutritional composition of this fruit includes carbohydrates, lipids</w:t>
      </w:r>
      <w:r w:rsidR="69BB86BE" w:rsidRPr="4B3C4A62">
        <w:rPr>
          <w:sz w:val="24"/>
          <w:szCs w:val="24"/>
          <w:lang w:val="en-US"/>
        </w:rPr>
        <w:t xml:space="preserve"> and</w:t>
      </w:r>
      <w:r w:rsidRPr="4B3C4A62">
        <w:rPr>
          <w:sz w:val="24"/>
          <w:szCs w:val="24"/>
          <w:lang w:val="en-US"/>
        </w:rPr>
        <w:t xml:space="preserve"> proteins</w:t>
      </w:r>
      <w:r w:rsidR="76F5252A" w:rsidRPr="4B3C4A62">
        <w:rPr>
          <w:sz w:val="24"/>
          <w:szCs w:val="24"/>
          <w:lang w:val="en-US"/>
        </w:rPr>
        <w:t xml:space="preserve">. </w:t>
      </w:r>
      <w:r w:rsidRPr="4B3C4A62">
        <w:rPr>
          <w:sz w:val="24"/>
          <w:szCs w:val="24"/>
          <w:lang w:val="en-US"/>
        </w:rPr>
        <w:t xml:space="preserve"> In addition, it contains vitamins, minerals, and carotenes in smaller proportions.</w:t>
      </w:r>
      <w:r w:rsidR="53C6D004" w:rsidRPr="4B3C4A62">
        <w:rPr>
          <w:sz w:val="24"/>
          <w:szCs w:val="24"/>
          <w:lang w:val="en-US"/>
        </w:rPr>
        <w:t xml:space="preserve"> </w:t>
      </w:r>
      <w:r w:rsidR="365BF860" w:rsidRPr="4B3C4A62">
        <w:rPr>
          <w:sz w:val="24"/>
          <w:szCs w:val="24"/>
          <w:lang w:val="en-US"/>
        </w:rPr>
        <w:t>{,  #1}</w:t>
      </w:r>
    </w:p>
    <w:p w14:paraId="14AD47E2" w14:textId="4C092351" w:rsidR="73083DBA" w:rsidRDefault="142DFFB7" w:rsidP="642809A8">
      <w:pPr>
        <w:spacing w:after="0" w:line="240" w:lineRule="auto"/>
        <w:jc w:val="both"/>
        <w:rPr>
          <w:ins w:id="2" w:author="Chauhan, Aneesh" w:date="2023-12-26T13:18:00Z"/>
          <w:rFonts w:eastAsia="Verdana" w:cs="Verdana"/>
          <w:color w:val="000000" w:themeColor="text1"/>
          <w:sz w:val="24"/>
          <w:szCs w:val="24"/>
          <w:lang w:val="en-US"/>
        </w:rPr>
      </w:pPr>
      <w:r w:rsidRPr="642809A8">
        <w:rPr>
          <w:rFonts w:eastAsia="Verdana" w:cs="Verdana"/>
          <w:color w:val="000000" w:themeColor="text1"/>
          <w:sz w:val="24"/>
          <w:szCs w:val="24"/>
          <w:lang w:val="en-US"/>
        </w:rPr>
        <w:t>Tomato quality is divided into different aspects, commercial, organoleptic and nutritional</w:t>
      </w:r>
      <w:r w:rsidR="06174B81" w:rsidRPr="642809A8">
        <w:rPr>
          <w:rFonts w:eastAsia="Verdana" w:cs="Verdana"/>
          <w:color w:val="000000" w:themeColor="text1"/>
          <w:sz w:val="24"/>
          <w:szCs w:val="24"/>
          <w:lang w:val="en-US"/>
        </w:rPr>
        <w:t xml:space="preserve"> {Nadia </w:t>
      </w:r>
      <w:proofErr w:type="spellStart"/>
      <w:r w:rsidR="06174B81" w:rsidRPr="642809A8">
        <w:rPr>
          <w:rFonts w:eastAsia="Verdana" w:cs="Verdana"/>
          <w:color w:val="000000" w:themeColor="text1"/>
          <w:sz w:val="24"/>
          <w:szCs w:val="24"/>
          <w:lang w:val="en-US"/>
        </w:rPr>
        <w:t>Bertin</w:t>
      </w:r>
      <w:proofErr w:type="spellEnd"/>
      <w:r w:rsidR="06174B81" w:rsidRPr="642809A8">
        <w:rPr>
          <w:rFonts w:eastAsia="Verdana" w:cs="Verdana"/>
          <w:color w:val="000000" w:themeColor="text1"/>
          <w:sz w:val="24"/>
          <w:szCs w:val="24"/>
          <w:lang w:val="en-US"/>
        </w:rPr>
        <w:t>, 2018 #2}</w:t>
      </w:r>
      <w:r w:rsidR="57C7B07F" w:rsidRPr="642809A8">
        <w:rPr>
          <w:rFonts w:eastAsia="Verdana" w:cs="Verdana"/>
          <w:color w:val="000000" w:themeColor="text1"/>
          <w:sz w:val="24"/>
          <w:szCs w:val="24"/>
          <w:lang w:val="en-US"/>
        </w:rPr>
        <w:t xml:space="preserve">. </w:t>
      </w:r>
      <w:commentRangeStart w:id="3"/>
      <w:r w:rsidRPr="642809A8">
        <w:rPr>
          <w:rFonts w:eastAsia="Verdana" w:cs="Verdana"/>
          <w:color w:val="000000" w:themeColor="text1"/>
          <w:sz w:val="24"/>
          <w:szCs w:val="24"/>
          <w:lang w:val="en-US"/>
        </w:rPr>
        <w:t>Market standard primarily depends on the external appeal (e.g. color, form, size), firmness and shelf life</w:t>
      </w:r>
      <w:commentRangeEnd w:id="3"/>
      <w:r>
        <w:rPr>
          <w:rStyle w:val="CommentReference"/>
        </w:rPr>
        <w:commentReference w:id="3"/>
      </w:r>
      <w:ins w:id="4" w:author="Chauhan, Aneesh" w:date="2023-12-04T09:55:00Z">
        <w:r w:rsidR="005639E0" w:rsidRPr="642809A8">
          <w:rPr>
            <w:rFonts w:eastAsia="Verdana" w:cs="Verdana"/>
            <w:color w:val="000000" w:themeColor="text1"/>
            <w:sz w:val="24"/>
            <w:szCs w:val="24"/>
            <w:lang w:val="en-US"/>
          </w:rPr>
          <w:t>,</w:t>
        </w:r>
      </w:ins>
      <w:ins w:id="5" w:author="Bertotto, Mercedes [2]" w:date="2024-01-10T10:45:00Z">
        <w:r w:rsidR="24D8951C" w:rsidRPr="642809A8">
          <w:rPr>
            <w:rFonts w:eastAsia="Verdana" w:cs="Verdana"/>
            <w:color w:val="000000" w:themeColor="text1"/>
            <w:sz w:val="24"/>
            <w:szCs w:val="24"/>
            <w:lang w:val="en-US"/>
          </w:rPr>
          <w:t xml:space="preserve"> </w:t>
        </w:r>
      </w:ins>
      <w:ins w:id="6" w:author="Bertotto, Mercedes" w:date="2024-01-16T10:18:00Z">
        <w:r w:rsidR="0030527B">
          <w:rPr>
            <w:rFonts w:eastAsia="Verdana" w:cs="Verdana"/>
            <w:color w:val="000000" w:themeColor="text1"/>
            <w:sz w:val="24"/>
            <w:szCs w:val="24"/>
            <w:lang w:val="en-US"/>
          </w:rPr>
          <w:t xml:space="preserve">  </w:t>
        </w:r>
      </w:ins>
      <w:r w:rsidR="0030527B">
        <w:rPr>
          <w:rFonts w:eastAsia="Verdana" w:cs="Verdana"/>
          <w:color w:val="000000" w:themeColor="text1"/>
          <w:sz w:val="24"/>
          <w:szCs w:val="24"/>
          <w:lang w:val="en-US"/>
        </w:rPr>
        <w:t>{,  #38}</w:t>
      </w:r>
      <w:ins w:id="7" w:author="Bertotto, Mercedes [2]" w:date="2024-01-10T10:45:00Z">
        <w:r w:rsidR="24D8951C" w:rsidRPr="642809A8">
          <w:rPr>
            <w:rFonts w:eastAsia="Verdana" w:cs="Verdana"/>
            <w:color w:val="000000" w:themeColor="text1"/>
            <w:sz w:val="24"/>
            <w:szCs w:val="24"/>
            <w:lang w:val="en-US"/>
          </w:rPr>
          <w:t>Regulation (EU) No 543/2011</w:t>
        </w:r>
      </w:ins>
      <w:ins w:id="8" w:author="Bertotto, Mercedes [2]" w:date="2024-01-10T10:46:00Z">
        <w:r w:rsidR="0DB4A282" w:rsidRPr="642809A8">
          <w:rPr>
            <w:rFonts w:eastAsia="Verdana" w:cs="Verdana"/>
            <w:color w:val="000000" w:themeColor="text1"/>
            <w:sz w:val="24"/>
            <w:szCs w:val="24"/>
            <w:lang w:val="en-US"/>
          </w:rPr>
          <w:t xml:space="preserve">, </w:t>
        </w:r>
        <w:r w:rsidR="0DB4A282" w:rsidRPr="642809A8">
          <w:rPr>
            <w:rFonts w:eastAsia="Verdana" w:cs="Verdana"/>
            <w:sz w:val="24"/>
            <w:szCs w:val="24"/>
            <w:lang w:val="en-US"/>
          </w:rPr>
          <w:t>CODEX STAN 293-2008</w:t>
        </w:r>
      </w:ins>
      <w:ins w:id="9" w:author="Bertotto, Mercedes" w:date="2024-01-16T10:19:00Z">
        <w:r w:rsidR="0030527B">
          <w:rPr>
            <w:rFonts w:eastAsia="Verdana" w:cs="Verdana"/>
            <w:sz w:val="24"/>
            <w:szCs w:val="24"/>
            <w:lang w:val="en-US"/>
          </w:rPr>
          <w:t xml:space="preserve"> </w:t>
        </w:r>
      </w:ins>
      <w:ins w:id="10" w:author="Bertotto, Mercedes [2]" w:date="2024-01-10T10:50:00Z">
        <w:r w:rsidR="3164405D" w:rsidRPr="642809A8">
          <w:rPr>
            <w:rFonts w:eastAsia="Verdana" w:cs="Verdana"/>
            <w:sz w:val="24"/>
            <w:szCs w:val="24"/>
            <w:lang w:val="en-US"/>
          </w:rPr>
          <w:t xml:space="preserve">, </w:t>
        </w:r>
        <w:r w:rsidR="3164405D" w:rsidRPr="642809A8">
          <w:rPr>
            <w:rFonts w:ascii="Calibri" w:eastAsia="Calibri" w:hAnsi="Calibri" w:cs="Calibri"/>
            <w:color w:val="535353"/>
            <w:sz w:val="27"/>
            <w:szCs w:val="27"/>
            <w:lang w:val="en-GB"/>
          </w:rPr>
          <w:t xml:space="preserve">UNECE </w:t>
        </w:r>
        <w:r>
          <w:fldChar w:fldCharType="begin"/>
        </w:r>
        <w:r w:rsidRPr="0030527B">
          <w:rPr>
            <w:lang w:val="en-US"/>
            <w:rPrChange w:id="11" w:author="Bertotto, Mercedes" w:date="2024-01-16T10:18:00Z">
              <w:rPr/>
            </w:rPrChange>
          </w:rPr>
          <w:instrText xml:space="preserve">HYPERLINK "https://unece.org/trade/wp7/FFV-Standards" </w:instrText>
        </w:r>
        <w:r>
          <w:fldChar w:fldCharType="separate"/>
        </w:r>
        <w:r w:rsidR="3164405D" w:rsidRPr="642809A8">
          <w:rPr>
            <w:rStyle w:val="Hyperlink"/>
            <w:rFonts w:ascii="Calibri" w:eastAsia="Calibri" w:hAnsi="Calibri" w:cs="Calibri"/>
            <w:sz w:val="27"/>
            <w:szCs w:val="27"/>
            <w:lang w:val="en-GB"/>
          </w:rPr>
          <w:t xml:space="preserve">Standard FFV-36 </w:t>
        </w:r>
        <w:r>
          <w:fldChar w:fldCharType="end"/>
        </w:r>
        <w:r w:rsidR="3164405D" w:rsidRPr="642809A8">
          <w:rPr>
            <w:rFonts w:eastAsia="Verdana" w:cs="Verdana"/>
            <w:sz w:val="24"/>
            <w:szCs w:val="24"/>
            <w:lang w:val="en-US"/>
          </w:rPr>
          <w:t xml:space="preserve"> </w:t>
        </w:r>
      </w:ins>
      <w:del w:id="12" w:author="Chauhan, Aneesh" w:date="2023-12-04T09:55:00Z">
        <w:r w:rsidRPr="642809A8" w:rsidDel="142DFFB7">
          <w:rPr>
            <w:rFonts w:eastAsia="Verdana" w:cs="Verdana"/>
            <w:color w:val="000000" w:themeColor="text1"/>
            <w:sz w:val="24"/>
            <w:szCs w:val="24"/>
            <w:lang w:val="en-US"/>
          </w:rPr>
          <w:delText>;</w:delText>
        </w:r>
      </w:del>
      <w:r w:rsidRPr="642809A8">
        <w:rPr>
          <w:rFonts w:eastAsia="Verdana" w:cs="Verdana"/>
          <w:color w:val="000000" w:themeColor="text1"/>
          <w:sz w:val="24"/>
          <w:szCs w:val="24"/>
          <w:lang w:val="en-US"/>
        </w:rPr>
        <w:t xml:space="preserve"> whereas health </w:t>
      </w:r>
      <w:r w:rsidR="23AFADDA" w:rsidRPr="642809A8">
        <w:rPr>
          <w:rFonts w:eastAsia="Verdana" w:cs="Verdana"/>
          <w:color w:val="000000" w:themeColor="text1"/>
          <w:sz w:val="24"/>
          <w:szCs w:val="24"/>
          <w:lang w:val="en-US"/>
        </w:rPr>
        <w:t>benefits rely on</w:t>
      </w:r>
      <w:r w:rsidRPr="642809A8">
        <w:rPr>
          <w:rFonts w:eastAsia="Verdana" w:cs="Verdana"/>
          <w:color w:val="000000" w:themeColor="text1"/>
          <w:sz w:val="24"/>
          <w:szCs w:val="24"/>
          <w:lang w:val="en-US"/>
        </w:rPr>
        <w:t xml:space="preserve"> relies on the nutritional value as well as on the absence of pathogenic hazards or contaminants {Nadia </w:t>
      </w:r>
      <w:proofErr w:type="spellStart"/>
      <w:r w:rsidRPr="642809A8">
        <w:rPr>
          <w:rFonts w:eastAsia="Verdana" w:cs="Verdana"/>
          <w:color w:val="000000" w:themeColor="text1"/>
          <w:sz w:val="24"/>
          <w:szCs w:val="24"/>
          <w:lang w:val="en-US"/>
        </w:rPr>
        <w:t>Bertin</w:t>
      </w:r>
      <w:proofErr w:type="spellEnd"/>
      <w:r w:rsidRPr="642809A8">
        <w:rPr>
          <w:rFonts w:eastAsia="Verdana" w:cs="Verdana"/>
          <w:color w:val="000000" w:themeColor="text1"/>
          <w:sz w:val="24"/>
          <w:szCs w:val="24"/>
          <w:lang w:val="en-US"/>
        </w:rPr>
        <w:t xml:space="preserve">, 2018 #2}. Pathogenic fungi can infect and spread to many different parts of a tomato plant, including the stem, calyx and skin of the fruit </w:t>
      </w:r>
      <w:r w:rsidR="0010076B" w:rsidRPr="642809A8">
        <w:rPr>
          <w:rFonts w:eastAsia="Verdana" w:cs="Verdana"/>
          <w:color w:val="000000" w:themeColor="text1"/>
          <w:sz w:val="24"/>
          <w:szCs w:val="24"/>
          <w:lang w:val="en-US"/>
        </w:rPr>
        <w:t xml:space="preserve">{E.J. </w:t>
      </w:r>
      <w:proofErr w:type="spellStart"/>
      <w:r w:rsidR="0010076B" w:rsidRPr="642809A8">
        <w:rPr>
          <w:rFonts w:eastAsia="Verdana" w:cs="Verdana"/>
          <w:color w:val="000000" w:themeColor="text1"/>
          <w:sz w:val="24"/>
          <w:szCs w:val="24"/>
          <w:lang w:val="en-US"/>
        </w:rPr>
        <w:t>Smid</w:t>
      </w:r>
      <w:proofErr w:type="spellEnd"/>
      <w:r w:rsidR="0010076B" w:rsidRPr="642809A8">
        <w:rPr>
          <w:rFonts w:eastAsia="Verdana" w:cs="Verdana"/>
          <w:color w:val="000000" w:themeColor="text1"/>
          <w:sz w:val="24"/>
          <w:szCs w:val="24"/>
          <w:lang w:val="en-US"/>
        </w:rPr>
        <w:t>, 1996 #19}</w:t>
      </w:r>
      <w:r w:rsidRPr="642809A8">
        <w:rPr>
          <w:rFonts w:ascii="Cambria" w:eastAsia="Cambria" w:hAnsi="Cambria" w:cs="Cambria"/>
          <w:sz w:val="22"/>
          <w:lang w:val="en-US"/>
        </w:rPr>
        <w:t xml:space="preserve">. </w:t>
      </w:r>
      <w:r w:rsidR="53414585" w:rsidRPr="642809A8">
        <w:rPr>
          <w:rFonts w:eastAsia="Verdana" w:cs="Verdana"/>
          <w:sz w:val="24"/>
          <w:szCs w:val="24"/>
          <w:lang w:val="en-US"/>
          <w:rPrChange w:id="13" w:author="Bertotto, Mercedes [2]" w:date="2023-12-08T14:08:00Z">
            <w:rPr>
              <w:rFonts w:ascii="Cambria" w:eastAsia="Cambria" w:hAnsi="Cambria" w:cs="Cambria"/>
              <w:sz w:val="22"/>
              <w:lang w:val="en-US"/>
            </w:rPr>
          </w:rPrChange>
        </w:rPr>
        <w:t>T</w:t>
      </w:r>
      <w:r w:rsidR="069BDA8D" w:rsidRPr="642809A8">
        <w:rPr>
          <w:rFonts w:eastAsia="Verdana" w:cs="Verdana"/>
          <w:sz w:val="24"/>
          <w:szCs w:val="24"/>
          <w:lang w:val="en-US"/>
          <w:rPrChange w:id="14" w:author="Bertotto, Mercedes [2]" w:date="2023-12-08T14:08:00Z">
            <w:rPr>
              <w:rFonts w:ascii="Cambria" w:eastAsia="Cambria" w:hAnsi="Cambria" w:cs="Cambria"/>
              <w:sz w:val="22"/>
              <w:lang w:val="en-US"/>
            </w:rPr>
          </w:rPrChange>
        </w:rPr>
        <w:t>he portion of tomatoes that go to waste after the harvesting stage can reach 42% worldwide</w:t>
      </w:r>
      <w:r w:rsidR="57C7B07F" w:rsidRPr="642809A8">
        <w:rPr>
          <w:rFonts w:eastAsia="Verdana" w:cs="Verdana"/>
          <w:sz w:val="24"/>
          <w:szCs w:val="24"/>
          <w:lang w:val="en-US"/>
          <w:rPrChange w:id="15" w:author="Bertotto, Mercedes [2]" w:date="2023-12-08T14:08:00Z">
            <w:rPr>
              <w:rFonts w:ascii="Cambria" w:eastAsia="Cambria" w:hAnsi="Cambria" w:cs="Cambria"/>
              <w:sz w:val="22"/>
              <w:lang w:val="en-US"/>
            </w:rPr>
          </w:rPrChange>
        </w:rPr>
        <w:t xml:space="preserve"> </w:t>
      </w:r>
      <w:r w:rsidR="64F6AB65" w:rsidRPr="642809A8">
        <w:rPr>
          <w:rFonts w:eastAsia="Verdana" w:cs="Verdana"/>
          <w:sz w:val="24"/>
          <w:szCs w:val="24"/>
          <w:lang w:val="en-US"/>
          <w:rPrChange w:id="16" w:author="Bertotto, Mercedes [2]" w:date="2023-12-08T14:08:00Z">
            <w:rPr>
              <w:rFonts w:ascii="Cambria" w:eastAsia="Cambria" w:hAnsi="Cambria" w:cs="Cambria"/>
              <w:sz w:val="22"/>
              <w:lang w:val="en-US"/>
            </w:rPr>
          </w:rPrChange>
        </w:rPr>
        <w:t>(Kojo at al. 2015)</w:t>
      </w:r>
      <w:r w:rsidR="64F6AB65" w:rsidRPr="642809A8">
        <w:rPr>
          <w:rFonts w:eastAsia="Verdana" w:cs="Verdana"/>
          <w:sz w:val="24"/>
          <w:szCs w:val="24"/>
          <w:lang w:val="en-US"/>
        </w:rPr>
        <w:t>. A</w:t>
      </w:r>
      <w:r w:rsidR="6C42037B" w:rsidRPr="642809A8">
        <w:rPr>
          <w:rFonts w:eastAsia="Verdana" w:cs="Verdana"/>
          <w:sz w:val="24"/>
          <w:szCs w:val="24"/>
          <w:lang w:val="en-US"/>
          <w:rPrChange w:id="17" w:author="Bertotto, Mercedes [2]" w:date="2023-12-08T14:11:00Z">
            <w:rPr>
              <w:rFonts w:ascii="Cambria" w:eastAsia="Cambria" w:hAnsi="Cambria" w:cs="Cambria"/>
              <w:sz w:val="22"/>
              <w:lang w:val="en-US"/>
            </w:rPr>
          </w:rPrChange>
        </w:rPr>
        <w:t xml:space="preserve">round 30% of the harvested tomato produce may be lost during postharvest handling, primarily because of microbial decay caused by fungi such as </w:t>
      </w:r>
      <w:r w:rsidR="6C42037B" w:rsidRPr="642809A8">
        <w:rPr>
          <w:rFonts w:eastAsia="Verdana" w:cs="Verdana"/>
          <w:i/>
          <w:iCs/>
          <w:sz w:val="24"/>
          <w:szCs w:val="24"/>
          <w:lang w:val="en-US"/>
          <w:rPrChange w:id="18" w:author="Bertotto, Mercedes [2]" w:date="2023-12-08T14:12:00Z">
            <w:rPr>
              <w:rFonts w:ascii="Cambria" w:eastAsia="Cambria" w:hAnsi="Cambria" w:cs="Cambria"/>
              <w:sz w:val="22"/>
              <w:lang w:val="en-US"/>
            </w:rPr>
          </w:rPrChange>
        </w:rPr>
        <w:t xml:space="preserve">Rhizopus </w:t>
      </w:r>
      <w:proofErr w:type="spellStart"/>
      <w:r w:rsidR="6C42037B" w:rsidRPr="642809A8">
        <w:rPr>
          <w:rFonts w:eastAsia="Verdana" w:cs="Verdana"/>
          <w:i/>
          <w:iCs/>
          <w:sz w:val="24"/>
          <w:szCs w:val="24"/>
          <w:lang w:val="en-US"/>
          <w:rPrChange w:id="19" w:author="Bertotto, Mercedes [2]" w:date="2023-12-08T14:11:00Z">
            <w:rPr>
              <w:rFonts w:ascii="Cambria" w:eastAsia="Cambria" w:hAnsi="Cambria" w:cs="Cambria"/>
              <w:sz w:val="22"/>
              <w:lang w:val="en-US"/>
            </w:rPr>
          </w:rPrChange>
        </w:rPr>
        <w:t>stolonifer</w:t>
      </w:r>
      <w:proofErr w:type="spellEnd"/>
      <w:r w:rsidR="6C42037B" w:rsidRPr="642809A8">
        <w:rPr>
          <w:rFonts w:eastAsia="Verdana" w:cs="Verdana"/>
          <w:i/>
          <w:iCs/>
          <w:sz w:val="24"/>
          <w:szCs w:val="24"/>
          <w:lang w:val="en-US"/>
          <w:rPrChange w:id="20" w:author="Bertotto, Mercedes [2]" w:date="2023-12-08T14:11:00Z">
            <w:rPr>
              <w:rFonts w:ascii="Cambria" w:eastAsia="Cambria" w:hAnsi="Cambria" w:cs="Cambria"/>
              <w:sz w:val="22"/>
              <w:lang w:val="en-US"/>
            </w:rPr>
          </w:rPrChange>
        </w:rPr>
        <w:t xml:space="preserve">, Alternaria </w:t>
      </w:r>
      <w:proofErr w:type="spellStart"/>
      <w:r w:rsidR="6C42037B" w:rsidRPr="642809A8">
        <w:rPr>
          <w:rFonts w:eastAsia="Verdana" w:cs="Verdana"/>
          <w:i/>
          <w:iCs/>
          <w:sz w:val="24"/>
          <w:szCs w:val="24"/>
          <w:lang w:val="en-US"/>
          <w:rPrChange w:id="21" w:author="Bertotto, Mercedes [2]" w:date="2023-12-08T14:11:00Z">
            <w:rPr>
              <w:rFonts w:ascii="Cambria" w:eastAsia="Cambria" w:hAnsi="Cambria" w:cs="Cambria"/>
              <w:sz w:val="22"/>
              <w:lang w:val="en-US"/>
            </w:rPr>
          </w:rPrChange>
        </w:rPr>
        <w:t>alternata</w:t>
      </w:r>
      <w:proofErr w:type="spellEnd"/>
      <w:r w:rsidR="6C42037B" w:rsidRPr="642809A8">
        <w:rPr>
          <w:rFonts w:eastAsia="Verdana" w:cs="Verdana"/>
          <w:i/>
          <w:iCs/>
          <w:sz w:val="24"/>
          <w:szCs w:val="24"/>
          <w:lang w:val="en-US"/>
          <w:rPrChange w:id="22" w:author="Bertotto, Mercedes [2]" w:date="2023-12-08T14:11:00Z">
            <w:rPr>
              <w:rFonts w:ascii="Cambria" w:eastAsia="Cambria" w:hAnsi="Cambria" w:cs="Cambria"/>
              <w:sz w:val="22"/>
              <w:lang w:val="en-US"/>
            </w:rPr>
          </w:rPrChange>
        </w:rPr>
        <w:t>, and Botrytis cinerea</w:t>
      </w:r>
      <w:r w:rsidR="5739B218" w:rsidRPr="642809A8">
        <w:rPr>
          <w:rFonts w:eastAsia="Verdana" w:cs="Verdana"/>
          <w:sz w:val="24"/>
          <w:szCs w:val="24"/>
          <w:lang w:val="en-US"/>
          <w:rPrChange w:id="23" w:author="Bertotto, Mercedes [2]" w:date="2023-12-08T14:11:00Z">
            <w:rPr>
              <w:rFonts w:ascii="Cambria" w:eastAsia="Cambria" w:hAnsi="Cambria" w:cs="Cambria"/>
              <w:sz w:val="22"/>
              <w:lang w:val="en-US"/>
            </w:rPr>
          </w:rPrChange>
        </w:rPr>
        <w:t xml:space="preserve"> </w:t>
      </w:r>
      <w:ins w:id="24" w:author="Bertotto, Mercedes [2]" w:date="2023-12-08T14:12:00Z">
        <w:r w:rsidR="5739B218" w:rsidRPr="642809A8">
          <w:rPr>
            <w:rFonts w:eastAsia="Verdana" w:cs="Verdana"/>
            <w:sz w:val="24"/>
            <w:szCs w:val="24"/>
            <w:lang w:val="en-US"/>
          </w:rPr>
          <w:t>(</w:t>
        </w:r>
      </w:ins>
      <w:r w:rsidR="5739B218" w:rsidRPr="642809A8">
        <w:rPr>
          <w:rFonts w:eastAsia="Verdana" w:cs="Verdana"/>
          <w:sz w:val="24"/>
          <w:szCs w:val="24"/>
          <w:lang w:val="en-US"/>
          <w:rPrChange w:id="25" w:author="Bertotto, Mercedes [2]" w:date="2023-12-08T14:11:00Z">
            <w:rPr>
              <w:rFonts w:ascii="Cambria" w:eastAsia="Cambria" w:hAnsi="Cambria" w:cs="Cambria"/>
              <w:sz w:val="22"/>
              <w:lang w:val="en-US"/>
            </w:rPr>
          </w:rPrChange>
        </w:rPr>
        <w:t>Peralta-Ruiz et. Al</w:t>
      </w:r>
      <w:r w:rsidRPr="642809A8">
        <w:rPr>
          <w:rFonts w:eastAsia="Verdana" w:cs="Verdana"/>
          <w:sz w:val="24"/>
          <w:szCs w:val="24"/>
          <w:lang w:val="en-US"/>
          <w:rPrChange w:id="26" w:author="Bertotto, Mercedes [2]" w:date="2023-12-08T16:57:00Z">
            <w:rPr>
              <w:rFonts w:eastAsia="Verdana" w:cs="Verdana"/>
              <w:color w:val="000000" w:themeColor="text1"/>
              <w:sz w:val="24"/>
              <w:szCs w:val="24"/>
              <w:lang w:val="en-US"/>
            </w:rPr>
          </w:rPrChange>
        </w:rPr>
        <w:t>, 2020</w:t>
      </w:r>
      <w:ins w:id="27" w:author="Bertotto, Mercedes [2]" w:date="2023-12-08T14:12:00Z">
        <w:r w:rsidR="08A2A1D8" w:rsidRPr="642809A8">
          <w:rPr>
            <w:rFonts w:eastAsia="Verdana" w:cs="Verdana"/>
            <w:sz w:val="24"/>
            <w:szCs w:val="24"/>
            <w:lang w:val="en-US"/>
          </w:rPr>
          <w:t>)</w:t>
        </w:r>
      </w:ins>
      <w:r w:rsidR="6C42037B" w:rsidRPr="642809A8">
        <w:rPr>
          <w:rFonts w:eastAsia="Verdana" w:cs="Verdana"/>
          <w:sz w:val="24"/>
          <w:szCs w:val="24"/>
          <w:lang w:val="en-US"/>
          <w:rPrChange w:id="28" w:author="Bertotto, Mercedes [2]" w:date="2023-12-08T14:11:00Z">
            <w:rPr>
              <w:rFonts w:ascii="Cambria" w:eastAsia="Cambria" w:hAnsi="Cambria" w:cs="Cambria"/>
              <w:sz w:val="22"/>
              <w:lang w:val="en-US"/>
            </w:rPr>
          </w:rPrChange>
        </w:rPr>
        <w:t>.</w:t>
      </w:r>
      <w:r w:rsidR="6C42037B" w:rsidRPr="642809A8">
        <w:rPr>
          <w:rFonts w:ascii="Cambria" w:eastAsia="Cambria" w:hAnsi="Cambria" w:cs="Cambria"/>
          <w:sz w:val="22"/>
          <w:lang w:val="en-US"/>
        </w:rPr>
        <w:t xml:space="preserve"> </w:t>
      </w:r>
      <w:r w:rsidRPr="642809A8">
        <w:rPr>
          <w:rFonts w:eastAsia="Verdana" w:cs="Verdana"/>
          <w:color w:val="000000" w:themeColor="text1"/>
          <w:sz w:val="24"/>
          <w:szCs w:val="24"/>
          <w:lang w:val="en-US"/>
        </w:rPr>
        <w:t xml:space="preserve">In some countries tomatoes are sold including calyx. </w:t>
      </w:r>
      <w:commentRangeStart w:id="29"/>
      <w:r w:rsidRPr="642809A8">
        <w:rPr>
          <w:rFonts w:eastAsia="Verdana" w:cs="Verdana"/>
          <w:color w:val="000000" w:themeColor="text1"/>
          <w:sz w:val="24"/>
          <w:szCs w:val="24"/>
          <w:lang w:val="en-US"/>
        </w:rPr>
        <w:t>Fresh looking green parts of a tomato (calyx and vine) are a sign for dealing with fresh tomatoes.</w:t>
      </w:r>
      <w:commentRangeEnd w:id="29"/>
      <w:r>
        <w:rPr>
          <w:rStyle w:val="CommentReference"/>
        </w:rPr>
        <w:commentReference w:id="29"/>
      </w:r>
      <w:r w:rsidRPr="642809A8">
        <w:rPr>
          <w:rFonts w:eastAsia="Verdana" w:cs="Verdana"/>
          <w:color w:val="000000" w:themeColor="text1"/>
          <w:sz w:val="24"/>
          <w:szCs w:val="24"/>
          <w:lang w:val="en-US"/>
        </w:rPr>
        <w:t xml:space="preserve"> Older tomatoes show dehydration symptoms of the green parts. </w:t>
      </w:r>
      <w:r w:rsidR="009565EA" w:rsidRPr="642809A8">
        <w:rPr>
          <w:rFonts w:eastAsia="Verdana" w:cs="Verdana"/>
          <w:color w:val="000000" w:themeColor="text1"/>
          <w:sz w:val="24"/>
          <w:szCs w:val="24"/>
          <w:lang w:val="en-US"/>
        </w:rPr>
        <w:t>T</w:t>
      </w:r>
      <w:r w:rsidRPr="642809A8">
        <w:rPr>
          <w:rFonts w:eastAsia="Verdana" w:cs="Verdana"/>
          <w:color w:val="000000" w:themeColor="text1"/>
          <w:sz w:val="24"/>
          <w:szCs w:val="24"/>
          <w:lang w:val="en-US"/>
        </w:rPr>
        <w:t xml:space="preserve">he calyx is also susceptible to infection by fungal spores. </w:t>
      </w:r>
      <w:commentRangeStart w:id="30"/>
      <w:r w:rsidRPr="642809A8">
        <w:rPr>
          <w:rFonts w:eastAsia="Verdana" w:cs="Verdana"/>
          <w:color w:val="000000" w:themeColor="text1"/>
          <w:sz w:val="24"/>
          <w:szCs w:val="24"/>
          <w:lang w:val="en-US"/>
        </w:rPr>
        <w:t xml:space="preserve">These </w:t>
      </w:r>
      <w:r w:rsidR="00F97986" w:rsidRPr="642809A8">
        <w:rPr>
          <w:rFonts w:eastAsia="Verdana" w:cs="Verdana"/>
          <w:color w:val="000000" w:themeColor="text1"/>
          <w:sz w:val="24"/>
          <w:szCs w:val="24"/>
          <w:lang w:val="en-US"/>
        </w:rPr>
        <w:t xml:space="preserve">spores </w:t>
      </w:r>
      <w:r w:rsidRPr="642809A8">
        <w:rPr>
          <w:rFonts w:eastAsia="Verdana" w:cs="Verdana"/>
          <w:color w:val="000000" w:themeColor="text1"/>
          <w:sz w:val="24"/>
          <w:szCs w:val="24"/>
          <w:lang w:val="en-US"/>
        </w:rPr>
        <w:t xml:space="preserve">may already </w:t>
      </w:r>
      <w:r w:rsidR="00F97986" w:rsidRPr="642809A8">
        <w:rPr>
          <w:rFonts w:eastAsia="Verdana" w:cs="Verdana"/>
          <w:color w:val="000000" w:themeColor="text1"/>
          <w:sz w:val="24"/>
          <w:szCs w:val="24"/>
          <w:lang w:val="en-US"/>
        </w:rPr>
        <w:t xml:space="preserve">be present on </w:t>
      </w:r>
      <w:r w:rsidRPr="642809A8">
        <w:rPr>
          <w:rFonts w:eastAsia="Verdana" w:cs="Verdana"/>
          <w:color w:val="000000" w:themeColor="text1"/>
          <w:sz w:val="24"/>
          <w:szCs w:val="24"/>
          <w:lang w:val="en-US"/>
        </w:rPr>
        <w:t>the tomato during cultivation</w:t>
      </w:r>
      <w:commentRangeEnd w:id="30"/>
      <w:r>
        <w:rPr>
          <w:rStyle w:val="CommentReference"/>
        </w:rPr>
        <w:commentReference w:id="30"/>
      </w:r>
      <w:r w:rsidRPr="642809A8">
        <w:rPr>
          <w:rFonts w:eastAsia="Verdana" w:cs="Verdana"/>
          <w:color w:val="000000" w:themeColor="text1"/>
          <w:sz w:val="24"/>
          <w:szCs w:val="24"/>
          <w:lang w:val="en-US"/>
        </w:rPr>
        <w:t xml:space="preserve">. </w:t>
      </w:r>
      <w:r w:rsidR="004D5FF1" w:rsidRPr="642809A8">
        <w:rPr>
          <w:rFonts w:eastAsia="Verdana" w:cs="Verdana"/>
          <w:color w:val="000000" w:themeColor="text1"/>
          <w:sz w:val="24"/>
          <w:szCs w:val="24"/>
          <w:lang w:val="en-US"/>
        </w:rPr>
        <w:t>After harvest, u</w:t>
      </w:r>
      <w:r w:rsidRPr="642809A8">
        <w:rPr>
          <w:rFonts w:eastAsia="Verdana" w:cs="Verdana"/>
          <w:color w:val="000000" w:themeColor="text1"/>
          <w:sz w:val="24"/>
          <w:szCs w:val="24"/>
          <w:lang w:val="en-US"/>
        </w:rPr>
        <w:t>nder</w:t>
      </w:r>
      <w:ins w:id="31" w:author="Chauhan, Aneesh" w:date="2023-12-26T13:15:00Z">
        <w:r w:rsidR="004D5FF1" w:rsidRPr="642809A8">
          <w:rPr>
            <w:rFonts w:eastAsia="Verdana" w:cs="Verdana"/>
            <w:color w:val="000000" w:themeColor="text1"/>
            <w:sz w:val="24"/>
            <w:szCs w:val="24"/>
            <w:lang w:val="en-US"/>
          </w:rPr>
          <w:t xml:space="preserve"> </w:t>
        </w:r>
      </w:ins>
      <w:r w:rsidRPr="642809A8">
        <w:rPr>
          <w:rFonts w:eastAsia="Verdana" w:cs="Verdana"/>
          <w:color w:val="000000" w:themeColor="text1"/>
          <w:sz w:val="24"/>
          <w:szCs w:val="24"/>
          <w:lang w:val="en-US"/>
        </w:rPr>
        <w:t xml:space="preserve"> humid and poorly ventilated storage and transport conditions, these spores may </w:t>
      </w:r>
      <w:r w:rsidR="00E42444" w:rsidRPr="642809A8">
        <w:rPr>
          <w:rFonts w:eastAsia="Verdana" w:cs="Verdana"/>
          <w:color w:val="000000" w:themeColor="text1"/>
          <w:sz w:val="24"/>
          <w:szCs w:val="24"/>
          <w:lang w:val="en-US"/>
        </w:rPr>
        <w:t xml:space="preserve">germinate and </w:t>
      </w:r>
      <w:r w:rsidRPr="642809A8">
        <w:rPr>
          <w:rFonts w:eastAsia="Verdana" w:cs="Verdana"/>
          <w:color w:val="000000" w:themeColor="text1"/>
          <w:sz w:val="24"/>
          <w:szCs w:val="24"/>
          <w:lang w:val="en-US"/>
        </w:rPr>
        <w:t xml:space="preserve">grow further into visible </w:t>
      </w:r>
      <w:proofErr w:type="spellStart"/>
      <w:r w:rsidRPr="642809A8">
        <w:rPr>
          <w:rFonts w:eastAsia="Verdana" w:cs="Verdana"/>
          <w:color w:val="000000" w:themeColor="text1"/>
          <w:sz w:val="24"/>
          <w:szCs w:val="24"/>
          <w:lang w:val="en-US"/>
        </w:rPr>
        <w:t>mould</w:t>
      </w:r>
      <w:proofErr w:type="spellEnd"/>
      <w:r w:rsidRPr="642809A8">
        <w:rPr>
          <w:rFonts w:eastAsia="Verdana" w:cs="Verdana"/>
          <w:color w:val="000000" w:themeColor="text1"/>
          <w:sz w:val="24"/>
          <w:szCs w:val="24"/>
          <w:lang w:val="en-US"/>
        </w:rPr>
        <w:t xml:space="preserve"> on the calyx</w:t>
      </w:r>
      <w:r w:rsidR="00B16520" w:rsidRPr="642809A8">
        <w:rPr>
          <w:rFonts w:eastAsia="Verdana" w:cs="Verdana"/>
          <w:color w:val="000000" w:themeColor="text1"/>
          <w:sz w:val="24"/>
          <w:szCs w:val="24"/>
          <w:lang w:val="en-US"/>
        </w:rPr>
        <w:t>{</w:t>
      </w:r>
      <w:commentRangeStart w:id="32"/>
      <w:r w:rsidR="00B16520" w:rsidRPr="642809A8">
        <w:rPr>
          <w:rFonts w:eastAsia="Verdana" w:cs="Verdana"/>
          <w:color w:val="000000" w:themeColor="text1"/>
          <w:sz w:val="24"/>
          <w:szCs w:val="24"/>
          <w:lang w:val="en-US"/>
        </w:rPr>
        <w:t>Manon Mensink, 2019 #21</w:t>
      </w:r>
      <w:commentRangeEnd w:id="32"/>
      <w:r>
        <w:rPr>
          <w:rStyle w:val="CommentReference"/>
        </w:rPr>
        <w:commentReference w:id="32"/>
      </w:r>
      <w:r w:rsidR="00B16520" w:rsidRPr="642809A8">
        <w:rPr>
          <w:rFonts w:eastAsia="Verdana" w:cs="Verdana"/>
          <w:color w:val="000000" w:themeColor="text1"/>
          <w:sz w:val="24"/>
          <w:szCs w:val="24"/>
          <w:lang w:val="en-US"/>
        </w:rPr>
        <w:t>}</w:t>
      </w:r>
      <w:r w:rsidRPr="642809A8">
        <w:rPr>
          <w:rFonts w:eastAsia="Verdana" w:cs="Verdana"/>
          <w:color w:val="000000" w:themeColor="text1"/>
          <w:sz w:val="24"/>
          <w:szCs w:val="24"/>
          <w:lang w:val="en-US"/>
        </w:rPr>
        <w:t>. This negatively affects the value of the fruit and may lead to extra food loss and waste</w:t>
      </w:r>
      <w:r w:rsidR="0010259F" w:rsidRPr="642809A8">
        <w:rPr>
          <w:rFonts w:eastAsia="Verdana" w:cs="Verdana"/>
          <w:color w:val="000000" w:themeColor="text1"/>
          <w:sz w:val="24"/>
          <w:szCs w:val="24"/>
          <w:lang w:val="en-US"/>
        </w:rPr>
        <w:t xml:space="preserve">{Jan </w:t>
      </w:r>
      <w:proofErr w:type="spellStart"/>
      <w:r w:rsidR="0010259F" w:rsidRPr="642809A8">
        <w:rPr>
          <w:rFonts w:eastAsia="Verdana" w:cs="Verdana"/>
          <w:color w:val="000000" w:themeColor="text1"/>
          <w:sz w:val="24"/>
          <w:szCs w:val="24"/>
          <w:lang w:val="en-US"/>
        </w:rPr>
        <w:t>Janse</w:t>
      </w:r>
      <w:proofErr w:type="spellEnd"/>
      <w:r w:rsidR="0010259F" w:rsidRPr="642809A8">
        <w:rPr>
          <w:rFonts w:eastAsia="Verdana" w:cs="Verdana"/>
          <w:color w:val="000000" w:themeColor="text1"/>
          <w:sz w:val="24"/>
          <w:szCs w:val="24"/>
          <w:lang w:val="en-US"/>
        </w:rPr>
        <w:t>, 2007 #20}</w:t>
      </w:r>
      <w:r w:rsidR="00B16520" w:rsidRPr="642809A8">
        <w:rPr>
          <w:rFonts w:eastAsia="Verdana" w:cs="Verdana"/>
          <w:color w:val="000000" w:themeColor="text1"/>
          <w:sz w:val="24"/>
          <w:szCs w:val="24"/>
          <w:lang w:val="en-US"/>
        </w:rPr>
        <w:t>{Manon Mensink, 2019 #21}.</w:t>
      </w:r>
    </w:p>
    <w:p w14:paraId="61D073EF" w14:textId="77777777" w:rsidR="00F902ED" w:rsidRPr="00081313" w:rsidRDefault="00F902ED">
      <w:pPr>
        <w:spacing w:after="0" w:line="240" w:lineRule="auto"/>
        <w:jc w:val="both"/>
        <w:rPr>
          <w:lang w:val="en-US"/>
        </w:rPr>
        <w:pPrChange w:id="33" w:author="Bertotto, Mercedes [2]" w:date="2023-12-08T16:57:00Z">
          <w:pPr>
            <w:spacing w:line="360" w:lineRule="auto"/>
            <w:jc w:val="both"/>
          </w:pPr>
        </w:pPrChange>
      </w:pPr>
    </w:p>
    <w:p w14:paraId="0178B10F" w14:textId="17BDEEF0" w:rsidR="73083DBA" w:rsidRDefault="142DFFB7" w:rsidP="13A251B7">
      <w:pPr>
        <w:spacing w:after="0" w:line="240" w:lineRule="auto"/>
        <w:jc w:val="both"/>
        <w:rPr>
          <w:ins w:id="34" w:author="Chauhan, Aneesh" w:date="2023-12-26T13:22:00Z"/>
          <w:sz w:val="24"/>
          <w:szCs w:val="24"/>
          <w:lang w:val="en-US"/>
        </w:rPr>
      </w:pPr>
      <w:r w:rsidRPr="73083DBA">
        <w:rPr>
          <w:sz w:val="24"/>
          <w:szCs w:val="24"/>
          <w:lang w:val="en-US"/>
        </w:rPr>
        <w:t xml:space="preserve">The timely identification of disease has the potential to avert losses since prompt </w:t>
      </w:r>
      <w:r w:rsidR="002506F7">
        <w:rPr>
          <w:sz w:val="24"/>
          <w:szCs w:val="24"/>
          <w:lang w:val="en-US"/>
        </w:rPr>
        <w:t>actions</w:t>
      </w:r>
      <w:r w:rsidRPr="73083DBA">
        <w:rPr>
          <w:sz w:val="24"/>
          <w:szCs w:val="24"/>
          <w:lang w:val="en-US"/>
        </w:rPr>
        <w:t xml:space="preserve"> can be implemented to mitigate more extensive damages </w:t>
      </w:r>
      <w:r w:rsidRPr="73083DBA">
        <w:rPr>
          <w:sz w:val="24"/>
          <w:szCs w:val="24"/>
          <w:lang w:val="en-US"/>
        </w:rPr>
        <w:lastRenderedPageBreak/>
        <w:t>(e.g. adapt packing strategies</w:t>
      </w:r>
      <w:r w:rsidR="004E7736">
        <w:rPr>
          <w:sz w:val="24"/>
          <w:szCs w:val="24"/>
          <w:lang w:val="en-US"/>
        </w:rPr>
        <w:t>{Manon Mensink, 2019 #21}</w:t>
      </w:r>
      <w:r w:rsidRPr="73083DBA">
        <w:rPr>
          <w:sz w:val="24"/>
          <w:szCs w:val="24"/>
          <w:lang w:val="en-US"/>
        </w:rPr>
        <w:t xml:space="preserve">. Generally, the strategy employed in the industry to reduce pathogen attacks is the use of pesticides. However, these products can damage the food and diminish its nutritional value {Nadia </w:t>
      </w:r>
      <w:proofErr w:type="spellStart"/>
      <w:r w:rsidRPr="73083DBA">
        <w:rPr>
          <w:sz w:val="24"/>
          <w:szCs w:val="24"/>
          <w:lang w:val="en-US"/>
        </w:rPr>
        <w:t>Bertin</w:t>
      </w:r>
      <w:proofErr w:type="spellEnd"/>
      <w:r w:rsidRPr="73083DBA">
        <w:rPr>
          <w:sz w:val="24"/>
          <w:szCs w:val="24"/>
          <w:lang w:val="en-US"/>
        </w:rPr>
        <w:t xml:space="preserve">, 2018 #2}. Whenever possible, it is preferable to protect the harvested fruits by using methods that do not introduce any additional chemicals or contaminants and do not harm the food in any way.  </w:t>
      </w:r>
    </w:p>
    <w:p w14:paraId="6CAD97B6" w14:textId="77777777" w:rsidR="00D75314" w:rsidRDefault="00D75314" w:rsidP="13A251B7">
      <w:pPr>
        <w:spacing w:after="0" w:line="240" w:lineRule="auto"/>
        <w:jc w:val="both"/>
        <w:rPr>
          <w:sz w:val="24"/>
          <w:szCs w:val="24"/>
          <w:lang w:val="en-US"/>
        </w:rPr>
      </w:pPr>
    </w:p>
    <w:p w14:paraId="17188B65" w14:textId="26FA1C4D" w:rsidR="7DABCB83" w:rsidRPr="00334074" w:rsidRDefault="7DABCB83" w:rsidP="13A251B7">
      <w:pPr>
        <w:spacing w:line="240" w:lineRule="auto"/>
        <w:jc w:val="both"/>
        <w:rPr>
          <w:lang w:val="en-US"/>
        </w:rPr>
      </w:pPr>
      <w:r w:rsidRPr="642809A8">
        <w:rPr>
          <w:rFonts w:eastAsia="Verdana" w:cs="Verdana"/>
          <w:color w:val="000000" w:themeColor="text1"/>
          <w:sz w:val="24"/>
          <w:szCs w:val="24"/>
          <w:lang w:val="en-US"/>
        </w:rPr>
        <w:t>A</w:t>
      </w:r>
      <w:r w:rsidR="003B279C" w:rsidRPr="642809A8">
        <w:rPr>
          <w:rFonts w:eastAsia="Verdana" w:cs="Verdana"/>
          <w:color w:val="000000" w:themeColor="text1"/>
          <w:sz w:val="24"/>
          <w:szCs w:val="24"/>
          <w:lang w:val="en-US"/>
        </w:rPr>
        <w:t xml:space="preserve"> </w:t>
      </w:r>
      <w:r w:rsidR="00CB28BB" w:rsidRPr="642809A8">
        <w:rPr>
          <w:rFonts w:eastAsia="Verdana" w:cs="Verdana"/>
          <w:color w:val="000000" w:themeColor="text1"/>
          <w:sz w:val="24"/>
          <w:szCs w:val="24"/>
          <w:lang w:val="en-US"/>
        </w:rPr>
        <w:t xml:space="preserve"> possible </w:t>
      </w:r>
      <w:r w:rsidRPr="642809A8">
        <w:rPr>
          <w:rFonts w:eastAsia="Verdana" w:cs="Verdana"/>
          <w:color w:val="000000" w:themeColor="text1"/>
          <w:sz w:val="24"/>
          <w:szCs w:val="24"/>
          <w:lang w:val="en-US"/>
        </w:rPr>
        <w:t xml:space="preserve">means to assess the predisposition to microscopic fungal </w:t>
      </w:r>
      <w:r w:rsidRPr="642809A8">
        <w:rPr>
          <w:rFonts w:eastAsia="Verdana" w:cs="Verdana"/>
          <w:color w:val="D13438"/>
          <w:sz w:val="24"/>
          <w:szCs w:val="24"/>
          <w:u w:val="single"/>
          <w:lang w:val="en-US"/>
        </w:rPr>
        <w:t xml:space="preserve">contamination </w:t>
      </w:r>
      <w:r w:rsidRPr="642809A8">
        <w:rPr>
          <w:rFonts w:eastAsia="Verdana" w:cs="Verdana"/>
          <w:color w:val="000000" w:themeColor="text1"/>
          <w:sz w:val="24"/>
          <w:szCs w:val="24"/>
          <w:lang w:val="en-US"/>
        </w:rPr>
        <w:t xml:space="preserve">is by tracking the growing and handling conditions of tomato produce within the supply chain. This correlation may be beneficial in the detection of probable origins of fungal contamination based on historical data. </w:t>
      </w:r>
      <w:r w:rsidR="00CB28BB" w:rsidRPr="642809A8">
        <w:rPr>
          <w:rFonts w:eastAsia="Verdana" w:cs="Verdana"/>
          <w:color w:val="000000" w:themeColor="text1"/>
          <w:sz w:val="24"/>
          <w:szCs w:val="24"/>
          <w:lang w:val="en-US"/>
        </w:rPr>
        <w:t xml:space="preserve">However, </w:t>
      </w:r>
      <w:r w:rsidR="00F62F9A" w:rsidRPr="642809A8">
        <w:rPr>
          <w:rFonts w:eastAsia="Verdana" w:cs="Verdana"/>
          <w:color w:val="000000" w:themeColor="text1"/>
          <w:sz w:val="24"/>
          <w:szCs w:val="24"/>
          <w:lang w:val="en-US"/>
        </w:rPr>
        <w:t xml:space="preserve">tracking of individual tomatoes or even batches from growth to </w:t>
      </w:r>
      <w:r w:rsidR="00BA4D6E" w:rsidRPr="642809A8">
        <w:rPr>
          <w:rFonts w:eastAsia="Verdana" w:cs="Verdana"/>
          <w:color w:val="000000" w:themeColor="text1"/>
          <w:sz w:val="24"/>
          <w:szCs w:val="24"/>
          <w:lang w:val="en-US"/>
        </w:rPr>
        <w:t xml:space="preserve">harvest and </w:t>
      </w:r>
      <w:r w:rsidR="009F43CD" w:rsidRPr="642809A8">
        <w:rPr>
          <w:rFonts w:eastAsia="Verdana" w:cs="Verdana"/>
          <w:color w:val="000000" w:themeColor="text1"/>
          <w:sz w:val="24"/>
          <w:szCs w:val="24"/>
          <w:lang w:val="en-US"/>
        </w:rPr>
        <w:t xml:space="preserve">later </w:t>
      </w:r>
      <w:r w:rsidR="00BA4D6E" w:rsidRPr="642809A8">
        <w:rPr>
          <w:rFonts w:eastAsia="Verdana" w:cs="Verdana"/>
          <w:color w:val="000000" w:themeColor="text1"/>
          <w:sz w:val="24"/>
          <w:szCs w:val="24"/>
          <w:lang w:val="en-US"/>
        </w:rPr>
        <w:t xml:space="preserve">post-harvest </w:t>
      </w:r>
      <w:r w:rsidR="009F43CD" w:rsidRPr="642809A8">
        <w:rPr>
          <w:rFonts w:eastAsia="Verdana" w:cs="Verdana"/>
          <w:color w:val="000000" w:themeColor="text1"/>
          <w:sz w:val="24"/>
          <w:szCs w:val="24"/>
          <w:lang w:val="en-US"/>
        </w:rPr>
        <w:t xml:space="preserve">handling </w:t>
      </w:r>
      <w:r w:rsidR="00BA4D6E" w:rsidRPr="642809A8">
        <w:rPr>
          <w:rFonts w:eastAsia="Verdana" w:cs="Verdana"/>
          <w:color w:val="000000" w:themeColor="text1"/>
          <w:sz w:val="24"/>
          <w:szCs w:val="24"/>
          <w:lang w:val="en-US"/>
        </w:rPr>
        <w:t xml:space="preserve">and logistics </w:t>
      </w:r>
      <w:r w:rsidR="004D4C4E" w:rsidRPr="642809A8">
        <w:rPr>
          <w:rFonts w:eastAsia="Verdana" w:cs="Verdana"/>
          <w:color w:val="000000" w:themeColor="text1"/>
          <w:sz w:val="24"/>
          <w:szCs w:val="24"/>
          <w:lang w:val="en-US"/>
        </w:rPr>
        <w:t xml:space="preserve">is </w:t>
      </w:r>
      <w:r w:rsidR="00036220" w:rsidRPr="642809A8">
        <w:rPr>
          <w:rFonts w:eastAsia="Verdana" w:cs="Verdana"/>
          <w:color w:val="000000" w:themeColor="text1"/>
          <w:sz w:val="24"/>
          <w:szCs w:val="24"/>
          <w:lang w:val="en-US"/>
        </w:rPr>
        <w:t>highl</w:t>
      </w:r>
      <w:r w:rsidR="00CC1689" w:rsidRPr="642809A8">
        <w:rPr>
          <w:rFonts w:eastAsia="Verdana" w:cs="Verdana"/>
          <w:color w:val="000000" w:themeColor="text1"/>
          <w:sz w:val="24"/>
          <w:szCs w:val="24"/>
          <w:lang w:val="en-US"/>
        </w:rPr>
        <w:t>y difficult</w:t>
      </w:r>
      <w:r w:rsidRPr="642809A8">
        <w:rPr>
          <w:rFonts w:eastAsia="Verdana" w:cs="Verdana"/>
          <w:color w:val="000000" w:themeColor="text1"/>
          <w:sz w:val="24"/>
          <w:szCs w:val="24"/>
          <w:lang w:val="en-US"/>
        </w:rPr>
        <w:t xml:space="preserve">. </w:t>
      </w:r>
    </w:p>
    <w:p w14:paraId="033667C9" w14:textId="2ED33722" w:rsidR="7DABCB83" w:rsidRPr="00334074" w:rsidRDefault="7DABCB83" w:rsidP="13A251B7">
      <w:pPr>
        <w:spacing w:line="240" w:lineRule="auto"/>
        <w:jc w:val="both"/>
        <w:rPr>
          <w:lang w:val="en-US"/>
        </w:rPr>
      </w:pPr>
      <w:r w:rsidRPr="642809A8">
        <w:rPr>
          <w:rFonts w:eastAsia="Verdana" w:cs="Verdana"/>
          <w:color w:val="000000" w:themeColor="text1"/>
          <w:sz w:val="24"/>
          <w:szCs w:val="24"/>
          <w:lang w:val="en-US"/>
        </w:rPr>
        <w:t>S</w:t>
      </w:r>
      <w:r w:rsidR="000F4F4B" w:rsidRPr="642809A8">
        <w:rPr>
          <w:rFonts w:eastAsia="Verdana" w:cs="Verdana"/>
          <w:color w:val="000000" w:themeColor="text1"/>
          <w:sz w:val="24"/>
          <w:szCs w:val="24"/>
          <w:lang w:val="en-US"/>
        </w:rPr>
        <w:t xml:space="preserve">ome </w:t>
      </w:r>
      <w:r w:rsidRPr="642809A8">
        <w:rPr>
          <w:rFonts w:eastAsia="Verdana" w:cs="Verdana"/>
          <w:color w:val="000000" w:themeColor="text1"/>
          <w:sz w:val="24"/>
          <w:szCs w:val="24"/>
          <w:lang w:val="en-US"/>
        </w:rPr>
        <w:t xml:space="preserve">tomatoes are </w:t>
      </w:r>
      <w:r w:rsidR="00717C32" w:rsidRPr="642809A8">
        <w:rPr>
          <w:rFonts w:eastAsia="Verdana" w:cs="Verdana"/>
          <w:color w:val="000000" w:themeColor="text1"/>
          <w:sz w:val="24"/>
          <w:szCs w:val="24"/>
          <w:lang w:val="en-US"/>
        </w:rPr>
        <w:t xml:space="preserve">more </w:t>
      </w:r>
      <w:r w:rsidRPr="642809A8">
        <w:rPr>
          <w:rFonts w:eastAsia="Verdana" w:cs="Verdana"/>
          <w:color w:val="000000" w:themeColor="text1"/>
          <w:sz w:val="24"/>
          <w:szCs w:val="24"/>
          <w:lang w:val="en-US"/>
        </w:rPr>
        <w:t>susceptible for infection and growth of spores while others are not</w:t>
      </w:r>
      <w:r w:rsidR="000071F7" w:rsidRPr="642809A8">
        <w:rPr>
          <w:rFonts w:eastAsia="Verdana" w:cs="Verdana"/>
          <w:color w:val="000000" w:themeColor="text1"/>
          <w:sz w:val="24"/>
          <w:szCs w:val="24"/>
          <w:lang w:val="en-US"/>
        </w:rPr>
        <w:t xml:space="preserve"> (cite Br</w:t>
      </w:r>
      <w:r w:rsidR="00105919" w:rsidRPr="642809A8">
        <w:rPr>
          <w:rFonts w:eastAsia="Verdana" w:cs="Verdana"/>
          <w:color w:val="000000" w:themeColor="text1"/>
          <w:sz w:val="24"/>
          <w:szCs w:val="24"/>
          <w:lang w:val="en-US"/>
        </w:rPr>
        <w:t>dar</w:t>
      </w:r>
      <w:r w:rsidR="0099025D" w:rsidRPr="642809A8">
        <w:rPr>
          <w:rFonts w:eastAsia="Verdana" w:cs="Verdana"/>
          <w:color w:val="000000" w:themeColor="text1"/>
          <w:sz w:val="24"/>
          <w:szCs w:val="24"/>
          <w:lang w:val="en-US"/>
        </w:rPr>
        <w:t xml:space="preserve"> et al</w:t>
      </w:r>
      <w:r w:rsidR="000071F7" w:rsidRPr="642809A8">
        <w:rPr>
          <w:rFonts w:eastAsia="Verdana" w:cs="Verdana"/>
          <w:color w:val="000000" w:themeColor="text1"/>
          <w:sz w:val="24"/>
          <w:szCs w:val="24"/>
          <w:lang w:val="en-US"/>
        </w:rPr>
        <w:t>)</w:t>
      </w:r>
      <w:r w:rsidRPr="642809A8">
        <w:rPr>
          <w:rFonts w:eastAsia="Verdana" w:cs="Verdana"/>
          <w:color w:val="000000" w:themeColor="text1"/>
          <w:sz w:val="24"/>
          <w:szCs w:val="24"/>
          <w:lang w:val="en-US"/>
        </w:rPr>
        <w:t xml:space="preserve">. </w:t>
      </w:r>
      <w:commentRangeStart w:id="35"/>
      <w:r w:rsidR="004E62D8" w:rsidRPr="642809A8">
        <w:rPr>
          <w:rFonts w:eastAsia="Verdana" w:cs="Verdana"/>
          <w:color w:val="000000" w:themeColor="text1"/>
          <w:sz w:val="24"/>
          <w:szCs w:val="24"/>
          <w:lang w:val="en-US"/>
        </w:rPr>
        <w:t xml:space="preserve">Moreover, </w:t>
      </w:r>
      <w:r w:rsidR="0073519A" w:rsidRPr="642809A8">
        <w:rPr>
          <w:rFonts w:eastAsia="Verdana" w:cs="Verdana"/>
          <w:color w:val="000000" w:themeColor="text1"/>
          <w:sz w:val="24"/>
          <w:szCs w:val="24"/>
          <w:lang w:val="en-US"/>
        </w:rPr>
        <w:t xml:space="preserve">susceptibility of individual sepals </w:t>
      </w:r>
      <w:r w:rsidR="00FB1414" w:rsidRPr="642809A8">
        <w:rPr>
          <w:rFonts w:eastAsia="Verdana" w:cs="Verdana"/>
          <w:color w:val="000000" w:themeColor="text1"/>
          <w:sz w:val="24"/>
          <w:szCs w:val="24"/>
          <w:lang w:val="en-US"/>
        </w:rPr>
        <w:t xml:space="preserve">also </w:t>
      </w:r>
      <w:r w:rsidRPr="642809A8">
        <w:rPr>
          <w:rFonts w:eastAsia="Verdana" w:cs="Verdana"/>
          <w:color w:val="000000" w:themeColor="text1"/>
          <w:sz w:val="24"/>
          <w:szCs w:val="24"/>
          <w:lang w:val="en-US"/>
        </w:rPr>
        <w:t>differs</w:t>
      </w:r>
      <w:commentRangeEnd w:id="35"/>
      <w:r>
        <w:rPr>
          <w:rStyle w:val="CommentReference"/>
        </w:rPr>
        <w:commentReference w:id="35"/>
      </w:r>
      <w:r w:rsidRPr="642809A8">
        <w:rPr>
          <w:rFonts w:eastAsia="Verdana" w:cs="Verdana"/>
          <w:color w:val="000000" w:themeColor="text1"/>
          <w:sz w:val="24"/>
          <w:szCs w:val="24"/>
          <w:lang w:val="en-US"/>
        </w:rPr>
        <w:t xml:space="preserve">. It is not known yet, what is causing this difference. </w:t>
      </w:r>
      <w:r w:rsidR="007D5B16" w:rsidRPr="642809A8">
        <w:rPr>
          <w:rFonts w:eastAsia="Verdana" w:cs="Verdana"/>
          <w:color w:val="000000" w:themeColor="text1"/>
          <w:sz w:val="24"/>
          <w:szCs w:val="24"/>
          <w:lang w:val="en-US"/>
        </w:rPr>
        <w:t xml:space="preserve">This </w:t>
      </w:r>
      <w:r w:rsidR="00C05A20" w:rsidRPr="642809A8">
        <w:rPr>
          <w:rFonts w:eastAsia="Verdana" w:cs="Verdana"/>
          <w:color w:val="000000" w:themeColor="text1"/>
          <w:sz w:val="24"/>
          <w:szCs w:val="24"/>
          <w:lang w:val="en-US"/>
        </w:rPr>
        <w:t xml:space="preserve">knowledge </w:t>
      </w:r>
      <w:r w:rsidRPr="642809A8">
        <w:rPr>
          <w:rFonts w:eastAsia="Verdana" w:cs="Verdana"/>
          <w:color w:val="000000" w:themeColor="text1"/>
          <w:sz w:val="24"/>
          <w:szCs w:val="24"/>
          <w:lang w:val="en-US"/>
        </w:rPr>
        <w:t>would be useful to predict the susceptibility to this infection and growth. A more specific method is necessary which allows each calyx and sepal to be evaluated individually.</w:t>
      </w:r>
    </w:p>
    <w:p w14:paraId="59F565FF" w14:textId="0CA86884" w:rsidR="00C001A8" w:rsidRDefault="14C4FFF3" w:rsidP="642809A8">
      <w:pPr>
        <w:spacing w:after="0" w:line="240" w:lineRule="auto"/>
        <w:jc w:val="both"/>
        <w:rPr>
          <w:ins w:id="36" w:author="Chauhan, Aneesh" w:date="2023-12-26T13:37:00Z"/>
          <w:sz w:val="24"/>
          <w:szCs w:val="24"/>
          <w:lang w:val="en-US"/>
        </w:rPr>
      </w:pPr>
      <w:r w:rsidRPr="642809A8">
        <w:rPr>
          <w:sz w:val="24"/>
          <w:szCs w:val="24"/>
          <w:lang w:val="en-US"/>
        </w:rPr>
        <w:t>Some of the analytical methods</w:t>
      </w:r>
      <w:r w:rsidR="00016B56" w:rsidRPr="642809A8">
        <w:rPr>
          <w:sz w:val="24"/>
          <w:szCs w:val="24"/>
          <w:lang w:val="en-US"/>
        </w:rPr>
        <w:t xml:space="preserve"> traditionally used</w:t>
      </w:r>
      <w:r w:rsidR="004A3DDF" w:rsidRPr="642809A8">
        <w:rPr>
          <w:sz w:val="24"/>
          <w:szCs w:val="24"/>
          <w:lang w:val="en-US"/>
        </w:rPr>
        <w:t xml:space="preserve"> to evaluate </w:t>
      </w:r>
      <w:r w:rsidR="26EF9DB1" w:rsidRPr="642809A8">
        <w:rPr>
          <w:sz w:val="24"/>
          <w:szCs w:val="24"/>
          <w:lang w:val="en-US"/>
        </w:rPr>
        <w:t xml:space="preserve">the presence of fungus in </w:t>
      </w:r>
      <w:r w:rsidR="41E747BB" w:rsidRPr="642809A8">
        <w:rPr>
          <w:sz w:val="24"/>
          <w:szCs w:val="24"/>
          <w:lang w:val="en-US"/>
        </w:rPr>
        <w:t xml:space="preserve">plants </w:t>
      </w:r>
      <w:r w:rsidR="26EF9DB1" w:rsidRPr="642809A8">
        <w:rPr>
          <w:sz w:val="24"/>
          <w:szCs w:val="24"/>
          <w:lang w:val="en-US"/>
        </w:rPr>
        <w:t xml:space="preserve"> </w:t>
      </w:r>
      <w:r w:rsidR="00F4245C" w:rsidRPr="642809A8">
        <w:rPr>
          <w:sz w:val="24"/>
          <w:szCs w:val="24"/>
          <w:lang w:val="en-US"/>
        </w:rPr>
        <w:t>are summarized here</w:t>
      </w:r>
      <w:r w:rsidRPr="642809A8">
        <w:rPr>
          <w:sz w:val="24"/>
          <w:szCs w:val="24"/>
          <w:lang w:val="en-US"/>
        </w:rPr>
        <w:t>. First</w:t>
      </w:r>
      <w:r w:rsidR="00F4245C" w:rsidRPr="642809A8">
        <w:rPr>
          <w:sz w:val="24"/>
          <w:szCs w:val="24"/>
          <w:lang w:val="en-US"/>
        </w:rPr>
        <w:t>ly,</w:t>
      </w:r>
      <w:ins w:id="37" w:author="Bertotto, Mercedes [2]" w:date="2024-01-10T12:08:00Z">
        <w:r w:rsidR="48564CDD" w:rsidRPr="642809A8">
          <w:rPr>
            <w:sz w:val="24"/>
            <w:szCs w:val="24"/>
            <w:lang w:val="en-US"/>
          </w:rPr>
          <w:t xml:space="preserve"> </w:t>
        </w:r>
      </w:ins>
      <w:r w:rsidRPr="642809A8">
        <w:rPr>
          <w:sz w:val="24"/>
          <w:szCs w:val="24"/>
          <w:lang w:val="en-US"/>
        </w:rPr>
        <w:t>new DNA-based technology</w:t>
      </w:r>
      <w:del w:id="38" w:author="Chauhan, Aneesh" w:date="2023-12-26T13:35:00Z">
        <w:r w:rsidRPr="642809A8" w:rsidDel="14C4FFF3">
          <w:rPr>
            <w:sz w:val="24"/>
            <w:szCs w:val="24"/>
            <w:lang w:val="en-US"/>
          </w:rPr>
          <w:delText>,</w:delText>
        </w:r>
      </w:del>
      <w:r w:rsidRPr="642809A8">
        <w:rPr>
          <w:sz w:val="24"/>
          <w:szCs w:val="24"/>
          <w:lang w:val="en-US"/>
        </w:rPr>
        <w:t xml:space="preserve"> has been developed to support and replace morphology-based detections of phytopathogenic fungi. Daniel Jiménez, in 2009, developed a real-time qPCR assay for the calculation of F. </w:t>
      </w:r>
      <w:proofErr w:type="spellStart"/>
      <w:r w:rsidRPr="642809A8">
        <w:rPr>
          <w:sz w:val="24"/>
          <w:szCs w:val="24"/>
          <w:lang w:val="en-US"/>
        </w:rPr>
        <w:t>oxysporum</w:t>
      </w:r>
      <w:proofErr w:type="spellEnd"/>
      <w:r w:rsidRPr="642809A8">
        <w:rPr>
          <w:sz w:val="24"/>
          <w:szCs w:val="24"/>
          <w:lang w:val="en-US"/>
        </w:rPr>
        <w:t xml:space="preserve"> DNA in plant tissues and soil {Daniel Jiménez-Fernández, 2009 #4}.  </w:t>
      </w:r>
      <w:r w:rsidR="00F901FA" w:rsidRPr="642809A8">
        <w:rPr>
          <w:sz w:val="24"/>
          <w:szCs w:val="24"/>
          <w:lang w:val="en-US"/>
        </w:rPr>
        <w:t>Moreover</w:t>
      </w:r>
      <w:r w:rsidRPr="642809A8">
        <w:rPr>
          <w:sz w:val="24"/>
          <w:szCs w:val="24"/>
          <w:lang w:val="en-US"/>
        </w:rPr>
        <w:t xml:space="preserve">, tomato samples can be tested for mycotoxins, as a high level of these compounds is caused by fungal infection {Mina Nan, 2022 #5}. Some detection solutions are, for instance, chromatography coupled </w:t>
      </w:r>
      <w:r w:rsidRPr="642809A8">
        <w:rPr>
          <w:rFonts w:eastAsia="Verdana" w:cs="Verdana"/>
          <w:sz w:val="24"/>
          <w:szCs w:val="24"/>
          <w:lang w:val="en-US"/>
          <w:rPrChange w:id="39" w:author="Bertotto, Mercedes [2]" w:date="2024-01-10T13:10:00Z">
            <w:rPr>
              <w:sz w:val="24"/>
              <w:szCs w:val="24"/>
              <w:lang w:val="en-US"/>
            </w:rPr>
          </w:rPrChange>
        </w:rPr>
        <w:t xml:space="preserve">with detector </w:t>
      </w:r>
      <w:r w:rsidR="7A564AA5" w:rsidRPr="642809A8">
        <w:rPr>
          <w:rFonts w:eastAsia="Verdana" w:cs="Verdana"/>
          <w:sz w:val="24"/>
          <w:szCs w:val="24"/>
          <w:lang w:val="en-US"/>
          <w:rPrChange w:id="40" w:author="Bertotto, Mercedes [2]" w:date="2024-01-10T13:10:00Z">
            <w:rPr>
              <w:sz w:val="24"/>
              <w:szCs w:val="24"/>
              <w:lang w:val="en-US"/>
            </w:rPr>
          </w:rPrChange>
        </w:rPr>
        <w:t>methods</w:t>
      </w:r>
      <w:ins w:id="41" w:author="Bertotto, Mercedes [2]" w:date="2024-01-10T12:31:00Z">
        <w:r w:rsidR="69D6EBA6" w:rsidRPr="642809A8">
          <w:rPr>
            <w:rFonts w:eastAsia="Verdana" w:cs="Verdana"/>
            <w:sz w:val="24"/>
            <w:szCs w:val="24"/>
            <w:lang w:val="en-US"/>
            <w:rPrChange w:id="42" w:author="Bertotto, Mercedes [2]" w:date="2024-01-10T13:10:00Z">
              <w:rPr>
                <w:sz w:val="24"/>
                <w:szCs w:val="24"/>
                <w:lang w:val="en-US"/>
              </w:rPr>
            </w:rPrChange>
          </w:rPr>
          <w:t xml:space="preserve"> </w:t>
        </w:r>
      </w:ins>
      <w:ins w:id="43" w:author="Chauhan, Aneesh" w:date="2023-12-26T13:36:00Z">
        <w:r w:rsidR="00707282" w:rsidRPr="642809A8">
          <w:rPr>
            <w:rFonts w:eastAsia="Verdana" w:cs="Verdana"/>
            <w:sz w:val="24"/>
            <w:szCs w:val="24"/>
            <w:lang w:val="en-US"/>
            <w:rPrChange w:id="44" w:author="Bertotto, Mercedes [2]" w:date="2024-01-10T13:10:00Z">
              <w:rPr>
                <w:sz w:val="24"/>
                <w:szCs w:val="24"/>
                <w:lang w:val="en-US"/>
              </w:rPr>
            </w:rPrChange>
          </w:rPr>
          <w:t>(</w:t>
        </w:r>
      </w:ins>
      <w:proofErr w:type="spellStart"/>
      <w:r w:rsidR="19389DB3" w:rsidRPr="642809A8">
        <w:rPr>
          <w:rFonts w:eastAsia="Verdana" w:cs="Verdana"/>
          <w:sz w:val="24"/>
          <w:szCs w:val="24"/>
          <w:lang w:val="en-US"/>
          <w:rPrChange w:id="45" w:author="Bertotto, Mercedes [2]" w:date="2024-01-10T13:10:00Z">
            <w:rPr>
              <w:sz w:val="24"/>
              <w:szCs w:val="24"/>
              <w:lang w:val="en-US"/>
            </w:rPr>
          </w:rPrChange>
        </w:rPr>
        <w:t>Delavy</w:t>
      </w:r>
      <w:proofErr w:type="spellEnd"/>
      <w:r w:rsidR="19389DB3" w:rsidRPr="642809A8">
        <w:rPr>
          <w:rFonts w:eastAsia="Verdana" w:cs="Verdana"/>
          <w:sz w:val="24"/>
          <w:szCs w:val="24"/>
          <w:lang w:val="en-US"/>
          <w:rPrChange w:id="46" w:author="Bertotto, Mercedes [2]" w:date="2024-01-10T13:10:00Z">
            <w:rPr>
              <w:sz w:val="24"/>
              <w:szCs w:val="24"/>
              <w:lang w:val="en-US"/>
            </w:rPr>
          </w:rPrChange>
        </w:rPr>
        <w:t xml:space="preserve"> et al.</w:t>
      </w:r>
      <w:r w:rsidR="215435CE" w:rsidRPr="642809A8">
        <w:rPr>
          <w:rFonts w:eastAsia="Verdana" w:cs="Verdana"/>
          <w:sz w:val="24"/>
          <w:szCs w:val="24"/>
          <w:lang w:val="en-US"/>
          <w:rPrChange w:id="47" w:author="Bertotto, Mercedes [2]" w:date="2024-01-10T13:10:00Z">
            <w:rPr>
              <w:sz w:val="24"/>
              <w:szCs w:val="24"/>
              <w:lang w:val="en-US"/>
            </w:rPr>
          </w:rPrChange>
        </w:rPr>
        <w:t>, 2019</w:t>
      </w:r>
      <w:ins w:id="48" w:author="Chauhan, Aneesh" w:date="2023-12-26T13:36:00Z">
        <w:r w:rsidR="00707282" w:rsidRPr="642809A8">
          <w:rPr>
            <w:rFonts w:eastAsia="Verdana" w:cs="Verdana"/>
            <w:sz w:val="24"/>
            <w:szCs w:val="24"/>
            <w:lang w:val="en-US"/>
            <w:rPrChange w:id="49" w:author="Bertotto, Mercedes [2]" w:date="2024-01-10T13:10:00Z">
              <w:rPr>
                <w:sz w:val="24"/>
                <w:szCs w:val="24"/>
                <w:lang w:val="en-US"/>
              </w:rPr>
            </w:rPrChange>
          </w:rPr>
          <w:t>)</w:t>
        </w:r>
      </w:ins>
      <w:r w:rsidRPr="642809A8">
        <w:rPr>
          <w:rFonts w:eastAsia="Verdana" w:cs="Verdana"/>
          <w:sz w:val="24"/>
          <w:szCs w:val="24"/>
          <w:lang w:val="en-US"/>
          <w:rPrChange w:id="50" w:author="Bertotto, Mercedes [2]" w:date="2024-01-10T13:10:00Z">
            <w:rPr>
              <w:sz w:val="24"/>
              <w:szCs w:val="24"/>
              <w:lang w:val="en-US"/>
            </w:rPr>
          </w:rPrChange>
        </w:rPr>
        <w:t>, electrochemical biosensors technology</w:t>
      </w:r>
      <w:r w:rsidR="31D4591D" w:rsidRPr="642809A8">
        <w:rPr>
          <w:rFonts w:eastAsia="Verdana" w:cs="Verdana"/>
          <w:sz w:val="24"/>
          <w:szCs w:val="24"/>
          <w:lang w:val="en-US"/>
        </w:rPr>
        <w:t xml:space="preserve"> (</w:t>
      </w:r>
      <w:proofErr w:type="spellStart"/>
      <w:r>
        <w:fldChar w:fldCharType="begin"/>
      </w:r>
      <w:r w:rsidRPr="0030527B">
        <w:rPr>
          <w:lang w:val="en-US"/>
          <w:rPrChange w:id="51" w:author="Bertotto, Mercedes" w:date="2024-01-16T10:18:00Z">
            <w:rPr/>
          </w:rPrChange>
        </w:rPr>
        <w:instrText xml:space="preserve">HYPERLINK "https://www.frontiersin.org/people/u/1147699" </w:instrText>
      </w:r>
      <w:r>
        <w:fldChar w:fldCharType="separate"/>
      </w:r>
      <w:r w:rsidR="31D4591D" w:rsidRPr="642809A8">
        <w:rPr>
          <w:rStyle w:val="Hyperlink"/>
          <w:rFonts w:ascii="Georgia" w:eastAsia="Georgia" w:hAnsi="Georgia" w:cs="Georgia"/>
          <w:sz w:val="21"/>
          <w:szCs w:val="21"/>
          <w:lang w:val="en-US"/>
        </w:rPr>
        <w:t>Dyussembayev</w:t>
      </w:r>
      <w:proofErr w:type="spellEnd"/>
      <w:r w:rsidR="31D4591D" w:rsidRPr="642809A8">
        <w:rPr>
          <w:rStyle w:val="Hyperlink"/>
          <w:rFonts w:ascii="Georgia" w:eastAsia="Georgia" w:hAnsi="Georgia" w:cs="Georgia"/>
          <w:sz w:val="21"/>
          <w:szCs w:val="21"/>
          <w:lang w:val="en-US"/>
        </w:rPr>
        <w:t xml:space="preserve"> et al. 2021)</w:t>
      </w:r>
      <w:r>
        <w:fldChar w:fldCharType="end"/>
      </w:r>
      <w:r w:rsidR="31D4591D" w:rsidRPr="642809A8">
        <w:rPr>
          <w:rFonts w:eastAsia="Verdana" w:cs="Verdana"/>
          <w:sz w:val="24"/>
          <w:szCs w:val="24"/>
          <w:lang w:val="en-US"/>
          <w:rPrChange w:id="52" w:author="Bertotto, Mercedes [2]" w:date="2024-01-10T13:10:00Z">
            <w:rPr>
              <w:sz w:val="24"/>
              <w:szCs w:val="24"/>
              <w:lang w:val="en-US"/>
            </w:rPr>
          </w:rPrChange>
        </w:rPr>
        <w:t xml:space="preserve"> </w:t>
      </w:r>
      <w:r w:rsidRPr="642809A8">
        <w:rPr>
          <w:rFonts w:eastAsia="Verdana" w:cs="Verdana"/>
          <w:sz w:val="24"/>
          <w:szCs w:val="24"/>
          <w:lang w:val="en-US"/>
          <w:rPrChange w:id="53" w:author="Bertotto, Mercedes [2]" w:date="2024-01-10T13:10:00Z">
            <w:rPr>
              <w:sz w:val="24"/>
              <w:szCs w:val="24"/>
              <w:lang w:val="en-US"/>
            </w:rPr>
          </w:rPrChange>
        </w:rPr>
        <w:t xml:space="preserve"> </w:t>
      </w:r>
      <w:r w:rsidR="00707282" w:rsidRPr="642809A8">
        <w:rPr>
          <w:sz w:val="24"/>
          <w:szCs w:val="24"/>
          <w:lang w:val="en-US"/>
        </w:rPr>
        <w:t xml:space="preserve"> </w:t>
      </w:r>
      <w:r w:rsidRPr="642809A8">
        <w:rPr>
          <w:sz w:val="24"/>
          <w:szCs w:val="24"/>
          <w:lang w:val="en-US"/>
        </w:rPr>
        <w:t>and immunological techniques such as such enzyme-linked immunosorbent assay (ELISA</w:t>
      </w:r>
      <w:ins w:id="54" w:author="Chauhan, Aneesh" w:date="2023-12-26T13:36:00Z">
        <w:r w:rsidR="00AA7EE1" w:rsidRPr="642809A8">
          <w:rPr>
            <w:sz w:val="24"/>
            <w:szCs w:val="24"/>
            <w:lang w:val="en-US"/>
          </w:rPr>
          <w:t>,</w:t>
        </w:r>
      </w:ins>
      <w:r w:rsidR="15AB1882" w:rsidRPr="642809A8">
        <w:rPr>
          <w:rFonts w:eastAsia="Verdana" w:cs="Verdana"/>
          <w:sz w:val="24"/>
          <w:szCs w:val="24"/>
          <w:lang w:val="en-US"/>
        </w:rPr>
        <w:t xml:space="preserve"> Rajeshwari et al. 1998)</w:t>
      </w:r>
      <w:ins w:id="55" w:author="Chauhan, Aneesh" w:date="2023-12-26T13:36:00Z">
        <w:r w:rsidR="00AA7EE1" w:rsidRPr="642809A8">
          <w:rPr>
            <w:sz w:val="24"/>
            <w:szCs w:val="24"/>
            <w:lang w:val="en-US"/>
          </w:rPr>
          <w:t xml:space="preserve"> </w:t>
        </w:r>
      </w:ins>
      <w:r w:rsidRPr="642809A8">
        <w:rPr>
          <w:sz w:val="24"/>
          <w:szCs w:val="24"/>
          <w:lang w:val="en-US"/>
        </w:rPr>
        <w:t>),</w:t>
      </w:r>
      <w:del w:id="56" w:author="Bertotto, Mercedes [2]" w:date="2024-01-10T13:10:00Z">
        <w:r w:rsidRPr="642809A8" w:rsidDel="14C4FFF3">
          <w:rPr>
            <w:sz w:val="24"/>
            <w:szCs w:val="24"/>
            <w:lang w:val="en-US"/>
          </w:rPr>
          <w:delText xml:space="preserve"> </w:delText>
        </w:r>
      </w:del>
      <w:r w:rsidRPr="642809A8">
        <w:rPr>
          <w:sz w:val="24"/>
          <w:szCs w:val="24"/>
          <w:lang w:val="en-US"/>
        </w:rPr>
        <w:t>dipsticks</w:t>
      </w:r>
      <w:r w:rsidR="23F8B858" w:rsidRPr="642809A8">
        <w:rPr>
          <w:sz w:val="24"/>
          <w:szCs w:val="24"/>
          <w:lang w:val="en-US"/>
        </w:rPr>
        <w:t xml:space="preserve"> and</w:t>
      </w:r>
      <w:r w:rsidRPr="642809A8">
        <w:rPr>
          <w:sz w:val="24"/>
          <w:szCs w:val="24"/>
          <w:lang w:val="en-US"/>
        </w:rPr>
        <w:t xml:space="preserve"> flow-through membranes</w:t>
      </w:r>
      <w:r w:rsidR="00AA7EE1" w:rsidRPr="642809A8">
        <w:rPr>
          <w:sz w:val="24"/>
          <w:szCs w:val="24"/>
          <w:lang w:val="en-US"/>
        </w:rPr>
        <w:t xml:space="preserve"> (</w:t>
      </w:r>
      <w:proofErr w:type="spellStart"/>
      <w:r w:rsidR="5F692436" w:rsidRPr="642809A8">
        <w:rPr>
          <w:sz w:val="24"/>
          <w:szCs w:val="24"/>
          <w:lang w:val="en-US"/>
        </w:rPr>
        <w:t>Shuodan</w:t>
      </w:r>
      <w:proofErr w:type="spellEnd"/>
      <w:r w:rsidR="5F692436" w:rsidRPr="642809A8">
        <w:rPr>
          <w:sz w:val="24"/>
          <w:szCs w:val="24"/>
          <w:lang w:val="en-US"/>
        </w:rPr>
        <w:t xml:space="preserve"> Hu et al. 2023</w:t>
      </w:r>
      <w:ins w:id="57" w:author="Chauhan, Aneesh" w:date="2023-12-26T13:37:00Z">
        <w:r w:rsidR="00AA7EE1" w:rsidRPr="642809A8">
          <w:rPr>
            <w:sz w:val="24"/>
            <w:szCs w:val="24"/>
            <w:lang w:val="en-US"/>
          </w:rPr>
          <w:t>)</w:t>
        </w:r>
      </w:ins>
      <w:r w:rsidRPr="642809A8">
        <w:rPr>
          <w:sz w:val="24"/>
          <w:szCs w:val="24"/>
          <w:lang w:val="en-US"/>
        </w:rPr>
        <w:t>. Furthermore, chromatography-mass spectrometry (GC-MS) or electronic nose (e-nose) can be used to measure the shift of the composition and concentration of volatile organic compounds (VOCs) emitted by diseased tomatoes {Mina Nan, 2022 #5}</w:t>
      </w:r>
      <w:r w:rsidR="00ED5243" w:rsidRPr="642809A8">
        <w:rPr>
          <w:sz w:val="24"/>
          <w:szCs w:val="24"/>
          <w:lang w:val="en-US"/>
        </w:rPr>
        <w:t xml:space="preserve">. </w:t>
      </w:r>
    </w:p>
    <w:p w14:paraId="44C2EFFA" w14:textId="12C2E5C5" w:rsidR="14C4FFF3" w:rsidRDefault="14C4FFF3" w:rsidP="13A251B7">
      <w:pPr>
        <w:spacing w:after="0" w:line="240" w:lineRule="auto"/>
        <w:jc w:val="both"/>
        <w:rPr>
          <w:sz w:val="24"/>
          <w:szCs w:val="24"/>
          <w:lang w:val="en-US"/>
        </w:rPr>
      </w:pPr>
      <w:del w:id="58" w:author="Chauhan, Aneesh" w:date="2023-12-26T13:37:00Z">
        <w:r w:rsidRPr="73083DBA" w:rsidDel="00C001A8">
          <w:rPr>
            <w:sz w:val="24"/>
            <w:szCs w:val="24"/>
            <w:lang w:val="en-US"/>
          </w:rPr>
          <w:delText xml:space="preserve"> </w:delText>
        </w:r>
      </w:del>
    </w:p>
    <w:p w14:paraId="3CB2F9A8" w14:textId="2D6AD547" w:rsidR="14C4FFF3" w:rsidRDefault="14C4FFF3" w:rsidP="13A251B7">
      <w:pPr>
        <w:spacing w:after="0" w:line="240" w:lineRule="auto"/>
        <w:jc w:val="both"/>
        <w:rPr>
          <w:ins w:id="59" w:author="Chauhan, Aneesh" w:date="2023-12-26T13:44:00Z"/>
          <w:sz w:val="24"/>
          <w:szCs w:val="24"/>
          <w:lang w:val="en-US"/>
        </w:rPr>
      </w:pPr>
      <w:r w:rsidRPr="76EF4090">
        <w:rPr>
          <w:sz w:val="24"/>
          <w:szCs w:val="24"/>
          <w:lang w:val="en-US"/>
        </w:rPr>
        <w:t>Although these analytical methods are specific and accurate, they have several disadvantages. First of a</w:t>
      </w:r>
      <w:r w:rsidR="00BCE531" w:rsidRPr="76EF4090">
        <w:rPr>
          <w:sz w:val="24"/>
          <w:szCs w:val="24"/>
          <w:lang w:val="en-US"/>
        </w:rPr>
        <w:t>ll, most of them destroy</w:t>
      </w:r>
      <w:ins w:id="60" w:author="Bertotto, Mercedes [2]" w:date="2024-01-10T13:43:00Z">
        <w:r w:rsidR="6B02556C" w:rsidRPr="76EF4090">
          <w:rPr>
            <w:sz w:val="24"/>
            <w:szCs w:val="24"/>
            <w:lang w:val="en-US"/>
          </w:rPr>
          <w:t xml:space="preserve"> </w:t>
        </w:r>
      </w:ins>
      <w:r w:rsidR="31827BBC" w:rsidRPr="76EF4090">
        <w:rPr>
          <w:sz w:val="24"/>
          <w:szCs w:val="24"/>
          <w:lang w:val="en-US"/>
        </w:rPr>
        <w:t>the sample</w:t>
      </w:r>
      <w:r w:rsidR="1A2E882A" w:rsidRPr="76EF4090">
        <w:rPr>
          <w:sz w:val="24"/>
          <w:szCs w:val="24"/>
          <w:lang w:val="en-US"/>
        </w:rPr>
        <w:t xml:space="preserve"> during measurements. Furthermore,</w:t>
      </w:r>
      <w:ins w:id="61" w:author="Bertotto, Mercedes [2]" w:date="2024-01-10T13:43:00Z">
        <w:r w:rsidR="2537AD90" w:rsidRPr="76EF4090">
          <w:rPr>
            <w:sz w:val="24"/>
            <w:szCs w:val="24"/>
            <w:lang w:val="en-US"/>
          </w:rPr>
          <w:t xml:space="preserve"> </w:t>
        </w:r>
      </w:ins>
      <w:r w:rsidRPr="76EF4090">
        <w:rPr>
          <w:sz w:val="24"/>
          <w:szCs w:val="24"/>
          <w:lang w:val="en-US"/>
        </w:rPr>
        <w:t xml:space="preserve">they are methods for detecting disease symptoms and not the susceptibility to fungal infection and growth. That is to say, they evaluate what is happening to the fruit exactly at the moment of the analysis. In the case of visible symptoms of the fungus, the future is already known (this state will continue </w:t>
      </w:r>
      <w:r w:rsidR="00542360" w:rsidRPr="76EF4090">
        <w:rPr>
          <w:sz w:val="24"/>
          <w:szCs w:val="24"/>
          <w:lang w:val="en-US"/>
        </w:rPr>
        <w:t xml:space="preserve">and worsen </w:t>
      </w:r>
      <w:r w:rsidRPr="76EF4090">
        <w:rPr>
          <w:sz w:val="24"/>
          <w:szCs w:val="24"/>
          <w:lang w:val="en-US"/>
        </w:rPr>
        <w:t xml:space="preserve">in the future); however, </w:t>
      </w:r>
      <w:r w:rsidRPr="76EF4090">
        <w:rPr>
          <w:sz w:val="24"/>
          <w:szCs w:val="24"/>
          <w:lang w:val="en-US"/>
        </w:rPr>
        <w:lastRenderedPageBreak/>
        <w:t xml:space="preserve">if the fruits are not yet infected or </w:t>
      </w:r>
      <w:r w:rsidR="00972685" w:rsidRPr="76EF4090">
        <w:rPr>
          <w:sz w:val="24"/>
          <w:szCs w:val="24"/>
          <w:lang w:val="en-US"/>
        </w:rPr>
        <w:t xml:space="preserve">the </w:t>
      </w:r>
      <w:r w:rsidR="00C80A20" w:rsidRPr="76EF4090">
        <w:rPr>
          <w:sz w:val="24"/>
          <w:szCs w:val="24"/>
          <w:lang w:val="en-US"/>
        </w:rPr>
        <w:t>fungi has not germinated</w:t>
      </w:r>
      <w:r w:rsidRPr="76EF4090">
        <w:rPr>
          <w:sz w:val="24"/>
          <w:szCs w:val="24"/>
          <w:lang w:val="en-US"/>
        </w:rPr>
        <w:t xml:space="preserve">, these methods cannot predict what will happen to them in the </w:t>
      </w:r>
      <w:r w:rsidR="00972685" w:rsidRPr="76EF4090">
        <w:rPr>
          <w:sz w:val="24"/>
          <w:szCs w:val="24"/>
          <w:lang w:val="en-US"/>
        </w:rPr>
        <w:t>future</w:t>
      </w:r>
      <w:r w:rsidRPr="76EF4090">
        <w:rPr>
          <w:sz w:val="24"/>
          <w:szCs w:val="24"/>
          <w:lang w:val="en-US"/>
        </w:rPr>
        <w:t xml:space="preserve">.  </w:t>
      </w:r>
    </w:p>
    <w:p w14:paraId="7655F674" w14:textId="77777777" w:rsidR="00121EB7" w:rsidRDefault="00121EB7" w:rsidP="13A251B7">
      <w:pPr>
        <w:spacing w:after="0" w:line="240" w:lineRule="auto"/>
        <w:jc w:val="both"/>
        <w:rPr>
          <w:sz w:val="24"/>
          <w:szCs w:val="24"/>
          <w:lang w:val="en-US"/>
        </w:rPr>
      </w:pPr>
    </w:p>
    <w:p w14:paraId="5F6D51B1" w14:textId="0FE9F35F" w:rsidR="14C4FFF3" w:rsidRDefault="00EB7FB0" w:rsidP="13A251B7">
      <w:pPr>
        <w:spacing w:after="0" w:line="240" w:lineRule="auto"/>
        <w:jc w:val="both"/>
        <w:rPr>
          <w:ins w:id="62" w:author="Chauhan, Aneesh" w:date="2023-12-26T13:45:00Z"/>
          <w:sz w:val="24"/>
          <w:szCs w:val="24"/>
          <w:lang w:val="en-US"/>
        </w:rPr>
      </w:pPr>
      <w:r w:rsidRPr="76EF4090">
        <w:rPr>
          <w:sz w:val="24"/>
          <w:szCs w:val="24"/>
          <w:lang w:val="en-US"/>
        </w:rPr>
        <w:t>There is a need for</w:t>
      </w:r>
      <w:r w:rsidR="14C4FFF3" w:rsidRPr="76EF4090">
        <w:rPr>
          <w:sz w:val="24"/>
          <w:szCs w:val="24"/>
          <w:lang w:val="en-US"/>
        </w:rPr>
        <w:t xml:space="preserve"> </w:t>
      </w:r>
      <w:ins w:id="63" w:author="Bertotto, Mercedes" w:date="2024-01-16T14:13:00Z">
        <w:r w:rsidR="007C2438">
          <w:rPr>
            <w:sz w:val="24"/>
            <w:szCs w:val="24"/>
            <w:lang w:val="en-US"/>
          </w:rPr>
          <w:t xml:space="preserve">a </w:t>
        </w:r>
      </w:ins>
      <w:r w:rsidR="14C4FFF3" w:rsidRPr="76EF4090">
        <w:rPr>
          <w:sz w:val="24"/>
          <w:szCs w:val="24"/>
          <w:lang w:val="en-US"/>
        </w:rPr>
        <w:t>reliable, non-destructive</w:t>
      </w:r>
      <w:ins w:id="64" w:author="Bertotto, Mercedes" w:date="2024-01-16T14:13:00Z">
        <w:r w:rsidR="007C2438">
          <w:rPr>
            <w:sz w:val="24"/>
            <w:szCs w:val="24"/>
            <w:lang w:val="en-US"/>
          </w:rPr>
          <w:t xml:space="preserve"> and </w:t>
        </w:r>
      </w:ins>
      <w:del w:id="65" w:author="Bertotto, Mercedes" w:date="2024-01-16T14:13:00Z">
        <w:r w:rsidR="14C4FFF3" w:rsidRPr="76EF4090" w:rsidDel="007C2438">
          <w:rPr>
            <w:sz w:val="24"/>
            <w:szCs w:val="24"/>
            <w:lang w:val="en-US"/>
          </w:rPr>
          <w:delText xml:space="preserve">, </w:delText>
        </w:r>
      </w:del>
      <w:r w:rsidR="14C4FFF3" w:rsidRPr="76EF4090">
        <w:rPr>
          <w:sz w:val="24"/>
          <w:szCs w:val="24"/>
          <w:lang w:val="en-US"/>
        </w:rPr>
        <w:t>specific method</w:t>
      </w:r>
      <w:del w:id="66" w:author="Bertotto, Mercedes" w:date="2024-01-16T14:13:00Z">
        <w:r w:rsidR="14C4FFF3" w:rsidRPr="76EF4090" w:rsidDel="007C2438">
          <w:rPr>
            <w:sz w:val="24"/>
            <w:szCs w:val="24"/>
            <w:lang w:val="en-US"/>
          </w:rPr>
          <w:delText xml:space="preserve"> is needed</w:delText>
        </w:r>
      </w:del>
      <w:r w:rsidR="14C4FFF3" w:rsidRPr="76EF4090">
        <w:rPr>
          <w:sz w:val="24"/>
          <w:szCs w:val="24"/>
          <w:lang w:val="en-US"/>
        </w:rPr>
        <w:t xml:space="preserve"> to </w:t>
      </w:r>
      <w:r w:rsidR="00C2185E" w:rsidRPr="76EF4090">
        <w:rPr>
          <w:sz w:val="24"/>
          <w:szCs w:val="24"/>
          <w:lang w:val="en-US"/>
        </w:rPr>
        <w:t xml:space="preserve">predict </w:t>
      </w:r>
      <w:r w:rsidR="14C4FFF3" w:rsidRPr="76EF4090">
        <w:rPr>
          <w:sz w:val="24"/>
          <w:szCs w:val="24"/>
          <w:lang w:val="en-US"/>
        </w:rPr>
        <w:t xml:space="preserve">susceptibility to fungal infection in a </w:t>
      </w:r>
      <w:r w:rsidR="00C2185E" w:rsidRPr="76EF4090">
        <w:rPr>
          <w:sz w:val="24"/>
          <w:szCs w:val="24"/>
          <w:lang w:val="en-US"/>
        </w:rPr>
        <w:t>rapid manner</w:t>
      </w:r>
      <w:r w:rsidR="14C4FFF3" w:rsidRPr="76EF4090">
        <w:rPr>
          <w:sz w:val="24"/>
          <w:szCs w:val="24"/>
          <w:lang w:val="en-US"/>
        </w:rPr>
        <w:t xml:space="preserve">. This would provide additional support for quality inspectors. </w:t>
      </w:r>
    </w:p>
    <w:p w14:paraId="0238E7BA" w14:textId="77777777" w:rsidR="00C2185E" w:rsidRPr="00334074" w:rsidRDefault="00C2185E" w:rsidP="13A251B7">
      <w:pPr>
        <w:spacing w:after="0" w:line="240" w:lineRule="auto"/>
        <w:jc w:val="both"/>
        <w:rPr>
          <w:lang w:val="en-US"/>
        </w:rPr>
      </w:pPr>
    </w:p>
    <w:p w14:paraId="4740A493" w14:textId="54ED679C" w:rsidR="14C4FFF3" w:rsidRPr="00334074" w:rsidRDefault="14C4FFF3" w:rsidP="13A251B7">
      <w:pPr>
        <w:spacing w:after="0" w:line="240" w:lineRule="auto"/>
        <w:jc w:val="both"/>
        <w:rPr>
          <w:lang w:val="en-US"/>
        </w:rPr>
      </w:pPr>
      <w:r w:rsidRPr="76EF4090">
        <w:rPr>
          <w:sz w:val="24"/>
          <w:szCs w:val="24"/>
          <w:lang w:val="en-US"/>
        </w:rPr>
        <w:t xml:space="preserve">Infrared spectroscopy can provide a </w:t>
      </w:r>
      <w:r w:rsidR="00C2185E" w:rsidRPr="76EF4090">
        <w:rPr>
          <w:sz w:val="24"/>
          <w:szCs w:val="24"/>
          <w:lang w:val="en-US"/>
        </w:rPr>
        <w:t xml:space="preserve">possible </w:t>
      </w:r>
      <w:r w:rsidRPr="76EF4090">
        <w:rPr>
          <w:sz w:val="24"/>
          <w:szCs w:val="24"/>
          <w:lang w:val="en-US"/>
        </w:rPr>
        <w:t xml:space="preserve">solution to this problem. Paul </w:t>
      </w:r>
      <w:proofErr w:type="spellStart"/>
      <w:r w:rsidRPr="76EF4090">
        <w:rPr>
          <w:sz w:val="24"/>
          <w:szCs w:val="24"/>
          <w:lang w:val="en-US"/>
        </w:rPr>
        <w:t>Skolik</w:t>
      </w:r>
      <w:proofErr w:type="spellEnd"/>
      <w:r w:rsidRPr="76EF4090">
        <w:rPr>
          <w:sz w:val="24"/>
          <w:szCs w:val="24"/>
          <w:lang w:val="en-US"/>
        </w:rPr>
        <w:t xml:space="preserve"> et al, in 20</w:t>
      </w:r>
      <w:r w:rsidR="00C67FF0" w:rsidRPr="76EF4090">
        <w:rPr>
          <w:sz w:val="24"/>
          <w:szCs w:val="24"/>
          <w:lang w:val="en-US"/>
        </w:rPr>
        <w:t>19</w:t>
      </w:r>
      <w:r w:rsidRPr="76EF4090">
        <w:rPr>
          <w:sz w:val="24"/>
          <w:szCs w:val="24"/>
          <w:lang w:val="en-US"/>
        </w:rPr>
        <w:t xml:space="preserve">, have studied diseased progression in whole tomatoes </w:t>
      </w:r>
      <w:r w:rsidR="00C2185E" w:rsidRPr="76EF4090">
        <w:rPr>
          <w:sz w:val="24"/>
          <w:szCs w:val="24"/>
          <w:lang w:val="en-US"/>
        </w:rPr>
        <w:t xml:space="preserve">using </w:t>
      </w:r>
      <w:r w:rsidRPr="76EF4090">
        <w:rPr>
          <w:sz w:val="24"/>
          <w:szCs w:val="24"/>
          <w:lang w:val="en-US"/>
        </w:rPr>
        <w:t xml:space="preserve">AFT-FTIR and have highlighted that plant-pathogen interaction can be identified through alteration in the spectra fingerprint {Paul </w:t>
      </w:r>
      <w:proofErr w:type="spellStart"/>
      <w:r w:rsidRPr="76EF4090">
        <w:rPr>
          <w:sz w:val="24"/>
          <w:szCs w:val="24"/>
          <w:lang w:val="en-US"/>
        </w:rPr>
        <w:t>Skolik</w:t>
      </w:r>
      <w:proofErr w:type="spellEnd"/>
      <w:r w:rsidRPr="76EF4090">
        <w:rPr>
          <w:sz w:val="24"/>
          <w:szCs w:val="24"/>
          <w:lang w:val="en-US"/>
        </w:rPr>
        <w:t xml:space="preserve">, 2019 #6} </w:t>
      </w:r>
    </w:p>
    <w:p w14:paraId="30088D03" w14:textId="48122699" w:rsidR="14C4FFF3" w:rsidRDefault="14C4FFF3" w:rsidP="13A251B7">
      <w:pPr>
        <w:spacing w:after="0" w:line="240" w:lineRule="auto"/>
        <w:jc w:val="both"/>
        <w:rPr>
          <w:sz w:val="24"/>
          <w:szCs w:val="24"/>
          <w:lang w:val="en-US"/>
        </w:rPr>
      </w:pPr>
      <w:r w:rsidRPr="76EF4090">
        <w:rPr>
          <w:sz w:val="24"/>
          <w:szCs w:val="24"/>
          <w:lang w:val="en-US"/>
        </w:rPr>
        <w:t>Imaging Spectroscopy (or “hyperspectral imaging”, “HSI”) can be even more useful, because spectral information</w:t>
      </w:r>
      <w:r w:rsidR="00462F60" w:rsidRPr="76EF4090">
        <w:rPr>
          <w:sz w:val="24"/>
          <w:szCs w:val="24"/>
          <w:lang w:val="en-US"/>
        </w:rPr>
        <w:t xml:space="preserve"> </w:t>
      </w:r>
      <w:r w:rsidR="005B381B" w:rsidRPr="76EF4090">
        <w:rPr>
          <w:sz w:val="24"/>
          <w:szCs w:val="24"/>
          <w:lang w:val="en-US"/>
        </w:rPr>
        <w:t>can be captured</w:t>
      </w:r>
      <w:r w:rsidR="00462F60" w:rsidRPr="76EF4090">
        <w:rPr>
          <w:sz w:val="24"/>
          <w:szCs w:val="24"/>
          <w:lang w:val="en-US"/>
        </w:rPr>
        <w:t xml:space="preserve"> across the complete product</w:t>
      </w:r>
      <w:r w:rsidR="005B381B" w:rsidRPr="76EF4090">
        <w:rPr>
          <w:sz w:val="24"/>
          <w:szCs w:val="24"/>
          <w:lang w:val="en-US"/>
        </w:rPr>
        <w:t xml:space="preserve"> at pixel level</w:t>
      </w:r>
      <w:r w:rsidRPr="76EF4090">
        <w:rPr>
          <w:sz w:val="24"/>
          <w:szCs w:val="24"/>
          <w:lang w:val="en-US"/>
        </w:rPr>
        <w:t xml:space="preserve">. </w:t>
      </w:r>
      <w:proofErr w:type="spellStart"/>
      <w:r w:rsidRPr="76EF4090">
        <w:rPr>
          <w:sz w:val="24"/>
          <w:szCs w:val="24"/>
          <w:lang w:val="en-US"/>
        </w:rPr>
        <w:t>Huting</w:t>
      </w:r>
      <w:proofErr w:type="spellEnd"/>
      <w:r w:rsidRPr="76EF4090">
        <w:rPr>
          <w:sz w:val="24"/>
          <w:szCs w:val="24"/>
          <w:lang w:val="en-US"/>
        </w:rPr>
        <w:t xml:space="preserve"> Wang et al</w:t>
      </w:r>
      <w:r w:rsidR="00A72370" w:rsidRPr="76EF4090">
        <w:rPr>
          <w:sz w:val="24"/>
          <w:szCs w:val="24"/>
          <w:lang w:val="en-US"/>
        </w:rPr>
        <w:t>.</w:t>
      </w:r>
      <w:r w:rsidR="00B9003E" w:rsidRPr="76EF4090">
        <w:rPr>
          <w:sz w:val="24"/>
          <w:szCs w:val="24"/>
          <w:lang w:val="en-US"/>
        </w:rPr>
        <w:t xml:space="preserve"> </w:t>
      </w:r>
      <w:r w:rsidRPr="76EF4090">
        <w:rPr>
          <w:sz w:val="24"/>
          <w:szCs w:val="24"/>
          <w:lang w:val="en-US"/>
        </w:rPr>
        <w:t>2021</w:t>
      </w:r>
      <w:r w:rsidR="00014202" w:rsidRPr="76EF4090">
        <w:rPr>
          <w:sz w:val="24"/>
          <w:szCs w:val="24"/>
          <w:lang w:val="en-US"/>
        </w:rPr>
        <w:t xml:space="preserve"> used spectral imaging</w:t>
      </w:r>
      <w:r w:rsidRPr="76EF4090">
        <w:rPr>
          <w:sz w:val="24"/>
          <w:szCs w:val="24"/>
          <w:lang w:val="en-US"/>
        </w:rPr>
        <w:t xml:space="preserve"> to detect </w:t>
      </w:r>
      <w:r w:rsidR="00AB3361" w:rsidRPr="76EF4090">
        <w:rPr>
          <w:sz w:val="24"/>
          <w:szCs w:val="24"/>
          <w:lang w:val="en-US"/>
        </w:rPr>
        <w:t xml:space="preserve">early decay in </w:t>
      </w:r>
      <w:r w:rsidRPr="76EF4090">
        <w:rPr>
          <w:sz w:val="24"/>
          <w:szCs w:val="24"/>
          <w:lang w:val="en-US"/>
        </w:rPr>
        <w:t>tomatoes {</w:t>
      </w:r>
      <w:proofErr w:type="spellStart"/>
      <w:r w:rsidRPr="76EF4090">
        <w:rPr>
          <w:sz w:val="24"/>
          <w:szCs w:val="24"/>
          <w:lang w:val="en-US"/>
        </w:rPr>
        <w:t>Huting</w:t>
      </w:r>
      <w:proofErr w:type="spellEnd"/>
      <w:r w:rsidRPr="76EF4090">
        <w:rPr>
          <w:sz w:val="24"/>
          <w:szCs w:val="24"/>
          <w:lang w:val="en-US"/>
        </w:rPr>
        <w:t xml:space="preserve"> Wang, 2021 #7} </w:t>
      </w:r>
    </w:p>
    <w:p w14:paraId="524A4CCD" w14:textId="28C795D0" w:rsidR="00DF45B5" w:rsidRDefault="00D745E6" w:rsidP="13A251B7">
      <w:pPr>
        <w:spacing w:after="0" w:line="240" w:lineRule="auto"/>
        <w:jc w:val="both"/>
        <w:rPr>
          <w:ins w:id="67" w:author="Bertotto, Mercedes [2]" w:date="2024-01-10T13:57:00Z"/>
          <w:sz w:val="24"/>
          <w:szCs w:val="24"/>
          <w:lang w:val="en-US"/>
        </w:rPr>
      </w:pPr>
      <w:r w:rsidRPr="76EF4090">
        <w:rPr>
          <w:sz w:val="24"/>
          <w:szCs w:val="24"/>
          <w:lang w:val="en-US"/>
        </w:rPr>
        <w:t xml:space="preserve">With similar motivation as the current article, in </w:t>
      </w:r>
      <w:r w:rsidR="14C4FFF3" w:rsidRPr="76EF4090">
        <w:rPr>
          <w:sz w:val="24"/>
          <w:szCs w:val="24"/>
          <w:lang w:val="en-US"/>
        </w:rPr>
        <w:t>a previous study</w:t>
      </w:r>
      <w:ins w:id="68" w:author="Bertotto, Mercedes [2]" w:date="2024-01-10T13:48:00Z">
        <w:r w:rsidR="31F6A13E" w:rsidRPr="76EF4090">
          <w:rPr>
            <w:sz w:val="24"/>
            <w:szCs w:val="24"/>
            <w:lang w:val="en-US"/>
          </w:rPr>
          <w:t>,</w:t>
        </w:r>
      </w:ins>
      <w:del w:id="69" w:author="Bertotto, Mercedes [2]" w:date="2024-01-10T13:48:00Z">
        <w:r w:rsidRPr="76EF4090" w:rsidDel="000976F9">
          <w:rPr>
            <w:sz w:val="24"/>
            <w:szCs w:val="24"/>
            <w:lang w:val="en-US"/>
          </w:rPr>
          <w:delText xml:space="preserve"> </w:delText>
        </w:r>
      </w:del>
      <w:r w:rsidR="14C4FFF3" w:rsidRPr="76EF4090">
        <w:rPr>
          <w:sz w:val="24"/>
          <w:szCs w:val="24"/>
          <w:lang w:val="en-US"/>
        </w:rPr>
        <w:t xml:space="preserve"> Brdar et al.</w:t>
      </w:r>
      <w:r w:rsidR="00CB3694" w:rsidRPr="76EF4090">
        <w:rPr>
          <w:sz w:val="24"/>
          <w:szCs w:val="24"/>
          <w:lang w:val="en-US"/>
        </w:rPr>
        <w:t xml:space="preserve"> </w:t>
      </w:r>
      <w:r w:rsidR="6A34F00B" w:rsidRPr="76EF4090">
        <w:rPr>
          <w:sz w:val="24"/>
          <w:szCs w:val="24"/>
          <w:lang w:val="en-US"/>
        </w:rPr>
        <w:t>I</w:t>
      </w:r>
      <w:r w:rsidR="00CB3694" w:rsidRPr="76EF4090">
        <w:rPr>
          <w:sz w:val="24"/>
          <w:szCs w:val="24"/>
          <w:lang w:val="en-US"/>
        </w:rPr>
        <w:t>nvestigated</w:t>
      </w:r>
      <w:ins w:id="70" w:author="Bertotto, Mercedes [2]" w:date="2024-01-10T13:49:00Z">
        <w:r w:rsidR="6A34F00B" w:rsidRPr="76EF4090">
          <w:rPr>
            <w:sz w:val="24"/>
            <w:szCs w:val="24"/>
            <w:lang w:val="en-US"/>
          </w:rPr>
          <w:t xml:space="preserve"> </w:t>
        </w:r>
      </w:ins>
      <w:r w:rsidR="00FE2012" w:rsidRPr="76EF4090">
        <w:rPr>
          <w:sz w:val="24"/>
          <w:szCs w:val="24"/>
          <w:lang w:val="en-US"/>
        </w:rPr>
        <w:t>ensemble based machine learning methods</w:t>
      </w:r>
      <w:r w:rsidR="002C7EF2" w:rsidRPr="76EF4090">
        <w:rPr>
          <w:sz w:val="24"/>
          <w:szCs w:val="24"/>
          <w:lang w:val="en-US"/>
        </w:rPr>
        <w:t>,</w:t>
      </w:r>
      <w:r w:rsidR="14C4FFF3" w:rsidRPr="76EF4090">
        <w:rPr>
          <w:sz w:val="24"/>
          <w:szCs w:val="24"/>
          <w:lang w:val="en-US"/>
        </w:rPr>
        <w:t xml:space="preserve"> for early detection of sepals</w:t>
      </w:r>
      <w:r w:rsidR="00146B92" w:rsidRPr="76EF4090">
        <w:rPr>
          <w:sz w:val="24"/>
          <w:szCs w:val="24"/>
          <w:lang w:val="en-US"/>
        </w:rPr>
        <w:t>’ sensitivity</w:t>
      </w:r>
      <w:r w:rsidR="00BA275E" w:rsidRPr="76EF4090">
        <w:rPr>
          <w:sz w:val="24"/>
          <w:szCs w:val="24"/>
          <w:lang w:val="en-US"/>
        </w:rPr>
        <w:t xml:space="preserve"> to fungal infection</w:t>
      </w:r>
      <w:r w:rsidR="002C7EF2" w:rsidRPr="76EF4090">
        <w:rPr>
          <w:sz w:val="24"/>
          <w:szCs w:val="24"/>
          <w:lang w:val="en-US"/>
        </w:rPr>
        <w:t>s</w:t>
      </w:r>
      <w:r w:rsidR="14C4FFF3" w:rsidRPr="76EF4090">
        <w:rPr>
          <w:sz w:val="24"/>
          <w:szCs w:val="24"/>
          <w:lang w:val="en-US"/>
        </w:rPr>
        <w:t xml:space="preserve"> </w:t>
      </w:r>
      <w:r w:rsidR="00BA275E" w:rsidRPr="76EF4090">
        <w:rPr>
          <w:sz w:val="24"/>
          <w:szCs w:val="24"/>
          <w:lang w:val="en-US"/>
        </w:rPr>
        <w:t>on</w:t>
      </w:r>
      <w:r w:rsidR="14C4FFF3" w:rsidRPr="76EF4090">
        <w:rPr>
          <w:sz w:val="24"/>
          <w:szCs w:val="24"/>
          <w:lang w:val="en-US"/>
        </w:rPr>
        <w:t xml:space="preserve"> one tomato cultivar</w:t>
      </w:r>
      <w:r w:rsidR="00D83E51" w:rsidRPr="76EF4090">
        <w:rPr>
          <w:sz w:val="24"/>
          <w:szCs w:val="24"/>
          <w:lang w:val="en-US"/>
        </w:rPr>
        <w:t xml:space="preserve"> (</w:t>
      </w:r>
      <w:proofErr w:type="spellStart"/>
      <w:r w:rsidR="00D83E51" w:rsidRPr="76EF4090">
        <w:rPr>
          <w:sz w:val="24"/>
          <w:szCs w:val="24"/>
          <w:lang w:val="en-US"/>
        </w:rPr>
        <w:t>Brioso</w:t>
      </w:r>
      <w:proofErr w:type="spellEnd"/>
      <w:r w:rsidR="00D83E51" w:rsidRPr="76EF4090">
        <w:rPr>
          <w:sz w:val="24"/>
          <w:szCs w:val="24"/>
          <w:lang w:val="en-US"/>
        </w:rPr>
        <w:t>)</w:t>
      </w:r>
      <w:ins w:id="71" w:author="Bertotto, Mercedes [2]" w:date="2024-01-10T13:49:00Z">
        <w:r w:rsidR="621957F0" w:rsidRPr="76EF4090">
          <w:rPr>
            <w:sz w:val="24"/>
            <w:szCs w:val="24"/>
            <w:lang w:val="en-US"/>
          </w:rPr>
          <w:t xml:space="preserve"> </w:t>
        </w:r>
      </w:ins>
      <w:r w:rsidR="00821B52" w:rsidRPr="76EF4090">
        <w:rPr>
          <w:sz w:val="24"/>
          <w:szCs w:val="24"/>
          <w:lang w:val="en-US"/>
        </w:rPr>
        <w:t>{Sanja Brdar, 2022 #8}</w:t>
      </w:r>
      <w:r w:rsidR="14C4FFF3" w:rsidRPr="76EF4090">
        <w:rPr>
          <w:sz w:val="24"/>
          <w:szCs w:val="24"/>
          <w:lang w:val="en-US"/>
        </w:rPr>
        <w:t>.</w:t>
      </w:r>
      <w:r w:rsidR="00754685" w:rsidRPr="76EF4090">
        <w:rPr>
          <w:sz w:val="24"/>
          <w:szCs w:val="24"/>
          <w:lang w:val="en-US"/>
        </w:rPr>
        <w:t xml:space="preserve"> </w:t>
      </w:r>
      <w:r w:rsidR="00151F80" w:rsidRPr="76EF4090">
        <w:rPr>
          <w:sz w:val="24"/>
          <w:szCs w:val="24"/>
          <w:lang w:val="en-US"/>
        </w:rPr>
        <w:t>On the one hand, t</w:t>
      </w:r>
      <w:r w:rsidR="00861892" w:rsidRPr="76EF4090">
        <w:rPr>
          <w:sz w:val="24"/>
          <w:szCs w:val="24"/>
          <w:lang w:val="en-US"/>
        </w:rPr>
        <w:t xml:space="preserve">heir </w:t>
      </w:r>
      <w:r w:rsidR="008C632E" w:rsidRPr="76EF4090">
        <w:rPr>
          <w:sz w:val="24"/>
          <w:szCs w:val="24"/>
          <w:lang w:val="en-US"/>
        </w:rPr>
        <w:t xml:space="preserve">research </w:t>
      </w:r>
      <w:r w:rsidR="00151F80" w:rsidRPr="76EF4090">
        <w:rPr>
          <w:sz w:val="24"/>
          <w:szCs w:val="24"/>
          <w:lang w:val="en-US"/>
        </w:rPr>
        <w:t>results need to be ex</w:t>
      </w:r>
      <w:r w:rsidR="00B53896" w:rsidRPr="76EF4090">
        <w:rPr>
          <w:sz w:val="24"/>
          <w:szCs w:val="24"/>
          <w:lang w:val="en-US"/>
        </w:rPr>
        <w:t xml:space="preserve">tended to </w:t>
      </w:r>
      <w:r w:rsidR="00151F80" w:rsidRPr="76EF4090">
        <w:rPr>
          <w:sz w:val="24"/>
          <w:szCs w:val="24"/>
          <w:lang w:val="en-US"/>
        </w:rPr>
        <w:t>multiple cultivars</w:t>
      </w:r>
      <w:r w:rsidR="007429FE" w:rsidRPr="76EF4090">
        <w:rPr>
          <w:sz w:val="24"/>
          <w:szCs w:val="24"/>
          <w:lang w:val="en-US"/>
        </w:rPr>
        <w:t xml:space="preserve">. On the other hand, there is a need to investigate </w:t>
      </w:r>
      <w:r w:rsidR="00D26CB5" w:rsidRPr="76EF4090">
        <w:rPr>
          <w:sz w:val="24"/>
          <w:szCs w:val="24"/>
          <w:lang w:val="en-US"/>
        </w:rPr>
        <w:t xml:space="preserve">traditional chemometric </w:t>
      </w:r>
      <w:r w:rsidR="006901A5" w:rsidRPr="76EF4090">
        <w:rPr>
          <w:sz w:val="24"/>
          <w:szCs w:val="24"/>
          <w:lang w:val="en-US"/>
        </w:rPr>
        <w:t>approaches to</w:t>
      </w:r>
      <w:r w:rsidR="00945533" w:rsidRPr="76EF4090">
        <w:rPr>
          <w:sz w:val="24"/>
          <w:szCs w:val="24"/>
          <w:lang w:val="en-US"/>
        </w:rPr>
        <w:t xml:space="preserve">, for instance </w:t>
      </w:r>
      <w:r w:rsidR="003E1B72" w:rsidRPr="76EF4090">
        <w:rPr>
          <w:sz w:val="24"/>
          <w:szCs w:val="24"/>
          <w:lang w:val="en-US"/>
        </w:rPr>
        <w:t xml:space="preserve">feature selection, </w:t>
      </w:r>
      <w:r w:rsidR="00165745" w:rsidRPr="76EF4090">
        <w:rPr>
          <w:sz w:val="24"/>
          <w:szCs w:val="24"/>
          <w:lang w:val="en-US"/>
        </w:rPr>
        <w:t>before</w:t>
      </w:r>
      <w:r w:rsidR="002D45A4" w:rsidRPr="76EF4090">
        <w:rPr>
          <w:sz w:val="24"/>
          <w:szCs w:val="24"/>
          <w:lang w:val="en-US"/>
        </w:rPr>
        <w:t xml:space="preserve"> training the models.</w:t>
      </w:r>
      <w:r w:rsidR="00410DE4" w:rsidRPr="76EF4090">
        <w:rPr>
          <w:sz w:val="24"/>
          <w:szCs w:val="24"/>
          <w:lang w:val="en-US"/>
        </w:rPr>
        <w:t xml:space="preserve"> </w:t>
      </w:r>
      <w:r w:rsidR="00FE7676" w:rsidRPr="76EF4090">
        <w:rPr>
          <w:sz w:val="24"/>
          <w:szCs w:val="24"/>
          <w:lang w:val="en-US"/>
        </w:rPr>
        <w:t xml:space="preserve">To the best of </w:t>
      </w:r>
      <w:r w:rsidR="00E05329" w:rsidRPr="76EF4090">
        <w:rPr>
          <w:sz w:val="24"/>
          <w:szCs w:val="24"/>
          <w:lang w:val="en-US"/>
        </w:rPr>
        <w:t>our</w:t>
      </w:r>
      <w:r w:rsidR="00FE7676" w:rsidRPr="76EF4090">
        <w:rPr>
          <w:sz w:val="24"/>
          <w:szCs w:val="24"/>
          <w:lang w:val="en-US"/>
        </w:rPr>
        <w:t xml:space="preserve"> knowledge, </w:t>
      </w:r>
      <w:r w:rsidR="00E05329" w:rsidRPr="76EF4090">
        <w:rPr>
          <w:sz w:val="24"/>
          <w:szCs w:val="24"/>
          <w:lang w:val="en-US"/>
        </w:rPr>
        <w:t xml:space="preserve">no prior </w:t>
      </w:r>
      <w:r w:rsidR="00FE2012" w:rsidRPr="76EF4090">
        <w:rPr>
          <w:sz w:val="24"/>
          <w:szCs w:val="24"/>
          <w:lang w:val="en-US"/>
        </w:rPr>
        <w:t>research</w:t>
      </w:r>
      <w:r w:rsidR="00E37FF9" w:rsidRPr="76EF4090">
        <w:rPr>
          <w:sz w:val="24"/>
          <w:szCs w:val="24"/>
          <w:lang w:val="en-US"/>
        </w:rPr>
        <w:t xml:space="preserve"> applies HSI together with chemometric analysi</w:t>
      </w:r>
      <w:r w:rsidR="1C90DA97" w:rsidRPr="76EF4090">
        <w:rPr>
          <w:sz w:val="24"/>
          <w:szCs w:val="24"/>
          <w:lang w:val="en-US"/>
        </w:rPr>
        <w:t>s</w:t>
      </w:r>
      <w:r w:rsidR="00E37FF9" w:rsidRPr="76EF4090">
        <w:rPr>
          <w:sz w:val="24"/>
          <w:szCs w:val="24"/>
          <w:lang w:val="en-US"/>
        </w:rPr>
        <w:t xml:space="preserve"> to predict susceptibility to fungal infection of recent harvested tomatoes.</w:t>
      </w:r>
    </w:p>
    <w:p w14:paraId="5314AC42" w14:textId="1FF74FE5" w:rsidR="493935E7" w:rsidRDefault="493935E7" w:rsidP="76EF4090">
      <w:pPr>
        <w:spacing w:after="0" w:line="240" w:lineRule="auto"/>
        <w:jc w:val="both"/>
        <w:rPr>
          <w:ins w:id="72" w:author="Bertotto, Mercedes [2]" w:date="2024-01-10T14:02:00Z"/>
          <w:sz w:val="24"/>
          <w:szCs w:val="24"/>
          <w:lang w:val="en-US"/>
        </w:rPr>
      </w:pPr>
      <w:ins w:id="73" w:author="Bertotto, Mercedes [2]" w:date="2024-01-10T13:57:00Z">
        <w:r w:rsidRPr="46194BDE">
          <w:rPr>
            <w:sz w:val="24"/>
            <w:szCs w:val="24"/>
            <w:lang w:val="en-US"/>
          </w:rPr>
          <w:t>The objective of our research w</w:t>
        </w:r>
      </w:ins>
      <w:ins w:id="74" w:author="Bertotto, Mercedes [2]" w:date="2024-01-11T08:27:00Z">
        <w:r w:rsidR="6120AF6B" w:rsidRPr="46194BDE">
          <w:rPr>
            <w:sz w:val="24"/>
            <w:szCs w:val="24"/>
            <w:lang w:val="en-US"/>
          </w:rPr>
          <w:t>as</w:t>
        </w:r>
      </w:ins>
      <w:ins w:id="75" w:author="Bertotto, Mercedes [2]" w:date="2024-01-10T13:57:00Z">
        <w:r w:rsidRPr="46194BDE">
          <w:rPr>
            <w:sz w:val="24"/>
            <w:szCs w:val="24"/>
            <w:lang w:val="en-US"/>
          </w:rPr>
          <w:t xml:space="preserve"> to investigate whether it </w:t>
        </w:r>
      </w:ins>
      <w:ins w:id="76" w:author="Bertotto, Mercedes [2]" w:date="2024-01-10T13:58:00Z">
        <w:r w:rsidRPr="46194BDE">
          <w:rPr>
            <w:sz w:val="24"/>
            <w:szCs w:val="24"/>
            <w:lang w:val="en-US"/>
          </w:rPr>
          <w:t>was</w:t>
        </w:r>
      </w:ins>
      <w:ins w:id="77" w:author="Bertotto, Mercedes [2]" w:date="2024-01-10T13:57:00Z">
        <w:r w:rsidRPr="46194BDE">
          <w:rPr>
            <w:sz w:val="24"/>
            <w:szCs w:val="24"/>
            <w:lang w:val="en-US"/>
          </w:rPr>
          <w:t xml:space="preserve"> possible to predict the susceptibility of freshly harvested tomatoes to fungal infections using HSI together with chemometrics.</w:t>
        </w:r>
      </w:ins>
    </w:p>
    <w:p w14:paraId="6EC8EBD5" w14:textId="3FB3E61B" w:rsidR="76EF4090" w:rsidRDefault="76EF4090" w:rsidP="76EF4090">
      <w:pPr>
        <w:spacing w:after="0" w:line="240" w:lineRule="auto"/>
        <w:jc w:val="both"/>
        <w:rPr>
          <w:ins w:id="78" w:author="Bertotto, Mercedes [2]" w:date="2024-01-10T14:02:00Z"/>
          <w:sz w:val="24"/>
          <w:szCs w:val="24"/>
          <w:lang w:val="en-US"/>
        </w:rPr>
      </w:pPr>
    </w:p>
    <w:p w14:paraId="76D3C31C" w14:textId="5176CA2A" w:rsidR="7F4471CC" w:rsidRDefault="7F4471CC" w:rsidP="76EF4090">
      <w:pPr>
        <w:spacing w:after="0" w:line="240" w:lineRule="auto"/>
        <w:jc w:val="both"/>
        <w:rPr>
          <w:ins w:id="79" w:author="Bertotto, Mercedes [2]" w:date="2024-01-10T14:04:00Z"/>
          <w:sz w:val="24"/>
          <w:szCs w:val="24"/>
          <w:lang w:val="en-US"/>
        </w:rPr>
      </w:pPr>
      <w:ins w:id="80" w:author="Bertotto, Mercedes [2]" w:date="2024-01-10T14:02:00Z">
        <w:r w:rsidRPr="46194BDE">
          <w:rPr>
            <w:sz w:val="24"/>
            <w:szCs w:val="24"/>
            <w:lang w:val="en-US"/>
          </w:rPr>
          <w:t xml:space="preserve">The methodology used for this </w:t>
        </w:r>
      </w:ins>
      <w:ins w:id="81" w:author="Bertotto, Mercedes [2]" w:date="2024-01-11T08:28:00Z">
        <w:r w:rsidR="5C207BB9" w:rsidRPr="46194BDE">
          <w:rPr>
            <w:sz w:val="24"/>
            <w:szCs w:val="24"/>
            <w:lang w:val="en-US"/>
          </w:rPr>
          <w:t xml:space="preserve">aim </w:t>
        </w:r>
      </w:ins>
      <w:ins w:id="82" w:author="Bertotto, Mercedes [2]" w:date="2024-01-10T14:02:00Z">
        <w:r w:rsidRPr="46194BDE">
          <w:rPr>
            <w:sz w:val="24"/>
            <w:szCs w:val="24"/>
            <w:lang w:val="en-US"/>
          </w:rPr>
          <w:t xml:space="preserve">included </w:t>
        </w:r>
      </w:ins>
      <w:ins w:id="83" w:author="Bertotto, Mercedes [2]" w:date="2024-01-10T14:03:00Z">
        <w:r w:rsidR="64E81151" w:rsidRPr="46194BDE">
          <w:rPr>
            <w:sz w:val="24"/>
            <w:szCs w:val="24"/>
            <w:lang w:val="en-US"/>
          </w:rPr>
          <w:t xml:space="preserve">spectra extraction </w:t>
        </w:r>
      </w:ins>
      <w:ins w:id="84" w:author="Bertotto, Mercedes [2]" w:date="2024-01-11T08:28:00Z">
        <w:r w:rsidR="4AC24305" w:rsidRPr="46194BDE">
          <w:rPr>
            <w:sz w:val="24"/>
            <w:szCs w:val="24"/>
            <w:lang w:val="en-US"/>
          </w:rPr>
          <w:t xml:space="preserve">from HSI images, </w:t>
        </w:r>
        <w:del w:id="85" w:author="Bertotto, Mercedes" w:date="2024-01-16T14:17:00Z">
          <w:r w:rsidR="4AC24305" w:rsidRPr="46194BDE" w:rsidDel="00B84FBF">
            <w:rPr>
              <w:sz w:val="24"/>
              <w:szCs w:val="24"/>
              <w:lang w:val="en-US"/>
            </w:rPr>
            <w:delText xml:space="preserve">spectral pretreatment and </w:delText>
          </w:r>
        </w:del>
      </w:ins>
      <w:ins w:id="86" w:author="Bertotto, Mercedes [2]" w:date="2024-01-10T14:02:00Z">
        <w:del w:id="87" w:author="Bertotto, Mercedes" w:date="2024-01-16T14:17:00Z">
          <w:r w:rsidRPr="46194BDE" w:rsidDel="00B84FBF">
            <w:rPr>
              <w:sz w:val="24"/>
              <w:szCs w:val="24"/>
              <w:lang w:val="en-US"/>
            </w:rPr>
            <w:delText xml:space="preserve">selection of important variables, </w:delText>
          </w:r>
        </w:del>
        <w:r w:rsidRPr="46194BDE">
          <w:rPr>
            <w:sz w:val="24"/>
            <w:szCs w:val="24"/>
            <w:lang w:val="en-US"/>
          </w:rPr>
          <w:t>and</w:t>
        </w:r>
      </w:ins>
      <w:ins w:id="88" w:author="Bertotto, Mercedes [2]" w:date="2024-01-11T08:29:00Z">
        <w:r w:rsidR="61E43BC1" w:rsidRPr="46194BDE">
          <w:rPr>
            <w:sz w:val="24"/>
            <w:szCs w:val="24"/>
            <w:lang w:val="en-US"/>
          </w:rPr>
          <w:t xml:space="preserve"> </w:t>
        </w:r>
        <w:del w:id="89" w:author="Bertotto, Mercedes" w:date="2024-01-16T14:18:00Z">
          <w:r w:rsidR="61E43BC1" w:rsidRPr="46194BDE" w:rsidDel="00B84FBF">
            <w:rPr>
              <w:sz w:val="24"/>
              <w:szCs w:val="24"/>
              <w:lang w:val="en-US"/>
            </w:rPr>
            <w:delText>finally</w:delText>
          </w:r>
        </w:del>
      </w:ins>
      <w:ins w:id="90" w:author="Bertotto, Mercedes [2]" w:date="2024-01-10T14:02:00Z">
        <w:del w:id="91" w:author="Bertotto, Mercedes" w:date="2024-01-16T14:18:00Z">
          <w:r w:rsidRPr="46194BDE" w:rsidDel="00B84FBF">
            <w:rPr>
              <w:sz w:val="24"/>
              <w:szCs w:val="24"/>
              <w:lang w:val="en-US"/>
            </w:rPr>
            <w:delText xml:space="preserve"> </w:delText>
          </w:r>
        </w:del>
        <w:r w:rsidRPr="46194BDE">
          <w:rPr>
            <w:sz w:val="24"/>
            <w:szCs w:val="24"/>
            <w:lang w:val="en-US"/>
          </w:rPr>
          <w:t>mode</w:t>
        </w:r>
      </w:ins>
      <w:ins w:id="92" w:author="Bertotto, Mercedes [2]" w:date="2024-01-11T08:29:00Z">
        <w:r w:rsidR="66119E4C" w:rsidRPr="46194BDE">
          <w:rPr>
            <w:sz w:val="24"/>
            <w:szCs w:val="24"/>
            <w:lang w:val="en-US"/>
          </w:rPr>
          <w:t>l calibration a</w:t>
        </w:r>
      </w:ins>
      <w:ins w:id="93" w:author="Bertotto, Mercedes [2]" w:date="2024-01-11T08:30:00Z">
        <w:r w:rsidR="66119E4C" w:rsidRPr="46194BDE">
          <w:rPr>
            <w:sz w:val="24"/>
            <w:szCs w:val="24"/>
            <w:lang w:val="en-US"/>
          </w:rPr>
          <w:t>nd validation</w:t>
        </w:r>
      </w:ins>
      <w:ins w:id="94" w:author="Bertotto, Mercedes [2]" w:date="2024-01-10T14:02:00Z">
        <w:r w:rsidRPr="46194BDE">
          <w:rPr>
            <w:sz w:val="24"/>
            <w:szCs w:val="24"/>
            <w:lang w:val="en-US"/>
          </w:rPr>
          <w:t xml:space="preserve"> using Partial Least Squares Discriminant Analysis (PLSDA), focusing on the optimization of the model parameters.</w:t>
        </w:r>
      </w:ins>
    </w:p>
    <w:p w14:paraId="099E6147" w14:textId="596400AC" w:rsidR="76EF4090" w:rsidRDefault="76EF4090" w:rsidP="76EF4090">
      <w:pPr>
        <w:spacing w:after="0" w:line="240" w:lineRule="auto"/>
        <w:jc w:val="both"/>
        <w:rPr>
          <w:ins w:id="95" w:author="Chauhan, Aneesh" w:date="2023-12-26T13:55:00Z"/>
          <w:sz w:val="24"/>
          <w:szCs w:val="24"/>
          <w:lang w:val="en-US"/>
        </w:rPr>
      </w:pPr>
    </w:p>
    <w:p w14:paraId="61D7174C" w14:textId="08CDCCC0" w:rsidR="006F7145" w:rsidRDefault="006F7145" w:rsidP="46194BDE">
      <w:pPr>
        <w:spacing w:after="0" w:line="240" w:lineRule="auto"/>
        <w:jc w:val="both"/>
        <w:rPr>
          <w:sz w:val="24"/>
          <w:szCs w:val="24"/>
          <w:lang w:val="en-US"/>
        </w:rPr>
      </w:pPr>
    </w:p>
    <w:p w14:paraId="4672888C" w14:textId="74EDDDB4" w:rsidR="73083DBA" w:rsidRDefault="73083DBA" w:rsidP="73083DBA">
      <w:pPr>
        <w:spacing w:after="0" w:line="360" w:lineRule="auto"/>
        <w:jc w:val="both"/>
        <w:rPr>
          <w:sz w:val="24"/>
          <w:szCs w:val="24"/>
          <w:lang w:val="en-US"/>
        </w:rPr>
      </w:pPr>
    </w:p>
    <w:p w14:paraId="10D2F72A" w14:textId="5772BBA4" w:rsidR="00A45302" w:rsidRDefault="2C71069A">
      <w:pPr>
        <w:spacing w:after="0" w:line="360" w:lineRule="auto"/>
        <w:jc w:val="both"/>
        <w:rPr>
          <w:sz w:val="24"/>
          <w:szCs w:val="24"/>
          <w:lang w:val="en-US"/>
        </w:rPr>
        <w:pPrChange w:id="96" w:author="Bertotto, Mercedes [2]" w:date="2023-12-08T16:57:00Z">
          <w:pPr>
            <w:pStyle w:val="ListParagraph"/>
            <w:numPr>
              <w:numId w:val="4"/>
            </w:numPr>
            <w:spacing w:after="0" w:line="360" w:lineRule="auto"/>
            <w:ind w:hanging="360"/>
            <w:jc w:val="both"/>
          </w:pPr>
        </w:pPrChange>
      </w:pPr>
      <w:ins w:id="97" w:author="Bertotto, Mercedes [2]" w:date="2023-12-07T13:01:00Z">
        <w:r w:rsidRPr="13A251B7">
          <w:rPr>
            <w:b/>
            <w:bCs/>
            <w:sz w:val="24"/>
            <w:szCs w:val="24"/>
            <w:lang w:val="en-US"/>
          </w:rPr>
          <w:t xml:space="preserve">2) </w:t>
        </w:r>
      </w:ins>
      <w:r w:rsidR="1D07090B" w:rsidRPr="73083DBA">
        <w:rPr>
          <w:b/>
          <w:bCs/>
          <w:sz w:val="24"/>
          <w:szCs w:val="24"/>
          <w:lang w:val="en-US"/>
        </w:rPr>
        <w:t>Background</w:t>
      </w:r>
    </w:p>
    <w:p w14:paraId="370DA5E1" w14:textId="76F7AF08" w:rsidR="00263A67" w:rsidRDefault="01C457C1" w:rsidP="00CC2EF5">
      <w:pPr>
        <w:spacing w:after="0" w:line="360" w:lineRule="auto"/>
        <w:ind w:left="360"/>
        <w:jc w:val="both"/>
        <w:rPr>
          <w:sz w:val="24"/>
          <w:szCs w:val="24"/>
          <w:lang w:val="en-US"/>
        </w:rPr>
      </w:pPr>
      <w:ins w:id="98" w:author="Bertotto, Mercedes [2]" w:date="2023-12-07T13:01:00Z">
        <w:r w:rsidRPr="13A251B7">
          <w:rPr>
            <w:b/>
            <w:bCs/>
            <w:sz w:val="24"/>
            <w:szCs w:val="24"/>
            <w:lang w:val="en-US"/>
          </w:rPr>
          <w:t>2</w:t>
        </w:r>
      </w:ins>
      <w:del w:id="99" w:author="Bertotto, Mercedes [2]" w:date="2023-12-07T13:01:00Z">
        <w:r w:rsidR="00326D37" w:rsidRPr="13A251B7" w:rsidDel="11EB57B7">
          <w:rPr>
            <w:b/>
            <w:bCs/>
            <w:sz w:val="24"/>
            <w:szCs w:val="24"/>
            <w:lang w:val="en-US"/>
          </w:rPr>
          <w:delText>1</w:delText>
        </w:r>
      </w:del>
      <w:r w:rsidR="11EB57B7" w:rsidRPr="13A251B7">
        <w:rPr>
          <w:b/>
          <w:bCs/>
          <w:sz w:val="24"/>
          <w:szCs w:val="24"/>
          <w:lang w:val="en-US"/>
        </w:rPr>
        <w:t>.</w:t>
      </w:r>
      <w:r w:rsidR="00326D37">
        <w:rPr>
          <w:b/>
          <w:bCs/>
          <w:sz w:val="24"/>
          <w:szCs w:val="24"/>
          <w:lang w:val="en-US"/>
        </w:rPr>
        <w:t>1.</w:t>
      </w:r>
      <w:r w:rsidR="00AA19FB" w:rsidRPr="00326D37">
        <w:rPr>
          <w:b/>
          <w:bCs/>
          <w:sz w:val="24"/>
          <w:szCs w:val="24"/>
          <w:lang w:val="en-US"/>
        </w:rPr>
        <w:t xml:space="preserve"> </w:t>
      </w:r>
      <w:r w:rsidR="00263A67" w:rsidRPr="00326D37">
        <w:rPr>
          <w:b/>
          <w:bCs/>
          <w:sz w:val="24"/>
          <w:szCs w:val="24"/>
          <w:lang w:val="en-US"/>
        </w:rPr>
        <w:t>Feature selection</w:t>
      </w:r>
    </w:p>
    <w:p w14:paraId="559299F7" w14:textId="34885579" w:rsidR="5C86B0E6" w:rsidRDefault="5C86B0E6">
      <w:pPr>
        <w:pStyle w:val="ListParagraph"/>
        <w:spacing w:after="0" w:line="240" w:lineRule="auto"/>
        <w:ind w:left="0"/>
        <w:jc w:val="both"/>
        <w:rPr>
          <w:sz w:val="24"/>
          <w:szCs w:val="24"/>
          <w:lang w:val="en-US"/>
        </w:rPr>
        <w:pPrChange w:id="100" w:author="Bertotto, Mercedes [2]" w:date="2024-01-11T09:39:00Z">
          <w:pPr>
            <w:pStyle w:val="ListParagraph"/>
            <w:spacing w:after="0" w:line="360" w:lineRule="auto"/>
            <w:ind w:left="0"/>
            <w:jc w:val="both"/>
          </w:pPr>
        </w:pPrChange>
      </w:pPr>
      <w:r w:rsidRPr="46194BDE">
        <w:rPr>
          <w:sz w:val="24"/>
          <w:szCs w:val="24"/>
          <w:lang w:val="en-US"/>
        </w:rPr>
        <w:t xml:space="preserve">In constructing chemometric models, it is </w:t>
      </w:r>
      <w:commentRangeStart w:id="101"/>
      <w:r w:rsidRPr="46194BDE">
        <w:rPr>
          <w:sz w:val="24"/>
          <w:szCs w:val="24"/>
          <w:lang w:val="en-US"/>
        </w:rPr>
        <w:t xml:space="preserve">recommended </w:t>
      </w:r>
      <w:commentRangeEnd w:id="101"/>
      <w:r>
        <w:rPr>
          <w:rStyle w:val="CommentReference"/>
        </w:rPr>
        <w:commentReference w:id="101"/>
      </w:r>
      <w:r w:rsidRPr="46194BDE">
        <w:rPr>
          <w:sz w:val="24"/>
          <w:szCs w:val="24"/>
          <w:lang w:val="en-US"/>
        </w:rPr>
        <w:t>to carefully select variables</w:t>
      </w:r>
      <w:ins w:id="102" w:author="Bertotto, Mercedes [2]" w:date="2024-01-11T09:31:00Z">
        <w:r w:rsidR="61C41D0F" w:rsidRPr="46194BDE">
          <w:rPr>
            <w:sz w:val="24"/>
            <w:szCs w:val="24"/>
            <w:lang w:val="en-US"/>
          </w:rPr>
          <w:t xml:space="preserve"> (</w:t>
        </w:r>
      </w:ins>
      <w:ins w:id="103" w:author="Bertotto, Mercedes [2]" w:date="2024-01-11T09:39:00Z">
        <w:r w:rsidR="4E15DA38" w:rsidRPr="46194BDE">
          <w:rPr>
            <w:sz w:val="24"/>
            <w:szCs w:val="24"/>
            <w:lang w:val="en-US"/>
          </w:rPr>
          <w:t xml:space="preserve">{Michael D. </w:t>
        </w:r>
        <w:proofErr w:type="spellStart"/>
        <w:r w:rsidR="4E15DA38" w:rsidRPr="46194BDE">
          <w:rPr>
            <w:sz w:val="24"/>
            <w:szCs w:val="24"/>
            <w:lang w:val="en-US"/>
          </w:rPr>
          <w:t>Sorochan</w:t>
        </w:r>
        <w:proofErr w:type="spellEnd"/>
        <w:r w:rsidR="4E15DA38" w:rsidRPr="46194BDE">
          <w:rPr>
            <w:sz w:val="24"/>
            <w:szCs w:val="24"/>
            <w:lang w:val="en-US"/>
          </w:rPr>
          <w:t xml:space="preserve"> Armstrong, 2022 #10}</w:t>
        </w:r>
      </w:ins>
      <w:commentRangeStart w:id="104"/>
      <w:commentRangeEnd w:id="104"/>
      <w:r>
        <w:rPr>
          <w:rStyle w:val="CommentReference"/>
        </w:rPr>
        <w:commentReference w:id="104"/>
      </w:r>
      <w:ins w:id="105" w:author="Bertotto, Mercedes [2]" w:date="2024-01-11T09:32:00Z">
        <w:r w:rsidR="61C41D0F" w:rsidRPr="0030527B">
          <w:rPr>
            <w:rFonts w:ascii="Calibri" w:hAnsi="Calibri" w:cs="Calibri"/>
            <w:i/>
            <w:iCs/>
            <w:sz w:val="22"/>
            <w:lang w:val="en-US"/>
            <w:rPrChange w:id="106" w:author="Bertotto, Mercedes" w:date="2024-01-16T10:18:00Z">
              <w:rPr>
                <w:rFonts w:ascii="Calibri" w:hAnsi="Calibri" w:cs="Calibri"/>
                <w:i/>
                <w:iCs/>
                <w:sz w:val="22"/>
              </w:rPr>
            </w:rPrChange>
          </w:rPr>
          <w:t>)</w:t>
        </w:r>
      </w:ins>
      <w:r w:rsidR="2B9F3642" w:rsidRPr="46194BDE">
        <w:rPr>
          <w:sz w:val="24"/>
          <w:szCs w:val="24"/>
          <w:lang w:val="en-US"/>
        </w:rPr>
        <w:t xml:space="preserve"> (</w:t>
      </w:r>
      <w:r w:rsidR="7CBAB16E" w:rsidRPr="46194BDE">
        <w:rPr>
          <w:sz w:val="24"/>
          <w:szCs w:val="24"/>
          <w:lang w:val="en-US"/>
        </w:rPr>
        <w:t>which refers to wavelength</w:t>
      </w:r>
      <w:ins w:id="107" w:author="Chauhan, Aneesh" w:date="2023-12-27T12:24:00Z">
        <w:r w:rsidR="00F5615E" w:rsidRPr="46194BDE">
          <w:rPr>
            <w:sz w:val="24"/>
            <w:szCs w:val="24"/>
            <w:lang w:val="en-US"/>
          </w:rPr>
          <w:t>s</w:t>
        </w:r>
      </w:ins>
      <w:r w:rsidR="7CBAB16E" w:rsidRPr="46194BDE">
        <w:rPr>
          <w:sz w:val="24"/>
          <w:szCs w:val="24"/>
          <w:lang w:val="en-US"/>
        </w:rPr>
        <w:t xml:space="preserve"> or wavenumber</w:t>
      </w:r>
      <w:ins w:id="108" w:author="Chauhan, Aneesh" w:date="2023-12-27T12:24:00Z">
        <w:r w:rsidR="00F5615E" w:rsidRPr="46194BDE">
          <w:rPr>
            <w:sz w:val="24"/>
            <w:szCs w:val="24"/>
            <w:lang w:val="en-US"/>
          </w:rPr>
          <w:t>s</w:t>
        </w:r>
      </w:ins>
      <w:r w:rsidR="7CBAB16E" w:rsidRPr="46194BDE">
        <w:rPr>
          <w:sz w:val="24"/>
          <w:szCs w:val="24"/>
          <w:lang w:val="en-US"/>
        </w:rPr>
        <w:t xml:space="preserve"> in spectrosco</w:t>
      </w:r>
      <w:r w:rsidR="00A77A1D" w:rsidRPr="46194BDE">
        <w:rPr>
          <w:sz w:val="24"/>
          <w:szCs w:val="24"/>
          <w:lang w:val="en-US"/>
        </w:rPr>
        <w:t>py</w:t>
      </w:r>
      <w:r w:rsidR="7CBAB16E" w:rsidRPr="46194BDE">
        <w:rPr>
          <w:sz w:val="24"/>
          <w:szCs w:val="24"/>
          <w:lang w:val="en-US"/>
        </w:rPr>
        <w:t>)</w:t>
      </w:r>
      <w:ins w:id="109" w:author="Bertotto, Mercedes [2]" w:date="2024-01-11T09:32:00Z">
        <w:r w:rsidR="771BAA9C" w:rsidRPr="46194BDE">
          <w:rPr>
            <w:sz w:val="24"/>
            <w:szCs w:val="24"/>
            <w:lang w:val="en-US"/>
          </w:rPr>
          <w:t xml:space="preserve">. </w:t>
        </w:r>
      </w:ins>
      <w:r w:rsidRPr="46194BDE">
        <w:rPr>
          <w:sz w:val="24"/>
          <w:szCs w:val="24"/>
          <w:lang w:val="en-US"/>
        </w:rPr>
        <w:t xml:space="preserve"> It is preferable to identify and incorporate variables that significantly contribute to the studied phenomenon rather than include hundreds or thousands of variables blindly. While certain methods, like P</w:t>
      </w:r>
      <w:r w:rsidR="0082557A" w:rsidRPr="46194BDE">
        <w:rPr>
          <w:sz w:val="24"/>
          <w:szCs w:val="24"/>
          <w:lang w:val="en-US"/>
        </w:rPr>
        <w:t xml:space="preserve">artial </w:t>
      </w:r>
      <w:r w:rsidRPr="46194BDE">
        <w:rPr>
          <w:sz w:val="24"/>
          <w:szCs w:val="24"/>
          <w:lang w:val="en-US"/>
        </w:rPr>
        <w:t>L</w:t>
      </w:r>
      <w:r w:rsidR="0082557A" w:rsidRPr="46194BDE">
        <w:rPr>
          <w:sz w:val="24"/>
          <w:szCs w:val="24"/>
          <w:lang w:val="en-US"/>
        </w:rPr>
        <w:t xml:space="preserve">east </w:t>
      </w:r>
      <w:r w:rsidRPr="46194BDE">
        <w:rPr>
          <w:sz w:val="24"/>
          <w:szCs w:val="24"/>
          <w:lang w:val="en-US"/>
        </w:rPr>
        <w:t>S</w:t>
      </w:r>
      <w:r w:rsidR="0082557A" w:rsidRPr="46194BDE">
        <w:rPr>
          <w:sz w:val="24"/>
          <w:szCs w:val="24"/>
          <w:lang w:val="en-US"/>
        </w:rPr>
        <w:t>quares (PLS)</w:t>
      </w:r>
      <w:r w:rsidRPr="46194BDE">
        <w:rPr>
          <w:sz w:val="24"/>
          <w:szCs w:val="24"/>
          <w:lang w:val="en-US"/>
        </w:rPr>
        <w:t xml:space="preserve">, can tolerate </w:t>
      </w:r>
      <w:r w:rsidRPr="46194BDE">
        <w:rPr>
          <w:sz w:val="24"/>
          <w:szCs w:val="24"/>
          <w:lang w:val="en-US"/>
        </w:rPr>
        <w:lastRenderedPageBreak/>
        <w:t>variable redundancy, understanding the importance of individual variables improves overall model effectiveness</w:t>
      </w:r>
      <w:r w:rsidR="003C6A5F" w:rsidRPr="46194BDE">
        <w:rPr>
          <w:sz w:val="24"/>
          <w:szCs w:val="24"/>
          <w:lang w:val="en-US"/>
        </w:rPr>
        <w:t xml:space="preserve"> as well as model inter</w:t>
      </w:r>
      <w:r w:rsidR="008B706F" w:rsidRPr="46194BDE">
        <w:rPr>
          <w:sz w:val="24"/>
          <w:szCs w:val="24"/>
          <w:lang w:val="en-US"/>
        </w:rPr>
        <w:t>pretability</w:t>
      </w:r>
      <w:r w:rsidRPr="46194BDE">
        <w:rPr>
          <w:sz w:val="24"/>
          <w:szCs w:val="24"/>
          <w:lang w:val="en-US"/>
        </w:rPr>
        <w:t>.</w:t>
      </w:r>
    </w:p>
    <w:p w14:paraId="06289564" w14:textId="3F8BAF08" w:rsidR="00E12D01" w:rsidRDefault="6B0A081D">
      <w:pPr>
        <w:spacing w:after="0" w:line="240" w:lineRule="auto"/>
        <w:jc w:val="both"/>
        <w:rPr>
          <w:sz w:val="24"/>
          <w:szCs w:val="24"/>
          <w:lang w:val="en-US"/>
        </w:rPr>
        <w:pPrChange w:id="110" w:author="Bertotto, Mercedes [2]" w:date="2023-12-08T16:57:00Z">
          <w:pPr>
            <w:spacing w:after="0" w:line="360" w:lineRule="auto"/>
            <w:jc w:val="both"/>
          </w:pPr>
        </w:pPrChange>
      </w:pPr>
      <w:r w:rsidRPr="46194BDE">
        <w:rPr>
          <w:sz w:val="24"/>
          <w:szCs w:val="24"/>
          <w:lang w:val="en-US"/>
        </w:rPr>
        <w:t xml:space="preserve">Furthermore, if a model is built </w:t>
      </w:r>
      <w:r w:rsidR="00C02C52" w:rsidRPr="46194BDE">
        <w:rPr>
          <w:sz w:val="24"/>
          <w:szCs w:val="24"/>
          <w:lang w:val="en-US"/>
        </w:rPr>
        <w:t>for routine use</w:t>
      </w:r>
      <w:r w:rsidRPr="46194BDE">
        <w:rPr>
          <w:sz w:val="24"/>
          <w:szCs w:val="24"/>
          <w:lang w:val="en-US"/>
        </w:rPr>
        <w:t>, it is generally</w:t>
      </w:r>
      <w:r w:rsidR="2E260155" w:rsidRPr="46194BDE">
        <w:rPr>
          <w:sz w:val="24"/>
          <w:szCs w:val="24"/>
          <w:lang w:val="en-US"/>
        </w:rPr>
        <w:t xml:space="preserve"> optimal </w:t>
      </w:r>
      <w:r w:rsidRPr="46194BDE">
        <w:rPr>
          <w:sz w:val="24"/>
          <w:szCs w:val="24"/>
          <w:lang w:val="en-US"/>
        </w:rPr>
        <w:t>to measure only some</w:t>
      </w:r>
      <w:r w:rsidR="2475EFE0" w:rsidRPr="46194BDE">
        <w:rPr>
          <w:sz w:val="24"/>
          <w:szCs w:val="24"/>
          <w:lang w:val="en-US"/>
        </w:rPr>
        <w:t xml:space="preserve"> </w:t>
      </w:r>
      <w:r w:rsidRPr="46194BDE">
        <w:rPr>
          <w:sz w:val="24"/>
          <w:szCs w:val="24"/>
          <w:lang w:val="en-US"/>
        </w:rPr>
        <w:t xml:space="preserve">variables in </w:t>
      </w:r>
      <w:r w:rsidR="4B7CBBF3" w:rsidRPr="46194BDE">
        <w:rPr>
          <w:sz w:val="24"/>
          <w:szCs w:val="24"/>
          <w:lang w:val="en-US"/>
        </w:rPr>
        <w:t xml:space="preserve">the unknown, new samples. </w:t>
      </w:r>
      <w:r w:rsidR="02BC52C2" w:rsidRPr="46194BDE">
        <w:rPr>
          <w:sz w:val="24"/>
          <w:szCs w:val="24"/>
          <w:lang w:val="en-US"/>
        </w:rPr>
        <w:t xml:space="preserve">When it comes to NIR spectroscopy, there are two main challenges: </w:t>
      </w:r>
      <w:r w:rsidR="50C33384" w:rsidRPr="46194BDE">
        <w:rPr>
          <w:sz w:val="24"/>
          <w:szCs w:val="24"/>
          <w:lang w:val="en-US"/>
        </w:rPr>
        <w:t>1)</w:t>
      </w:r>
      <w:r w:rsidR="41F188AC" w:rsidRPr="46194BDE">
        <w:rPr>
          <w:sz w:val="24"/>
          <w:szCs w:val="24"/>
          <w:lang w:val="en-US"/>
        </w:rPr>
        <w:t xml:space="preserve"> It is important to limit the outcome space, since this is directly proportional to the number of variables in a dataset</w:t>
      </w:r>
      <w:r w:rsidR="50C33384" w:rsidRPr="46194BDE">
        <w:rPr>
          <w:sz w:val="24"/>
          <w:szCs w:val="24"/>
          <w:lang w:val="en-US"/>
        </w:rPr>
        <w:t xml:space="preserve"> </w:t>
      </w:r>
      <w:r w:rsidR="2AC96F9D" w:rsidRPr="46194BDE">
        <w:rPr>
          <w:sz w:val="24"/>
          <w:szCs w:val="24"/>
          <w:lang w:val="en-US"/>
        </w:rPr>
        <w:t xml:space="preserve">{J.M. Roger, 2011 #12} and 2) </w:t>
      </w:r>
      <w:r w:rsidR="00E14AC1" w:rsidRPr="46194BDE">
        <w:rPr>
          <w:sz w:val="24"/>
          <w:szCs w:val="24"/>
          <w:lang w:val="en-US"/>
        </w:rPr>
        <w:t xml:space="preserve">If variables </w:t>
      </w:r>
      <w:r w:rsidR="2AC96F9D" w:rsidRPr="46194BDE">
        <w:rPr>
          <w:sz w:val="24"/>
          <w:szCs w:val="24"/>
          <w:lang w:val="en-US"/>
        </w:rPr>
        <w:t xml:space="preserve">are </w:t>
      </w:r>
      <w:r w:rsidR="4FEDE50D" w:rsidRPr="46194BDE">
        <w:rPr>
          <w:sz w:val="24"/>
          <w:szCs w:val="24"/>
          <w:lang w:val="en-US"/>
        </w:rPr>
        <w:t>strongly correlated</w:t>
      </w:r>
      <w:r w:rsidR="007C38B7" w:rsidRPr="46194BDE">
        <w:rPr>
          <w:sz w:val="24"/>
          <w:szCs w:val="24"/>
          <w:lang w:val="en-US"/>
        </w:rPr>
        <w:t>, the model</w:t>
      </w:r>
      <w:r w:rsidR="2D2A6B3D" w:rsidRPr="46194BDE">
        <w:rPr>
          <w:sz w:val="24"/>
          <w:szCs w:val="24"/>
          <w:lang w:val="en-US"/>
        </w:rPr>
        <w:t xml:space="preserve"> carries </w:t>
      </w:r>
      <w:r w:rsidR="26543663" w:rsidRPr="46194BDE">
        <w:rPr>
          <w:sz w:val="24"/>
          <w:szCs w:val="24"/>
          <w:lang w:val="en-US"/>
        </w:rPr>
        <w:t>a risk of</w:t>
      </w:r>
      <w:r w:rsidR="2D2A6B3D" w:rsidRPr="46194BDE">
        <w:rPr>
          <w:sz w:val="24"/>
          <w:szCs w:val="24"/>
          <w:lang w:val="en-US"/>
        </w:rPr>
        <w:t xml:space="preserve"> overfitting. </w:t>
      </w:r>
      <w:r w:rsidR="4FEDE50D" w:rsidRPr="46194BDE">
        <w:rPr>
          <w:sz w:val="24"/>
          <w:szCs w:val="24"/>
          <w:lang w:val="en-US"/>
        </w:rPr>
        <w:t>T</w:t>
      </w:r>
      <w:r w:rsidRPr="46194BDE">
        <w:rPr>
          <w:sz w:val="24"/>
          <w:szCs w:val="24"/>
          <w:lang w:val="en-US"/>
        </w:rPr>
        <w:t>he use of a simple model, which has few</w:t>
      </w:r>
      <w:r w:rsidR="007C38B7" w:rsidRPr="46194BDE">
        <w:rPr>
          <w:sz w:val="24"/>
          <w:szCs w:val="24"/>
          <w:lang w:val="en-US"/>
        </w:rPr>
        <w:t>er</w:t>
      </w:r>
      <w:r w:rsidR="00C02C52" w:rsidRPr="46194BDE">
        <w:rPr>
          <w:sz w:val="24"/>
          <w:szCs w:val="24"/>
          <w:lang w:val="en-US"/>
        </w:rPr>
        <w:t>,</w:t>
      </w:r>
      <w:r w:rsidR="007C38B7" w:rsidRPr="46194BDE">
        <w:rPr>
          <w:sz w:val="24"/>
          <w:szCs w:val="24"/>
          <w:lang w:val="en-US"/>
        </w:rPr>
        <w:t xml:space="preserve"> but complementary</w:t>
      </w:r>
      <w:r w:rsidR="00C02C52" w:rsidRPr="46194BDE">
        <w:rPr>
          <w:sz w:val="24"/>
          <w:szCs w:val="24"/>
          <w:lang w:val="en-US"/>
        </w:rPr>
        <w:t>,</w:t>
      </w:r>
      <w:r w:rsidRPr="46194BDE">
        <w:rPr>
          <w:sz w:val="24"/>
          <w:szCs w:val="24"/>
          <w:lang w:val="en-US"/>
        </w:rPr>
        <w:t xml:space="preserve"> </w:t>
      </w:r>
      <w:commentRangeStart w:id="111"/>
      <w:commentRangeStart w:id="112"/>
      <w:r w:rsidRPr="46194BDE">
        <w:rPr>
          <w:sz w:val="24"/>
          <w:szCs w:val="24"/>
          <w:lang w:val="en-US"/>
        </w:rPr>
        <w:t>variables</w:t>
      </w:r>
      <w:commentRangeEnd w:id="111"/>
      <w:r>
        <w:rPr>
          <w:rStyle w:val="CommentReference"/>
        </w:rPr>
        <w:commentReference w:id="111"/>
      </w:r>
      <w:commentRangeEnd w:id="112"/>
      <w:r>
        <w:rPr>
          <w:rStyle w:val="CommentReference"/>
        </w:rPr>
        <w:commentReference w:id="112"/>
      </w:r>
      <w:del w:id="113" w:author="Chauhan, Aneesh" w:date="2023-12-27T12:30:00Z">
        <w:r w:rsidRPr="46194BDE" w:rsidDel="6B0A081D">
          <w:rPr>
            <w:sz w:val="24"/>
            <w:szCs w:val="24"/>
            <w:lang w:val="en-US"/>
          </w:rPr>
          <w:delText>,</w:delText>
        </w:r>
      </w:del>
      <w:r w:rsidRPr="46194BDE">
        <w:rPr>
          <w:sz w:val="24"/>
          <w:szCs w:val="24"/>
          <w:lang w:val="en-US"/>
        </w:rPr>
        <w:t xml:space="preserve"> has a better chance of being generalized to a new sample than a model that has hundreds of</w:t>
      </w:r>
      <w:r w:rsidR="06048497" w:rsidRPr="46194BDE">
        <w:rPr>
          <w:sz w:val="24"/>
          <w:szCs w:val="24"/>
          <w:lang w:val="en-US"/>
        </w:rPr>
        <w:t xml:space="preserve"> </w:t>
      </w:r>
      <w:r w:rsidR="00C02C52" w:rsidRPr="46194BDE">
        <w:rPr>
          <w:sz w:val="24"/>
          <w:szCs w:val="24"/>
          <w:lang w:val="en-US"/>
        </w:rPr>
        <w:t xml:space="preserve">highly correlated </w:t>
      </w:r>
      <w:r w:rsidR="007C38B7" w:rsidRPr="46194BDE">
        <w:rPr>
          <w:sz w:val="24"/>
          <w:szCs w:val="24"/>
          <w:lang w:val="en-US"/>
        </w:rPr>
        <w:t>variables</w:t>
      </w:r>
      <w:r w:rsidR="33FC46FC" w:rsidRPr="46194BDE">
        <w:rPr>
          <w:sz w:val="24"/>
          <w:szCs w:val="24"/>
          <w:lang w:val="en-US"/>
        </w:rPr>
        <w:t>.</w:t>
      </w:r>
    </w:p>
    <w:p w14:paraId="4CED98DF" w14:textId="529D0B83" w:rsidR="00E12D01" w:rsidRDefault="6B0A081D">
      <w:pPr>
        <w:spacing w:after="0" w:line="240" w:lineRule="auto"/>
        <w:jc w:val="both"/>
        <w:rPr>
          <w:sz w:val="24"/>
          <w:szCs w:val="24"/>
          <w:lang w:val="en-US"/>
        </w:rPr>
        <w:pPrChange w:id="114" w:author="Bertotto, Mercedes [2]" w:date="2023-12-08T16:57:00Z">
          <w:pPr>
            <w:spacing w:after="0" w:line="360" w:lineRule="auto"/>
            <w:jc w:val="both"/>
          </w:pPr>
        </w:pPrChange>
      </w:pPr>
      <w:r w:rsidRPr="46194BDE">
        <w:rPr>
          <w:sz w:val="24"/>
          <w:szCs w:val="24"/>
          <w:lang w:val="en-US"/>
        </w:rPr>
        <w:t xml:space="preserve">It is </w:t>
      </w:r>
      <w:r w:rsidR="403B789D" w:rsidRPr="46194BDE">
        <w:rPr>
          <w:sz w:val="24"/>
          <w:szCs w:val="24"/>
          <w:lang w:val="en-US"/>
        </w:rPr>
        <w:t xml:space="preserve">also </w:t>
      </w:r>
      <w:r w:rsidRPr="46194BDE">
        <w:rPr>
          <w:sz w:val="24"/>
          <w:szCs w:val="24"/>
          <w:lang w:val="en-US"/>
        </w:rPr>
        <w:t xml:space="preserve">important to note that </w:t>
      </w:r>
      <w:r w:rsidR="156BA4B5" w:rsidRPr="46194BDE">
        <w:rPr>
          <w:sz w:val="24"/>
          <w:szCs w:val="24"/>
          <w:lang w:val="en-US"/>
        </w:rPr>
        <w:t xml:space="preserve">some </w:t>
      </w:r>
      <w:commentRangeStart w:id="115"/>
      <w:commentRangeStart w:id="116"/>
      <w:r w:rsidR="156BA4B5" w:rsidRPr="46194BDE">
        <w:rPr>
          <w:sz w:val="24"/>
          <w:szCs w:val="24"/>
          <w:lang w:val="en-US"/>
        </w:rPr>
        <w:t xml:space="preserve">variables </w:t>
      </w:r>
      <w:commentRangeEnd w:id="115"/>
      <w:r>
        <w:rPr>
          <w:rStyle w:val="CommentReference"/>
        </w:rPr>
        <w:commentReference w:id="115"/>
      </w:r>
      <w:commentRangeEnd w:id="116"/>
      <w:r>
        <w:rPr>
          <w:rStyle w:val="CommentReference"/>
        </w:rPr>
        <w:commentReference w:id="116"/>
      </w:r>
      <w:r w:rsidRPr="46194BDE">
        <w:rPr>
          <w:sz w:val="24"/>
          <w:szCs w:val="24"/>
          <w:lang w:val="en-US"/>
        </w:rPr>
        <w:t>are</w:t>
      </w:r>
      <w:r w:rsidR="156BA4B5" w:rsidRPr="46194BDE">
        <w:rPr>
          <w:sz w:val="24"/>
          <w:szCs w:val="24"/>
          <w:lang w:val="en-US"/>
        </w:rPr>
        <w:t xml:space="preserve"> important</w:t>
      </w:r>
      <w:ins w:id="117" w:author="Bertotto, Mercedes" w:date="2024-01-16T14:20:00Z">
        <w:r w:rsidR="00082ADB">
          <w:rPr>
            <w:sz w:val="24"/>
            <w:szCs w:val="24"/>
            <w:lang w:val="en-US"/>
          </w:rPr>
          <w:t xml:space="preserve"> in combination with others</w:t>
        </w:r>
      </w:ins>
      <w:del w:id="118" w:author="Bertotto, Mercedes" w:date="2024-01-16T14:20:00Z">
        <w:r w:rsidR="7F40527B" w:rsidRPr="46194BDE" w:rsidDel="00082ADB">
          <w:rPr>
            <w:sz w:val="24"/>
            <w:szCs w:val="24"/>
            <w:lang w:val="en-US"/>
          </w:rPr>
          <w:delText xml:space="preserve"> when combined with other</w:delText>
        </w:r>
        <w:r w:rsidR="66B605AD" w:rsidRPr="46194BDE" w:rsidDel="00082ADB">
          <w:rPr>
            <w:sz w:val="24"/>
            <w:szCs w:val="24"/>
            <w:lang w:val="en-US"/>
          </w:rPr>
          <w:delText xml:space="preserve"> variables</w:delText>
        </w:r>
      </w:del>
      <w:r w:rsidR="66B605AD" w:rsidRPr="46194BDE">
        <w:rPr>
          <w:sz w:val="24"/>
          <w:szCs w:val="24"/>
          <w:lang w:val="en-US"/>
        </w:rPr>
        <w:t>.</w:t>
      </w:r>
      <w:r w:rsidRPr="46194BDE">
        <w:rPr>
          <w:sz w:val="24"/>
          <w:szCs w:val="24"/>
          <w:lang w:val="en-US"/>
        </w:rPr>
        <w:t xml:space="preserve"> </w:t>
      </w:r>
      <w:r w:rsidR="136FD499" w:rsidRPr="46194BDE">
        <w:rPr>
          <w:sz w:val="24"/>
          <w:szCs w:val="24"/>
          <w:lang w:val="en-US"/>
        </w:rPr>
        <w:t>A</w:t>
      </w:r>
      <w:r w:rsidRPr="46194BDE">
        <w:rPr>
          <w:sz w:val="24"/>
          <w:szCs w:val="24"/>
          <w:lang w:val="en-US"/>
        </w:rPr>
        <w:t xml:space="preserve"> variable </w:t>
      </w:r>
      <w:r w:rsidR="136FD499" w:rsidRPr="46194BDE">
        <w:rPr>
          <w:sz w:val="24"/>
          <w:szCs w:val="24"/>
          <w:lang w:val="en-US"/>
        </w:rPr>
        <w:t>could have</w:t>
      </w:r>
      <w:r w:rsidRPr="46194BDE">
        <w:rPr>
          <w:sz w:val="24"/>
          <w:szCs w:val="24"/>
          <w:lang w:val="en-US"/>
        </w:rPr>
        <w:t xml:space="preserve"> average individual interest but, together with other variables, </w:t>
      </w:r>
      <w:r w:rsidR="3E6AD5C6" w:rsidRPr="46194BDE">
        <w:rPr>
          <w:sz w:val="24"/>
          <w:szCs w:val="24"/>
          <w:lang w:val="en-US"/>
        </w:rPr>
        <w:t xml:space="preserve">can </w:t>
      </w:r>
      <w:r w:rsidR="1186FBDB" w:rsidRPr="46194BDE">
        <w:rPr>
          <w:sz w:val="24"/>
          <w:szCs w:val="24"/>
          <w:lang w:val="en-US"/>
        </w:rPr>
        <w:t>gather important information related to</w:t>
      </w:r>
      <w:r w:rsidRPr="46194BDE">
        <w:rPr>
          <w:sz w:val="24"/>
          <w:szCs w:val="24"/>
          <w:lang w:val="en-US"/>
        </w:rPr>
        <w:t xml:space="preserve"> a given problem.</w:t>
      </w:r>
    </w:p>
    <w:p w14:paraId="5A7EFA4D" w14:textId="7337D903" w:rsidR="00B92675" w:rsidRDefault="065F75E8">
      <w:pPr>
        <w:pStyle w:val="ListParagraph"/>
        <w:spacing w:after="0" w:line="240" w:lineRule="auto"/>
        <w:ind w:left="0"/>
        <w:jc w:val="both"/>
        <w:rPr>
          <w:sz w:val="24"/>
          <w:szCs w:val="24"/>
          <w:lang w:val="en-US"/>
        </w:rPr>
        <w:pPrChange w:id="119" w:author="Bertotto, Mercedes [2]" w:date="2024-01-11T09:38:00Z">
          <w:pPr>
            <w:pStyle w:val="ListParagraph"/>
            <w:spacing w:after="0" w:line="360" w:lineRule="auto"/>
            <w:ind w:left="0"/>
            <w:jc w:val="both"/>
          </w:pPr>
        </w:pPrChange>
      </w:pPr>
      <w:r w:rsidRPr="4DBC728B">
        <w:rPr>
          <w:sz w:val="24"/>
          <w:szCs w:val="24"/>
          <w:lang w:val="en-US"/>
        </w:rPr>
        <w:t xml:space="preserve">The </w:t>
      </w:r>
      <w:r w:rsidR="00DA34B0" w:rsidRPr="4DBC728B">
        <w:rPr>
          <w:sz w:val="24"/>
          <w:szCs w:val="24"/>
          <w:lang w:val="en-US"/>
        </w:rPr>
        <w:t xml:space="preserve">feature selection </w:t>
      </w:r>
      <w:commentRangeStart w:id="120"/>
      <w:r w:rsidR="00DA34B0" w:rsidRPr="4DBC728B">
        <w:rPr>
          <w:sz w:val="24"/>
          <w:szCs w:val="24"/>
          <w:lang w:val="en-US"/>
        </w:rPr>
        <w:t>methods</w:t>
      </w:r>
      <w:r w:rsidR="00B47D8B" w:rsidRPr="4DBC728B">
        <w:rPr>
          <w:sz w:val="24"/>
          <w:szCs w:val="24"/>
          <w:lang w:val="en-US"/>
        </w:rPr>
        <w:t xml:space="preserve"> </w:t>
      </w:r>
      <w:r w:rsidR="2B6B6049" w:rsidRPr="4DBC728B">
        <w:rPr>
          <w:sz w:val="24"/>
          <w:szCs w:val="24"/>
          <w:lang w:val="en-US"/>
        </w:rPr>
        <w:t xml:space="preserve"> </w:t>
      </w:r>
      <w:commentRangeEnd w:id="120"/>
      <w:r>
        <w:rPr>
          <w:rStyle w:val="CommentReference"/>
        </w:rPr>
        <w:commentReference w:id="120"/>
      </w:r>
      <w:r w:rsidRPr="4DBC728B">
        <w:rPr>
          <w:sz w:val="24"/>
          <w:szCs w:val="24"/>
          <w:lang w:val="en-US"/>
        </w:rPr>
        <w:t xml:space="preserve">can be </w:t>
      </w:r>
      <w:r w:rsidR="5D56931D" w:rsidRPr="4DBC728B">
        <w:rPr>
          <w:sz w:val="24"/>
          <w:szCs w:val="24"/>
          <w:lang w:val="en-US"/>
        </w:rPr>
        <w:t>classified</w:t>
      </w:r>
      <w:r w:rsidRPr="4DBC728B">
        <w:rPr>
          <w:sz w:val="24"/>
          <w:szCs w:val="24"/>
          <w:lang w:val="en-US"/>
        </w:rPr>
        <w:t xml:space="preserve"> </w:t>
      </w:r>
      <w:r w:rsidR="00070BA3" w:rsidRPr="4DBC728B">
        <w:rPr>
          <w:sz w:val="24"/>
          <w:szCs w:val="24"/>
          <w:lang w:val="en-US"/>
        </w:rPr>
        <w:t>as</w:t>
      </w:r>
      <w:r w:rsidR="5D56931D" w:rsidRPr="4DBC728B">
        <w:rPr>
          <w:sz w:val="24"/>
          <w:szCs w:val="24"/>
          <w:lang w:val="en-US"/>
        </w:rPr>
        <w:t xml:space="preserve"> </w:t>
      </w:r>
      <w:commentRangeStart w:id="121"/>
      <w:r w:rsidR="5D56931D" w:rsidRPr="4DBC728B">
        <w:rPr>
          <w:sz w:val="24"/>
          <w:szCs w:val="24"/>
          <w:lang w:val="en-US"/>
        </w:rPr>
        <w:t>Filters</w:t>
      </w:r>
      <w:commentRangeEnd w:id="121"/>
      <w:r>
        <w:rPr>
          <w:rStyle w:val="CommentReference"/>
        </w:rPr>
        <w:commentReference w:id="121"/>
      </w:r>
      <w:r w:rsidR="5D56931D" w:rsidRPr="4DBC728B">
        <w:rPr>
          <w:sz w:val="24"/>
          <w:szCs w:val="24"/>
          <w:lang w:val="en-US"/>
        </w:rPr>
        <w:t>, Embedded and Wrappe</w:t>
      </w:r>
      <w:r w:rsidR="33178627" w:rsidRPr="4DBC728B">
        <w:rPr>
          <w:sz w:val="24"/>
          <w:szCs w:val="24"/>
          <w:lang w:val="en-US"/>
        </w:rPr>
        <w:t xml:space="preserve">r, according to the interconnection with the </w:t>
      </w:r>
      <w:r w:rsidR="657C61BE" w:rsidRPr="4DBC728B">
        <w:rPr>
          <w:sz w:val="24"/>
          <w:szCs w:val="24"/>
          <w:lang w:val="en-US"/>
        </w:rPr>
        <w:t>problem to be solved</w:t>
      </w:r>
      <w:ins w:id="122" w:author="Chauhan, Aneesh" w:date="2023-12-27T12:35:00Z">
        <w:r w:rsidR="00070BA3" w:rsidRPr="4DBC728B">
          <w:rPr>
            <w:sz w:val="24"/>
            <w:szCs w:val="24"/>
            <w:lang w:val="en-US"/>
          </w:rPr>
          <w:t xml:space="preserve"> (</w:t>
        </w:r>
      </w:ins>
      <w:r w:rsidR="392D1555" w:rsidRPr="4DBC728B">
        <w:rPr>
          <w:sz w:val="24"/>
          <w:szCs w:val="24"/>
          <w:lang w:val="en-US"/>
        </w:rPr>
        <w:t xml:space="preserve">{Michael D. </w:t>
      </w:r>
      <w:proofErr w:type="spellStart"/>
      <w:r w:rsidR="392D1555" w:rsidRPr="4DBC728B">
        <w:rPr>
          <w:sz w:val="24"/>
          <w:szCs w:val="24"/>
          <w:lang w:val="en-US"/>
        </w:rPr>
        <w:t>Sorochan</w:t>
      </w:r>
      <w:proofErr w:type="spellEnd"/>
      <w:r w:rsidR="392D1555" w:rsidRPr="4DBC728B">
        <w:rPr>
          <w:sz w:val="24"/>
          <w:szCs w:val="24"/>
          <w:lang w:val="en-US"/>
        </w:rPr>
        <w:t xml:space="preserve"> Armstrong, 2022 #10}</w:t>
      </w:r>
      <w:commentRangeStart w:id="123"/>
      <w:commentRangeEnd w:id="123"/>
      <w:r>
        <w:rPr>
          <w:rStyle w:val="CommentReference"/>
        </w:rPr>
        <w:commentReference w:id="123"/>
      </w:r>
      <w:r w:rsidR="392D1555" w:rsidRPr="4DBC728B">
        <w:rPr>
          <w:sz w:val="24"/>
          <w:szCs w:val="24"/>
          <w:lang w:val="en-US"/>
        </w:rPr>
        <w:t xml:space="preserve"> </w:t>
      </w:r>
      <w:ins w:id="124" w:author="Chauhan, Aneesh" w:date="2023-12-27T12:35:00Z">
        <w:r w:rsidR="00070BA3" w:rsidRPr="4DBC728B">
          <w:rPr>
            <w:sz w:val="24"/>
            <w:szCs w:val="24"/>
            <w:lang w:val="en-US"/>
          </w:rPr>
          <w:t>)</w:t>
        </w:r>
      </w:ins>
      <w:r w:rsidR="657C61BE" w:rsidRPr="4DBC728B">
        <w:rPr>
          <w:sz w:val="24"/>
          <w:szCs w:val="24"/>
          <w:lang w:val="en-US"/>
        </w:rPr>
        <w:t>.</w:t>
      </w:r>
    </w:p>
    <w:p w14:paraId="544E5DD7" w14:textId="35988E1F" w:rsidR="0C77FE46" w:rsidRDefault="0C77FE46" w:rsidP="4DBC728B">
      <w:pPr>
        <w:pStyle w:val="ListParagraph"/>
        <w:spacing w:after="0" w:line="240" w:lineRule="auto"/>
        <w:ind w:left="0"/>
        <w:jc w:val="both"/>
        <w:rPr>
          <w:sz w:val="24"/>
          <w:szCs w:val="24"/>
          <w:lang w:val="en-US"/>
        </w:rPr>
      </w:pPr>
      <w:r w:rsidRPr="4DBC728B">
        <w:rPr>
          <w:sz w:val="24"/>
          <w:szCs w:val="24"/>
          <w:lang w:val="en-US"/>
        </w:rPr>
        <w:t>Filter methods are used optionally, before wrapper and embedded methods. The user provides a threshold of</w:t>
      </w:r>
      <w:r w:rsidR="49DE3094" w:rsidRPr="4DBC728B">
        <w:rPr>
          <w:sz w:val="24"/>
          <w:szCs w:val="24"/>
          <w:lang w:val="en-US"/>
        </w:rPr>
        <w:t xml:space="preserve"> feature</w:t>
      </w:r>
      <w:ins w:id="125" w:author="Bertotto, Mercedes [2]" w:date="2024-01-11T15:29:00Z">
        <w:r w:rsidR="28AC710B" w:rsidRPr="4DBC728B">
          <w:rPr>
            <w:sz w:val="24"/>
            <w:szCs w:val="24"/>
            <w:lang w:val="en-US"/>
          </w:rPr>
          <w:t xml:space="preserve"> </w:t>
        </w:r>
      </w:ins>
      <w:r w:rsidRPr="4DBC728B">
        <w:rPr>
          <w:sz w:val="24"/>
          <w:szCs w:val="24"/>
          <w:lang w:val="en-US"/>
        </w:rPr>
        <w:t>importance, above which</w:t>
      </w:r>
      <w:r w:rsidR="0FADC5BF" w:rsidRPr="4DBC728B">
        <w:rPr>
          <w:sz w:val="24"/>
          <w:szCs w:val="24"/>
          <w:lang w:val="en-US"/>
        </w:rPr>
        <w:t xml:space="preserve"> variables</w:t>
      </w:r>
      <w:r w:rsidRPr="4DBC728B">
        <w:rPr>
          <w:sz w:val="24"/>
          <w:szCs w:val="24"/>
          <w:lang w:val="en-US"/>
        </w:rPr>
        <w:t xml:space="preserve"> are retained in the model. These methods</w:t>
      </w:r>
      <w:r w:rsidR="5F39427F" w:rsidRPr="4DBC728B">
        <w:rPr>
          <w:sz w:val="24"/>
          <w:szCs w:val="24"/>
          <w:lang w:val="en-US"/>
        </w:rPr>
        <w:t xml:space="preserve"> are univariate, and</w:t>
      </w:r>
      <w:r w:rsidRPr="4DBC728B">
        <w:rPr>
          <w:sz w:val="24"/>
          <w:szCs w:val="24"/>
          <w:lang w:val="en-US"/>
        </w:rPr>
        <w:t xml:space="preserve"> do not directly depend on the performance of the final models.</w:t>
      </w:r>
      <w:ins w:id="126" w:author="Bertotto, Mercedes" w:date="2024-01-16T14:23:00Z">
        <w:r w:rsidR="00254E00" w:rsidRPr="00254E00">
          <w:rPr>
            <w:sz w:val="24"/>
            <w:szCs w:val="24"/>
            <w:lang w:val="en-US"/>
          </w:rPr>
          <w:t xml:space="preserve"> </w:t>
        </w:r>
        <w:r w:rsidR="00254E00" w:rsidRPr="4DBC728B">
          <w:rPr>
            <w:sz w:val="24"/>
            <w:szCs w:val="24"/>
            <w:lang w:val="en-US"/>
          </w:rPr>
          <w:t xml:space="preserve">({Michael D. </w:t>
        </w:r>
        <w:proofErr w:type="spellStart"/>
        <w:r w:rsidR="00254E00" w:rsidRPr="4DBC728B">
          <w:rPr>
            <w:sz w:val="24"/>
            <w:szCs w:val="24"/>
            <w:lang w:val="en-US"/>
          </w:rPr>
          <w:t>Sorochan</w:t>
        </w:r>
        <w:proofErr w:type="spellEnd"/>
        <w:r w:rsidR="00254E00" w:rsidRPr="4DBC728B">
          <w:rPr>
            <w:sz w:val="24"/>
            <w:szCs w:val="24"/>
            <w:lang w:val="en-US"/>
          </w:rPr>
          <w:t xml:space="preserve"> Armstrong, 2022 #10}</w:t>
        </w:r>
        <w:commentRangeStart w:id="127"/>
        <w:commentRangeEnd w:id="127"/>
        <w:r w:rsidR="00254E00">
          <w:rPr>
            <w:rStyle w:val="CommentReference"/>
          </w:rPr>
          <w:commentReference w:id="127"/>
        </w:r>
        <w:r w:rsidR="00254E00" w:rsidRPr="4DBC728B">
          <w:rPr>
            <w:sz w:val="24"/>
            <w:szCs w:val="24"/>
            <w:lang w:val="en-US"/>
          </w:rPr>
          <w:t xml:space="preserve"> ).</w:t>
        </w:r>
      </w:ins>
    </w:p>
    <w:p w14:paraId="21D7DAF4" w14:textId="5A12EC83" w:rsidR="00E12D01" w:rsidRPr="00DB1802" w:rsidRDefault="00E12D01">
      <w:pPr>
        <w:pStyle w:val="ListParagraph"/>
        <w:spacing w:after="0" w:line="240" w:lineRule="auto"/>
        <w:ind w:left="0"/>
        <w:jc w:val="both"/>
        <w:rPr>
          <w:sz w:val="24"/>
          <w:szCs w:val="24"/>
          <w:lang w:val="en-US"/>
        </w:rPr>
        <w:pPrChange w:id="128" w:author="Bertotto, Mercedes [2]" w:date="2023-12-08T16:57:00Z">
          <w:pPr>
            <w:pStyle w:val="ListParagraph"/>
            <w:spacing w:after="0" w:line="360" w:lineRule="auto"/>
            <w:ind w:left="0"/>
            <w:jc w:val="both"/>
          </w:pPr>
        </w:pPrChange>
      </w:pPr>
      <w:r w:rsidRPr="4DBC728B">
        <w:rPr>
          <w:sz w:val="24"/>
          <w:szCs w:val="24"/>
          <w:lang w:val="en-US"/>
        </w:rPr>
        <w:t>When</w:t>
      </w:r>
      <w:r w:rsidR="002D1EE2" w:rsidRPr="4DBC728B">
        <w:rPr>
          <w:sz w:val="24"/>
          <w:szCs w:val="24"/>
          <w:lang w:val="en-US"/>
        </w:rPr>
        <w:t xml:space="preserve"> Embedded </w:t>
      </w:r>
      <w:r w:rsidRPr="4DBC728B">
        <w:rPr>
          <w:sz w:val="24"/>
          <w:szCs w:val="24"/>
          <w:lang w:val="en-US"/>
        </w:rPr>
        <w:t xml:space="preserve">methods are used, </w:t>
      </w:r>
      <w:r w:rsidR="00800C92" w:rsidRPr="4DBC728B">
        <w:rPr>
          <w:sz w:val="24"/>
          <w:szCs w:val="24"/>
          <w:lang w:val="en-US"/>
        </w:rPr>
        <w:t xml:space="preserve">variable selection is carried out at the same time as learning </w:t>
      </w:r>
      <w:r w:rsidR="00DB1802" w:rsidRPr="4DBC728B">
        <w:rPr>
          <w:sz w:val="24"/>
          <w:szCs w:val="24"/>
          <w:lang w:val="en-US"/>
        </w:rPr>
        <w:t xml:space="preserve">{Nicholas </w:t>
      </w:r>
      <w:proofErr w:type="spellStart"/>
      <w:r w:rsidR="00DB1802" w:rsidRPr="4DBC728B">
        <w:rPr>
          <w:sz w:val="24"/>
          <w:szCs w:val="24"/>
          <w:lang w:val="en-US"/>
        </w:rPr>
        <w:t>Pudjihartono</w:t>
      </w:r>
      <w:proofErr w:type="spellEnd"/>
      <w:r w:rsidR="00DB1802" w:rsidRPr="4DBC728B">
        <w:rPr>
          <w:sz w:val="24"/>
          <w:szCs w:val="24"/>
          <w:lang w:val="en-US"/>
        </w:rPr>
        <w:t>, 2022 #9}</w:t>
      </w:r>
      <w:r w:rsidR="496FBE01" w:rsidRPr="4DBC728B">
        <w:rPr>
          <w:sz w:val="24"/>
          <w:szCs w:val="24"/>
          <w:lang w:val="en-US"/>
        </w:rPr>
        <w:t xml:space="preserve"> by cross-validation performance. </w:t>
      </w:r>
    </w:p>
    <w:p w14:paraId="2039D1D0" w14:textId="4A22F2E0" w:rsidR="002F280E" w:rsidRDefault="177AF226">
      <w:pPr>
        <w:pStyle w:val="ListParagraph"/>
        <w:spacing w:after="0" w:line="240" w:lineRule="auto"/>
        <w:ind w:left="0"/>
        <w:jc w:val="both"/>
        <w:rPr>
          <w:ins w:id="129" w:author="Chauhan, Aneesh" w:date="2023-12-27T12:36:00Z"/>
          <w:sz w:val="24"/>
          <w:szCs w:val="24"/>
          <w:lang w:val="en-US"/>
        </w:rPr>
      </w:pPr>
      <w:r w:rsidRPr="73083DBA">
        <w:rPr>
          <w:sz w:val="24"/>
          <w:szCs w:val="24"/>
          <w:lang w:val="en-US"/>
        </w:rPr>
        <w:t>On the other hand, w</w:t>
      </w:r>
      <w:r w:rsidR="34E18B9E" w:rsidRPr="73083DBA">
        <w:rPr>
          <w:sz w:val="24"/>
          <w:szCs w:val="24"/>
          <w:lang w:val="en-US"/>
        </w:rPr>
        <w:t>rapper methods iteratively choose a subset of features, train the models, and choose</w:t>
      </w:r>
      <w:r w:rsidRPr="73083DBA">
        <w:rPr>
          <w:sz w:val="24"/>
          <w:szCs w:val="24"/>
          <w:lang w:val="en-US"/>
        </w:rPr>
        <w:t xml:space="preserve"> then</w:t>
      </w:r>
      <w:r w:rsidR="34E18B9E" w:rsidRPr="73083DBA">
        <w:rPr>
          <w:sz w:val="24"/>
          <w:szCs w:val="24"/>
          <w:lang w:val="en-US"/>
        </w:rPr>
        <w:t xml:space="preserve"> the best combination. They use the model's error rate on a holding set to score feature subsets</w:t>
      </w:r>
      <w:del w:id="130" w:author="Bertotto, Mercedes [2]" w:date="2023-12-06T07:51:00Z">
        <w:r w:rsidR="34E18B9E" w:rsidRPr="73083DBA">
          <w:rPr>
            <w:sz w:val="24"/>
            <w:szCs w:val="24"/>
            <w:lang w:val="en-US"/>
          </w:rPr>
          <w:delText>.</w:delText>
        </w:r>
      </w:del>
      <w:r w:rsidR="34E18B9E" w:rsidRPr="73083DBA">
        <w:rPr>
          <w:lang w:val="en-US"/>
        </w:rPr>
        <w:t xml:space="preserve"> </w:t>
      </w:r>
      <w:r w:rsidR="0B205158" w:rsidRPr="13A251B7">
        <w:rPr>
          <w:sz w:val="24"/>
          <w:szCs w:val="24"/>
          <w:lang w:val="en-US"/>
        </w:rPr>
        <w:t xml:space="preserve">{Michael D. </w:t>
      </w:r>
      <w:proofErr w:type="spellStart"/>
      <w:r w:rsidR="0B205158" w:rsidRPr="13A251B7">
        <w:rPr>
          <w:sz w:val="24"/>
          <w:szCs w:val="24"/>
          <w:lang w:val="en-US"/>
        </w:rPr>
        <w:t>Sorochan</w:t>
      </w:r>
      <w:proofErr w:type="spellEnd"/>
      <w:r w:rsidR="0B205158" w:rsidRPr="13A251B7">
        <w:rPr>
          <w:sz w:val="24"/>
          <w:szCs w:val="24"/>
          <w:lang w:val="en-US"/>
        </w:rPr>
        <w:t xml:space="preserve"> Armstrong, 2022 #10}</w:t>
      </w:r>
      <w:commentRangeStart w:id="131"/>
      <w:commentRangeEnd w:id="131"/>
      <w:r w:rsidR="00BA723F">
        <w:rPr>
          <w:rStyle w:val="CommentReference"/>
        </w:rPr>
        <w:commentReference w:id="131"/>
      </w:r>
    </w:p>
    <w:p w14:paraId="6DC5E52E" w14:textId="77777777" w:rsidR="003D446C" w:rsidRPr="00662222" w:rsidRDefault="003D446C">
      <w:pPr>
        <w:pStyle w:val="ListParagraph"/>
        <w:spacing w:after="0" w:line="240" w:lineRule="auto"/>
        <w:ind w:left="0"/>
        <w:jc w:val="both"/>
        <w:rPr>
          <w:sz w:val="24"/>
          <w:szCs w:val="24"/>
          <w:lang w:val="en-US"/>
        </w:rPr>
        <w:pPrChange w:id="132" w:author="Bertotto, Mercedes [2]" w:date="2023-12-08T16:57:00Z">
          <w:pPr>
            <w:pStyle w:val="ListParagraph"/>
            <w:spacing w:after="0" w:line="360" w:lineRule="auto"/>
            <w:ind w:left="0"/>
            <w:jc w:val="both"/>
          </w:pPr>
        </w:pPrChange>
      </w:pPr>
    </w:p>
    <w:p w14:paraId="6EE34779" w14:textId="7A4B07E2" w:rsidR="002F280E" w:rsidRDefault="3A1EBAF1">
      <w:pPr>
        <w:pStyle w:val="ListParagraph"/>
        <w:spacing w:after="0" w:line="240" w:lineRule="auto"/>
        <w:ind w:left="0"/>
        <w:jc w:val="both"/>
        <w:rPr>
          <w:sz w:val="24"/>
          <w:szCs w:val="24"/>
          <w:lang w:val="en-US"/>
        </w:rPr>
        <w:pPrChange w:id="133" w:author="Bertotto, Mercedes [2]" w:date="2023-12-08T16:57:00Z">
          <w:pPr>
            <w:pStyle w:val="ListParagraph"/>
            <w:spacing w:after="0" w:line="360" w:lineRule="auto"/>
            <w:ind w:left="0"/>
            <w:jc w:val="both"/>
          </w:pPr>
        </w:pPrChange>
      </w:pPr>
      <w:r w:rsidRPr="73083DBA">
        <w:rPr>
          <w:sz w:val="24"/>
          <w:szCs w:val="24"/>
          <w:lang w:val="en-US"/>
        </w:rPr>
        <w:t>In previous works, embedded methods (Random Forest) were used</w:t>
      </w:r>
      <w:r w:rsidR="3207ECDF" w:rsidRPr="73083DBA">
        <w:rPr>
          <w:sz w:val="24"/>
          <w:szCs w:val="24"/>
          <w:lang w:val="en-US"/>
        </w:rPr>
        <w:t xml:space="preserve"> to solve </w:t>
      </w:r>
      <w:r w:rsidR="156AD43C" w:rsidRPr="73083DBA">
        <w:rPr>
          <w:sz w:val="24"/>
          <w:szCs w:val="24"/>
          <w:lang w:val="en-US"/>
        </w:rPr>
        <w:t xml:space="preserve">a similar research problem </w:t>
      </w:r>
      <w:r w:rsidRPr="73083DBA">
        <w:rPr>
          <w:sz w:val="24"/>
          <w:szCs w:val="24"/>
          <w:lang w:val="en-US"/>
        </w:rPr>
        <w:t>{Sanja Brdar, 2022 #8}. This is why, in the present study, a wrapper method (</w:t>
      </w:r>
      <w:commentRangeStart w:id="134"/>
      <w:r w:rsidRPr="73083DBA">
        <w:rPr>
          <w:sz w:val="24"/>
          <w:szCs w:val="24"/>
          <w:lang w:val="en-US"/>
        </w:rPr>
        <w:t xml:space="preserve">the </w:t>
      </w:r>
      <w:proofErr w:type="spellStart"/>
      <w:r w:rsidRPr="73083DBA">
        <w:rPr>
          <w:sz w:val="24"/>
          <w:szCs w:val="24"/>
          <w:lang w:val="en-US"/>
        </w:rPr>
        <w:t>CovSel</w:t>
      </w:r>
      <w:proofErr w:type="spellEnd"/>
      <w:r w:rsidRPr="73083DBA">
        <w:rPr>
          <w:sz w:val="24"/>
          <w:szCs w:val="24"/>
          <w:lang w:val="en-US"/>
        </w:rPr>
        <w:t xml:space="preserve"> algorithm</w:t>
      </w:r>
      <w:r w:rsidR="6C5EFC20" w:rsidRPr="73083DBA">
        <w:rPr>
          <w:sz w:val="24"/>
          <w:szCs w:val="24"/>
          <w:lang w:val="en-US"/>
        </w:rPr>
        <w:t xml:space="preserve"> </w:t>
      </w:r>
      <w:commentRangeEnd w:id="134"/>
      <w:r w:rsidR="00177A6E">
        <w:rPr>
          <w:rStyle w:val="CommentReference"/>
        </w:rPr>
        <w:commentReference w:id="134"/>
      </w:r>
      <w:r w:rsidR="6C5EFC20" w:rsidRPr="73083DBA">
        <w:rPr>
          <w:sz w:val="24"/>
          <w:szCs w:val="24"/>
          <w:lang w:val="en-US"/>
        </w:rPr>
        <w:t>{J.M. Roger, 2011 #12}</w:t>
      </w:r>
      <w:r w:rsidRPr="73083DBA">
        <w:rPr>
          <w:sz w:val="24"/>
          <w:szCs w:val="24"/>
          <w:lang w:val="en-US"/>
        </w:rPr>
        <w:t xml:space="preserve">) was chosen to compare results and to </w:t>
      </w:r>
      <w:r w:rsidR="1D07090B" w:rsidRPr="73083DBA">
        <w:rPr>
          <w:sz w:val="24"/>
          <w:szCs w:val="24"/>
          <w:lang w:val="en-US"/>
        </w:rPr>
        <w:t>evaluate</w:t>
      </w:r>
      <w:r w:rsidRPr="73083DBA">
        <w:rPr>
          <w:sz w:val="24"/>
          <w:szCs w:val="24"/>
          <w:lang w:val="en-US"/>
        </w:rPr>
        <w:t xml:space="preserve"> the performance of a different approach.</w:t>
      </w:r>
    </w:p>
    <w:p w14:paraId="643FD86E" w14:textId="220FC7A6" w:rsidR="005F6356" w:rsidRDefault="64458194">
      <w:pPr>
        <w:pStyle w:val="ListParagraph"/>
        <w:spacing w:after="0" w:line="240" w:lineRule="auto"/>
        <w:ind w:left="0"/>
        <w:jc w:val="both"/>
        <w:rPr>
          <w:sz w:val="24"/>
          <w:szCs w:val="24"/>
          <w:lang w:val="en-US"/>
        </w:rPr>
        <w:pPrChange w:id="135" w:author="Bertotto, Mercedes [2]" w:date="2023-12-08T16:57:00Z">
          <w:pPr>
            <w:pStyle w:val="ListParagraph"/>
            <w:spacing w:after="0" w:line="360" w:lineRule="auto"/>
            <w:ind w:left="0"/>
            <w:jc w:val="both"/>
          </w:pPr>
        </w:pPrChange>
      </w:pPr>
      <w:r w:rsidRPr="46194BDE">
        <w:rPr>
          <w:sz w:val="24"/>
          <w:szCs w:val="24"/>
          <w:lang w:val="en-US"/>
        </w:rPr>
        <w:t xml:space="preserve">When using the </w:t>
      </w:r>
      <w:proofErr w:type="spellStart"/>
      <w:r w:rsidRPr="46194BDE">
        <w:rPr>
          <w:sz w:val="24"/>
          <w:szCs w:val="24"/>
          <w:lang w:val="en-US"/>
        </w:rPr>
        <w:t>CovSel</w:t>
      </w:r>
      <w:proofErr w:type="spellEnd"/>
      <w:r w:rsidRPr="46194BDE">
        <w:rPr>
          <w:sz w:val="24"/>
          <w:szCs w:val="24"/>
          <w:lang w:val="en-US"/>
        </w:rPr>
        <w:t xml:space="preserve"> algor</w:t>
      </w:r>
      <w:r w:rsidR="39A146F1" w:rsidRPr="46194BDE">
        <w:rPr>
          <w:sz w:val="24"/>
          <w:szCs w:val="24"/>
          <w:lang w:val="en-US"/>
        </w:rPr>
        <w:t>ithm, t</w:t>
      </w:r>
      <w:r w:rsidR="2923F799" w:rsidRPr="46194BDE">
        <w:rPr>
          <w:sz w:val="24"/>
          <w:szCs w:val="24"/>
          <w:lang w:val="en-US"/>
        </w:rPr>
        <w:t xml:space="preserve">he significance of each wavelength is assessed </w:t>
      </w:r>
      <w:r w:rsidR="4F85CA2E" w:rsidRPr="46194BDE">
        <w:rPr>
          <w:sz w:val="24"/>
          <w:szCs w:val="24"/>
          <w:lang w:val="en-US"/>
        </w:rPr>
        <w:t xml:space="preserve">by calculating the covariance between each </w:t>
      </w:r>
      <w:r w:rsidR="704F1012" w:rsidRPr="46194BDE">
        <w:rPr>
          <w:sz w:val="24"/>
          <w:szCs w:val="24"/>
          <w:lang w:val="en-US"/>
        </w:rPr>
        <w:t>variable and the Y values (responses)</w:t>
      </w:r>
      <w:r w:rsidR="328EF71E" w:rsidRPr="46194BDE">
        <w:rPr>
          <w:sz w:val="24"/>
          <w:szCs w:val="24"/>
          <w:lang w:val="en-US"/>
        </w:rPr>
        <w:t xml:space="preserve"> {Alessandra </w:t>
      </w:r>
      <w:proofErr w:type="spellStart"/>
      <w:r w:rsidR="328EF71E" w:rsidRPr="46194BDE">
        <w:rPr>
          <w:sz w:val="24"/>
          <w:szCs w:val="24"/>
          <w:lang w:val="en-US"/>
        </w:rPr>
        <w:t>Biancolillo</w:t>
      </w:r>
      <w:proofErr w:type="spellEnd"/>
      <w:r w:rsidR="328EF71E" w:rsidRPr="46194BDE">
        <w:rPr>
          <w:sz w:val="24"/>
          <w:szCs w:val="24"/>
          <w:lang w:val="en-US"/>
        </w:rPr>
        <w:t>, 2019 #11}</w:t>
      </w:r>
      <w:r w:rsidR="5B0122A3" w:rsidRPr="46194BDE">
        <w:rPr>
          <w:sz w:val="24"/>
          <w:szCs w:val="24"/>
          <w:lang w:val="en-US"/>
        </w:rPr>
        <w:t>.</w:t>
      </w:r>
      <w:r w:rsidR="24D28DB8" w:rsidRPr="46194BDE">
        <w:rPr>
          <w:sz w:val="24"/>
          <w:szCs w:val="24"/>
          <w:lang w:val="en-US"/>
        </w:rPr>
        <w:t xml:space="preserve"> </w:t>
      </w:r>
      <w:commentRangeStart w:id="136"/>
      <w:r w:rsidR="24D28DB8" w:rsidRPr="46194BDE">
        <w:rPr>
          <w:sz w:val="24"/>
          <w:szCs w:val="24"/>
          <w:lang w:val="en-US"/>
        </w:rPr>
        <w:t>First</w:t>
      </w:r>
      <w:r w:rsidR="000C0BD0" w:rsidRPr="46194BDE">
        <w:rPr>
          <w:sz w:val="24"/>
          <w:szCs w:val="24"/>
          <w:lang w:val="en-US"/>
        </w:rPr>
        <w:t>ly</w:t>
      </w:r>
      <w:r w:rsidR="24D28DB8" w:rsidRPr="46194BDE">
        <w:rPr>
          <w:sz w:val="24"/>
          <w:szCs w:val="24"/>
          <w:lang w:val="en-US"/>
        </w:rPr>
        <w:t xml:space="preserve">, X and Y </w:t>
      </w:r>
      <w:r w:rsidR="18E64D8A" w:rsidRPr="46194BDE">
        <w:rPr>
          <w:sz w:val="24"/>
          <w:szCs w:val="24"/>
          <w:lang w:val="en-US"/>
        </w:rPr>
        <w:t>matrices</w:t>
      </w:r>
      <w:r w:rsidR="24D28DB8" w:rsidRPr="46194BDE">
        <w:rPr>
          <w:sz w:val="24"/>
          <w:szCs w:val="24"/>
          <w:lang w:val="en-US"/>
        </w:rPr>
        <w:t xml:space="preserve"> </w:t>
      </w:r>
      <w:r w:rsidR="588820FA" w:rsidRPr="46194BDE">
        <w:rPr>
          <w:sz w:val="24"/>
          <w:szCs w:val="24"/>
          <w:lang w:val="en-US"/>
        </w:rPr>
        <w:t xml:space="preserve">are </w:t>
      </w:r>
      <w:r w:rsidR="54B342FE" w:rsidRPr="46194BDE">
        <w:rPr>
          <w:sz w:val="24"/>
          <w:szCs w:val="24"/>
          <w:lang w:val="en-US"/>
        </w:rPr>
        <w:t>centered</w:t>
      </w:r>
      <w:r w:rsidR="588820FA" w:rsidRPr="46194BDE">
        <w:rPr>
          <w:sz w:val="24"/>
          <w:szCs w:val="24"/>
          <w:lang w:val="en-US"/>
        </w:rPr>
        <w:t xml:space="preserve"> (</w:t>
      </w:r>
      <w:r w:rsidR="698B60A9" w:rsidRPr="46194BDE">
        <w:rPr>
          <w:sz w:val="24"/>
          <w:szCs w:val="24"/>
          <w:lang w:val="en-US"/>
        </w:rPr>
        <w:t>the mean value</w:t>
      </w:r>
      <w:r w:rsidR="1BF0C20F" w:rsidRPr="46194BDE">
        <w:rPr>
          <w:sz w:val="24"/>
          <w:szCs w:val="24"/>
          <w:lang w:val="en-US"/>
        </w:rPr>
        <w:t xml:space="preserve"> is</w:t>
      </w:r>
      <w:r w:rsidR="698B60A9" w:rsidRPr="46194BDE">
        <w:rPr>
          <w:sz w:val="24"/>
          <w:szCs w:val="24"/>
          <w:lang w:val="en-US"/>
        </w:rPr>
        <w:t xml:space="preserve"> deleted from each</w:t>
      </w:r>
      <w:r w:rsidR="3E5749A5" w:rsidRPr="46194BDE">
        <w:rPr>
          <w:sz w:val="24"/>
          <w:szCs w:val="24"/>
          <w:lang w:val="en-US"/>
        </w:rPr>
        <w:t xml:space="preserve"> </w:t>
      </w:r>
      <w:r w:rsidR="18C350DA" w:rsidRPr="46194BDE">
        <w:rPr>
          <w:sz w:val="24"/>
          <w:szCs w:val="24"/>
          <w:lang w:val="en-US"/>
        </w:rPr>
        <w:t xml:space="preserve">individual </w:t>
      </w:r>
      <w:r w:rsidR="3E5749A5" w:rsidRPr="46194BDE">
        <w:rPr>
          <w:sz w:val="24"/>
          <w:szCs w:val="24"/>
          <w:lang w:val="en-US"/>
        </w:rPr>
        <w:t>value in each dataset,</w:t>
      </w:r>
      <w:r w:rsidR="05657ABC" w:rsidRPr="46194BDE">
        <w:rPr>
          <w:sz w:val="24"/>
          <w:szCs w:val="24"/>
          <w:lang w:val="en-US"/>
        </w:rPr>
        <w:t xml:space="preserve"> </w:t>
      </w:r>
      <w:r w:rsidR="3E5749A5" w:rsidRPr="46194BDE">
        <w:rPr>
          <w:sz w:val="24"/>
          <w:szCs w:val="24"/>
          <w:lang w:val="en-US"/>
        </w:rPr>
        <w:t>as a resu</w:t>
      </w:r>
      <w:r w:rsidR="1C74F431" w:rsidRPr="46194BDE">
        <w:rPr>
          <w:sz w:val="24"/>
          <w:szCs w:val="24"/>
          <w:lang w:val="en-US"/>
        </w:rPr>
        <w:t>lt</w:t>
      </w:r>
      <w:ins w:id="137" w:author="Bertotto, Mercedes [2]" w:date="2024-01-11T10:20:00Z">
        <w:r w:rsidR="193A8C72" w:rsidRPr="46194BDE">
          <w:rPr>
            <w:sz w:val="24"/>
            <w:szCs w:val="24"/>
            <w:lang w:val="en-US"/>
          </w:rPr>
          <w:t>,</w:t>
        </w:r>
      </w:ins>
      <w:r w:rsidR="1C74F431" w:rsidRPr="46194BDE">
        <w:rPr>
          <w:sz w:val="24"/>
          <w:szCs w:val="24"/>
          <w:lang w:val="en-US"/>
        </w:rPr>
        <w:t xml:space="preserve"> the mean value in each dataset becomes zero)</w:t>
      </w:r>
      <w:r w:rsidR="6B3F9601" w:rsidRPr="46194BDE">
        <w:rPr>
          <w:sz w:val="24"/>
          <w:szCs w:val="24"/>
          <w:lang w:val="en-US"/>
        </w:rPr>
        <w:t xml:space="preserve">. </w:t>
      </w:r>
      <w:r w:rsidR="24D28DB8" w:rsidRPr="46194BDE">
        <w:rPr>
          <w:sz w:val="24"/>
          <w:szCs w:val="24"/>
          <w:lang w:val="en-US"/>
        </w:rPr>
        <w:t>Then, the covariance of all the variables in X is calculated, with respect to the response Y, and the variable with the highest covariance is chosen. Then, all remaining variables are orthogonalized with respect to the chosen variable, and the procedure is repeated until the number of variables chosen by the user is completed</w:t>
      </w:r>
      <w:del w:id="138" w:author="Bertotto, Mercedes [2]" w:date="2023-12-06T07:52:00Z">
        <w:r w:rsidRPr="46194BDE" w:rsidDel="24D28DB8">
          <w:rPr>
            <w:sz w:val="24"/>
            <w:szCs w:val="24"/>
            <w:lang w:val="en-US"/>
          </w:rPr>
          <w:delText>.</w:delText>
        </w:r>
      </w:del>
      <w:commentRangeEnd w:id="136"/>
      <w:r>
        <w:rPr>
          <w:rStyle w:val="CommentReference"/>
        </w:rPr>
        <w:commentReference w:id="136"/>
      </w:r>
      <w:ins w:id="139" w:author="Bertotto, Mercedes [2]" w:date="2023-12-06T07:52:00Z">
        <w:r w:rsidR="06ED0417" w:rsidRPr="46194BDE">
          <w:rPr>
            <w:sz w:val="24"/>
            <w:szCs w:val="24"/>
            <w:lang w:val="en-US"/>
          </w:rPr>
          <w:t>{J.M. Roger, 2011 #12})</w:t>
        </w:r>
      </w:ins>
    </w:p>
    <w:p w14:paraId="516013C1" w14:textId="10D1535A" w:rsidR="005F6356" w:rsidRDefault="005F6356">
      <w:pPr>
        <w:pStyle w:val="ListParagraph"/>
        <w:spacing w:after="0" w:line="240" w:lineRule="auto"/>
        <w:ind w:left="0"/>
        <w:jc w:val="both"/>
        <w:rPr>
          <w:sz w:val="24"/>
          <w:szCs w:val="24"/>
          <w:lang w:val="en-US"/>
        </w:rPr>
        <w:pPrChange w:id="140" w:author="Bertotto, Mercedes [2]" w:date="2023-12-08T16:57:00Z">
          <w:pPr>
            <w:pStyle w:val="ListParagraph"/>
            <w:spacing w:after="0" w:line="360" w:lineRule="auto"/>
            <w:ind w:left="0"/>
            <w:jc w:val="both"/>
          </w:pPr>
        </w:pPrChange>
      </w:pPr>
    </w:p>
    <w:p w14:paraId="54BB9CDF" w14:textId="77777777" w:rsidR="001D2A71" w:rsidRDefault="001D2A71" w:rsidP="003B194A">
      <w:pPr>
        <w:pStyle w:val="ListParagraph"/>
        <w:spacing w:after="0" w:line="360" w:lineRule="auto"/>
        <w:ind w:left="0"/>
        <w:jc w:val="both"/>
        <w:rPr>
          <w:sz w:val="24"/>
          <w:szCs w:val="24"/>
          <w:lang w:val="en-US"/>
        </w:rPr>
      </w:pPr>
    </w:p>
    <w:p w14:paraId="4295FB76" w14:textId="4DEDE245" w:rsidR="002706D0" w:rsidRPr="00CC2EF5" w:rsidRDefault="1F81F47C" w:rsidP="13A251B7">
      <w:pPr>
        <w:pStyle w:val="ListParagraph"/>
        <w:spacing w:after="0" w:line="360" w:lineRule="auto"/>
        <w:ind w:left="0"/>
        <w:jc w:val="both"/>
        <w:rPr>
          <w:b/>
          <w:bCs/>
          <w:sz w:val="24"/>
          <w:szCs w:val="24"/>
          <w:lang w:val="en-US"/>
        </w:rPr>
      </w:pPr>
      <w:r w:rsidRPr="13A251B7">
        <w:rPr>
          <w:sz w:val="24"/>
          <w:szCs w:val="24"/>
          <w:lang w:val="en-US"/>
        </w:rPr>
        <w:lastRenderedPageBreak/>
        <w:t xml:space="preserve">2.2. </w:t>
      </w:r>
      <w:r w:rsidR="008B5775" w:rsidRPr="00CC2EF5">
        <w:rPr>
          <w:b/>
          <w:bCs/>
          <w:sz w:val="24"/>
          <w:szCs w:val="24"/>
          <w:lang w:val="en-US"/>
        </w:rPr>
        <w:t>Outlier removal</w:t>
      </w:r>
    </w:p>
    <w:p w14:paraId="4B069BC8" w14:textId="77777777" w:rsidR="008B5775" w:rsidRDefault="008B5775" w:rsidP="13A251B7">
      <w:pPr>
        <w:pStyle w:val="ListParagraph"/>
        <w:spacing w:after="0" w:line="240" w:lineRule="auto"/>
        <w:jc w:val="both"/>
        <w:rPr>
          <w:sz w:val="24"/>
          <w:szCs w:val="24"/>
          <w:lang w:val="en-US"/>
        </w:rPr>
      </w:pPr>
    </w:p>
    <w:p w14:paraId="191DA885" w14:textId="59DDD932" w:rsidR="008B5775" w:rsidRPr="008B5775" w:rsidRDefault="5A93476F" w:rsidP="13A251B7">
      <w:pPr>
        <w:spacing w:line="240" w:lineRule="auto"/>
        <w:jc w:val="both"/>
        <w:rPr>
          <w:sz w:val="24"/>
          <w:szCs w:val="24"/>
          <w:lang w:val="en-US"/>
        </w:rPr>
      </w:pPr>
      <w:r w:rsidRPr="4DBC728B">
        <w:rPr>
          <w:sz w:val="24"/>
          <w:szCs w:val="24"/>
          <w:lang w:val="en-US"/>
        </w:rPr>
        <w:t xml:space="preserve">There are </w:t>
      </w:r>
      <w:ins w:id="141" w:author="Bertotto, Mercedes" w:date="2024-01-16T14:25:00Z">
        <w:r w:rsidR="00CF3167">
          <w:rPr>
            <w:sz w:val="24"/>
            <w:szCs w:val="24"/>
            <w:lang w:val="en-US"/>
          </w:rPr>
          <w:t>t</w:t>
        </w:r>
      </w:ins>
      <w:r w:rsidRPr="4DBC728B">
        <w:rPr>
          <w:sz w:val="24"/>
          <w:szCs w:val="24"/>
          <w:lang w:val="en-US"/>
        </w:rPr>
        <w:t xml:space="preserve">wo </w:t>
      </w:r>
      <w:r w:rsidR="00012337" w:rsidRPr="4DBC728B">
        <w:rPr>
          <w:sz w:val="24"/>
          <w:szCs w:val="24"/>
          <w:lang w:val="en-US"/>
        </w:rPr>
        <w:t xml:space="preserve">typical </w:t>
      </w:r>
      <w:r w:rsidRPr="4DBC728B">
        <w:rPr>
          <w:sz w:val="24"/>
          <w:szCs w:val="24"/>
          <w:lang w:val="en-US"/>
        </w:rPr>
        <w:t xml:space="preserve">ways to proceed when </w:t>
      </w:r>
      <w:commentRangeStart w:id="142"/>
      <w:commentRangeStart w:id="143"/>
      <w:r w:rsidRPr="4DBC728B">
        <w:rPr>
          <w:sz w:val="24"/>
          <w:szCs w:val="24"/>
          <w:lang w:val="en-US"/>
        </w:rPr>
        <w:t>analyzing spectra extracted from spectral images</w:t>
      </w:r>
      <w:commentRangeEnd w:id="142"/>
      <w:r>
        <w:rPr>
          <w:rStyle w:val="CommentReference"/>
        </w:rPr>
        <w:commentReference w:id="142"/>
      </w:r>
      <w:commentRangeEnd w:id="143"/>
      <w:r>
        <w:rPr>
          <w:rStyle w:val="CommentReference"/>
        </w:rPr>
        <w:commentReference w:id="143"/>
      </w:r>
      <w:r w:rsidRPr="4DBC728B">
        <w:rPr>
          <w:sz w:val="24"/>
          <w:szCs w:val="24"/>
          <w:lang w:val="en-US"/>
        </w:rPr>
        <w:t>. One is to</w:t>
      </w:r>
      <w:r w:rsidR="2FE5664E" w:rsidRPr="4DBC728B">
        <w:rPr>
          <w:sz w:val="24"/>
          <w:szCs w:val="24"/>
          <w:lang w:val="en-US"/>
        </w:rPr>
        <w:t xml:space="preserve"> merge</w:t>
      </w:r>
      <w:r w:rsidRPr="4DBC728B">
        <w:rPr>
          <w:sz w:val="24"/>
          <w:szCs w:val="24"/>
          <w:lang w:val="en-US"/>
        </w:rPr>
        <w:t xml:space="preserve"> all the spectra (pixels) corresponding to a region of interest</w:t>
      </w:r>
      <w:r w:rsidR="00AF0E0D" w:rsidRPr="4DBC728B">
        <w:rPr>
          <w:sz w:val="24"/>
          <w:szCs w:val="24"/>
          <w:lang w:val="en-US"/>
        </w:rPr>
        <w:t xml:space="preserve"> (ROI)</w:t>
      </w:r>
      <w:r w:rsidRPr="4DBC728B">
        <w:rPr>
          <w:sz w:val="24"/>
          <w:szCs w:val="24"/>
          <w:lang w:val="en-US"/>
        </w:rPr>
        <w:t xml:space="preserve">, </w:t>
      </w:r>
      <w:commentRangeStart w:id="144"/>
      <w:commentRangeStart w:id="145"/>
      <w:r w:rsidRPr="4DBC728B">
        <w:rPr>
          <w:sz w:val="24"/>
          <w:szCs w:val="24"/>
          <w:lang w:val="en-US"/>
        </w:rPr>
        <w:t xml:space="preserve">in </w:t>
      </w:r>
      <w:r w:rsidR="00AF0E0D" w:rsidRPr="4DBC728B">
        <w:rPr>
          <w:sz w:val="24"/>
          <w:szCs w:val="24"/>
          <w:lang w:val="en-US"/>
        </w:rPr>
        <w:t xml:space="preserve">our </w:t>
      </w:r>
      <w:r w:rsidRPr="4DBC728B">
        <w:rPr>
          <w:sz w:val="24"/>
          <w:szCs w:val="24"/>
          <w:lang w:val="en-US"/>
        </w:rPr>
        <w:t xml:space="preserve">case a </w:t>
      </w:r>
      <w:r w:rsidR="3024F460" w:rsidRPr="4DBC728B">
        <w:rPr>
          <w:sz w:val="24"/>
          <w:szCs w:val="24"/>
          <w:lang w:val="en-US"/>
        </w:rPr>
        <w:t>sepal</w:t>
      </w:r>
      <w:commentRangeEnd w:id="144"/>
      <w:r>
        <w:rPr>
          <w:rStyle w:val="CommentReference"/>
        </w:rPr>
        <w:commentReference w:id="144"/>
      </w:r>
      <w:commentRangeEnd w:id="145"/>
      <w:r>
        <w:rPr>
          <w:rStyle w:val="CommentReference"/>
        </w:rPr>
        <w:commentReference w:id="145"/>
      </w:r>
      <w:r w:rsidRPr="4DBC728B">
        <w:rPr>
          <w:sz w:val="24"/>
          <w:szCs w:val="24"/>
          <w:lang w:val="en-US"/>
        </w:rPr>
        <w:t>. The other is to directly make the predictions at the level of each pixel. The first option allows to drastically</w:t>
      </w:r>
      <w:r w:rsidR="3C781B66" w:rsidRPr="4DBC728B">
        <w:rPr>
          <w:sz w:val="24"/>
          <w:szCs w:val="24"/>
          <w:lang w:val="en-US"/>
        </w:rPr>
        <w:t xml:space="preserve"> </w:t>
      </w:r>
      <w:r w:rsidRPr="4DBC728B">
        <w:rPr>
          <w:sz w:val="24"/>
          <w:szCs w:val="24"/>
          <w:lang w:val="en-US"/>
        </w:rPr>
        <w:t>reduce the dimensionality of the data</w:t>
      </w:r>
      <w:r w:rsidR="0CF56939" w:rsidRPr="4DBC728B">
        <w:rPr>
          <w:sz w:val="24"/>
          <w:szCs w:val="24"/>
          <w:lang w:val="en-US"/>
        </w:rPr>
        <w:t xml:space="preserve"> by reducing the number of spectra (</w:t>
      </w:r>
      <w:r w:rsidRPr="4DBC728B">
        <w:rPr>
          <w:sz w:val="24"/>
          <w:szCs w:val="24"/>
          <w:lang w:val="en-US"/>
        </w:rPr>
        <w:t>rows</w:t>
      </w:r>
      <w:r w:rsidR="25280678" w:rsidRPr="4DBC728B">
        <w:rPr>
          <w:sz w:val="24"/>
          <w:szCs w:val="24"/>
          <w:lang w:val="en-US"/>
        </w:rPr>
        <w:t>)</w:t>
      </w:r>
      <w:r w:rsidRPr="4DBC728B">
        <w:rPr>
          <w:sz w:val="24"/>
          <w:szCs w:val="24"/>
          <w:lang w:val="en-US"/>
        </w:rPr>
        <w:t>, which consequently reduces the analysis time. In this work, this first option was chosen, that</w:t>
      </w:r>
      <w:r w:rsidR="0A88BB79" w:rsidRPr="4DBC728B">
        <w:rPr>
          <w:sz w:val="24"/>
          <w:szCs w:val="24"/>
          <w:lang w:val="en-US"/>
        </w:rPr>
        <w:t xml:space="preserve"> </w:t>
      </w:r>
      <w:r w:rsidRPr="4DBC728B">
        <w:rPr>
          <w:sz w:val="24"/>
          <w:szCs w:val="24"/>
          <w:lang w:val="en-US"/>
        </w:rPr>
        <w:t xml:space="preserve">is to say, all the pixels coming from the </w:t>
      </w:r>
      <w:r w:rsidR="00AF0E0D" w:rsidRPr="4DBC728B">
        <w:rPr>
          <w:sz w:val="24"/>
          <w:szCs w:val="24"/>
          <w:lang w:val="en-US"/>
        </w:rPr>
        <w:t>ROI</w:t>
      </w:r>
      <w:r w:rsidRPr="4DBC728B">
        <w:rPr>
          <w:sz w:val="24"/>
          <w:szCs w:val="24"/>
          <w:lang w:val="en-US"/>
        </w:rPr>
        <w:t xml:space="preserve"> were</w:t>
      </w:r>
      <w:r w:rsidR="75D0AB38" w:rsidRPr="4DBC728B">
        <w:rPr>
          <w:sz w:val="24"/>
          <w:szCs w:val="24"/>
          <w:lang w:val="en-US"/>
        </w:rPr>
        <w:t xml:space="preserve"> </w:t>
      </w:r>
      <w:commentRangeStart w:id="146"/>
      <w:r w:rsidR="75D0AB38" w:rsidRPr="4DBC728B">
        <w:rPr>
          <w:sz w:val="24"/>
          <w:szCs w:val="24"/>
          <w:lang w:val="en-US"/>
        </w:rPr>
        <w:t xml:space="preserve">merged </w:t>
      </w:r>
      <w:commentRangeEnd w:id="146"/>
      <w:r>
        <w:rPr>
          <w:rStyle w:val="CommentReference"/>
        </w:rPr>
        <w:commentReference w:id="146"/>
      </w:r>
      <w:r w:rsidR="00AE09FC" w:rsidRPr="4DBC728B">
        <w:rPr>
          <w:sz w:val="24"/>
          <w:szCs w:val="24"/>
          <w:lang w:val="en-US"/>
        </w:rPr>
        <w:t xml:space="preserve">leading to </w:t>
      </w:r>
      <w:r w:rsidRPr="4DBC728B">
        <w:rPr>
          <w:sz w:val="24"/>
          <w:szCs w:val="24"/>
          <w:lang w:val="en-US"/>
        </w:rPr>
        <w:t>a single spectrum</w:t>
      </w:r>
      <w:r w:rsidR="182F61A9" w:rsidRPr="4DBC728B">
        <w:rPr>
          <w:sz w:val="24"/>
          <w:szCs w:val="24"/>
          <w:lang w:val="en-US"/>
        </w:rPr>
        <w:t xml:space="preserve"> </w:t>
      </w:r>
      <w:r w:rsidR="00AE09FC" w:rsidRPr="4DBC728B">
        <w:rPr>
          <w:sz w:val="24"/>
          <w:szCs w:val="24"/>
          <w:lang w:val="en-US"/>
        </w:rPr>
        <w:t>per ROI</w:t>
      </w:r>
      <w:r w:rsidRPr="4DBC728B">
        <w:rPr>
          <w:sz w:val="24"/>
          <w:szCs w:val="24"/>
          <w:lang w:val="en-US"/>
        </w:rPr>
        <w:t>.</w:t>
      </w:r>
      <w:r w:rsidR="1537064F" w:rsidRPr="4DBC728B">
        <w:rPr>
          <w:sz w:val="24"/>
          <w:szCs w:val="24"/>
          <w:lang w:val="en-US"/>
        </w:rPr>
        <w:t xml:space="preserve"> </w:t>
      </w:r>
      <w:del w:id="147" w:author="Bertotto, Mercedes" w:date="2024-01-16T14:26:00Z">
        <w:r w:rsidR="1537064F" w:rsidRPr="4DBC728B" w:rsidDel="00FE1509">
          <w:rPr>
            <w:sz w:val="24"/>
            <w:szCs w:val="24"/>
            <w:lang w:val="en-US"/>
          </w:rPr>
          <w:delText xml:space="preserve">This merging was done in three different ways, detailed in section </w:delText>
        </w:r>
        <w:r w:rsidR="00395D58" w:rsidRPr="4DBC728B" w:rsidDel="00FE1509">
          <w:rPr>
            <w:sz w:val="24"/>
            <w:szCs w:val="24"/>
            <w:lang w:val="en-US"/>
          </w:rPr>
          <w:delText>2</w:delText>
        </w:r>
        <w:r w:rsidR="1537064F" w:rsidRPr="4DBC728B" w:rsidDel="00FE1509">
          <w:rPr>
            <w:sz w:val="24"/>
            <w:szCs w:val="24"/>
            <w:lang w:val="en-US"/>
          </w:rPr>
          <w:delText>.2</w:delText>
        </w:r>
        <w:r w:rsidR="00395D58" w:rsidRPr="4DBC728B" w:rsidDel="00FE1509">
          <w:rPr>
            <w:sz w:val="24"/>
            <w:szCs w:val="24"/>
            <w:lang w:val="en-US"/>
          </w:rPr>
          <w:delText>.3</w:delText>
        </w:r>
        <w:r w:rsidR="1537064F" w:rsidRPr="4DBC728B" w:rsidDel="00FE1509">
          <w:rPr>
            <w:sz w:val="24"/>
            <w:szCs w:val="24"/>
            <w:lang w:val="en-US"/>
          </w:rPr>
          <w:delText xml:space="preserve"> Data </w:delText>
        </w:r>
        <w:r w:rsidR="00CC7338" w:rsidRPr="4DBC728B" w:rsidDel="00FE1509">
          <w:rPr>
            <w:sz w:val="24"/>
            <w:szCs w:val="24"/>
            <w:lang w:val="en-US"/>
          </w:rPr>
          <w:delText>analysis</w:delText>
        </w:r>
        <w:r w:rsidR="1537064F" w:rsidRPr="4DBC728B" w:rsidDel="00FE1509">
          <w:rPr>
            <w:sz w:val="24"/>
            <w:szCs w:val="24"/>
            <w:lang w:val="en-US"/>
          </w:rPr>
          <w:delText>.</w:delText>
        </w:r>
      </w:del>
    </w:p>
    <w:p w14:paraId="1B8E029D" w14:textId="151C0E88" w:rsidR="008B5775" w:rsidRPr="008B5775" w:rsidDel="008B21CA" w:rsidRDefault="5A93476F" w:rsidP="4DBC728B">
      <w:pPr>
        <w:spacing w:line="240" w:lineRule="auto"/>
        <w:jc w:val="both"/>
        <w:rPr>
          <w:del w:id="148" w:author="Chauhan, Aneesh" w:date="2023-12-27T12:51:00Z"/>
          <w:i/>
          <w:iCs/>
          <w:sz w:val="24"/>
          <w:szCs w:val="24"/>
          <w:lang w:val="en-US"/>
        </w:rPr>
      </w:pPr>
      <w:r w:rsidRPr="4DBC728B">
        <w:rPr>
          <w:sz w:val="24"/>
          <w:szCs w:val="24"/>
          <w:lang w:val="en-US"/>
        </w:rPr>
        <w:t>It is important to mention</w:t>
      </w:r>
      <w:r w:rsidR="00AD7EFD" w:rsidRPr="4DBC728B">
        <w:rPr>
          <w:sz w:val="24"/>
          <w:szCs w:val="24"/>
          <w:lang w:val="en-US"/>
        </w:rPr>
        <w:t xml:space="preserve"> </w:t>
      </w:r>
      <w:r w:rsidRPr="4DBC728B">
        <w:rPr>
          <w:sz w:val="24"/>
          <w:szCs w:val="24"/>
          <w:lang w:val="en-US"/>
        </w:rPr>
        <w:t xml:space="preserve">that not all pixels found in </w:t>
      </w:r>
      <w:r w:rsidR="00AD7EFD" w:rsidRPr="4DBC728B">
        <w:rPr>
          <w:sz w:val="24"/>
          <w:szCs w:val="24"/>
          <w:lang w:val="en-US"/>
        </w:rPr>
        <w:t>a ROI</w:t>
      </w:r>
      <w:r w:rsidRPr="4DBC728B">
        <w:rPr>
          <w:sz w:val="24"/>
          <w:szCs w:val="24"/>
          <w:lang w:val="en-US"/>
        </w:rPr>
        <w:t xml:space="preserve"> provide </w:t>
      </w:r>
      <w:r w:rsidR="00AD7EFD" w:rsidRPr="4DBC728B">
        <w:rPr>
          <w:sz w:val="24"/>
          <w:szCs w:val="24"/>
          <w:lang w:val="en-US"/>
        </w:rPr>
        <w:t xml:space="preserve">relevant </w:t>
      </w:r>
      <w:r w:rsidRPr="4DBC728B">
        <w:rPr>
          <w:sz w:val="24"/>
          <w:szCs w:val="24"/>
          <w:lang w:val="en-US"/>
        </w:rPr>
        <w:t>information</w:t>
      </w:r>
      <w:r w:rsidR="00AD7EFD" w:rsidRPr="4DBC728B">
        <w:rPr>
          <w:sz w:val="24"/>
          <w:szCs w:val="24"/>
          <w:lang w:val="en-US"/>
        </w:rPr>
        <w:t>. S</w:t>
      </w:r>
      <w:r w:rsidRPr="4DBC728B">
        <w:rPr>
          <w:sz w:val="24"/>
          <w:szCs w:val="24"/>
          <w:lang w:val="en-US"/>
        </w:rPr>
        <w:t xml:space="preserve">ome pixels </w:t>
      </w:r>
      <w:r w:rsidR="00AD7EFD" w:rsidRPr="4DBC728B">
        <w:rPr>
          <w:sz w:val="24"/>
          <w:szCs w:val="24"/>
          <w:lang w:val="en-US"/>
        </w:rPr>
        <w:t>can be</w:t>
      </w:r>
      <w:r w:rsidRPr="4DBC728B">
        <w:rPr>
          <w:sz w:val="24"/>
          <w:szCs w:val="24"/>
          <w:lang w:val="en-US"/>
        </w:rPr>
        <w:t xml:space="preserve"> “noisy” or “bad</w:t>
      </w:r>
      <w:r w:rsidR="008B21CA" w:rsidRPr="4DBC728B">
        <w:rPr>
          <w:sz w:val="24"/>
          <w:szCs w:val="24"/>
          <w:lang w:val="en-US"/>
        </w:rPr>
        <w:t>/abnormal</w:t>
      </w:r>
      <w:r w:rsidRPr="4DBC728B">
        <w:rPr>
          <w:sz w:val="24"/>
          <w:szCs w:val="24"/>
          <w:lang w:val="en-US"/>
        </w:rPr>
        <w:t xml:space="preserve"> pixels”. According to Chu Zhang et al, in 2020,</w:t>
      </w:r>
      <w:r w:rsidR="5DFA5294" w:rsidRPr="4DBC728B">
        <w:rPr>
          <w:sz w:val="24"/>
          <w:szCs w:val="24"/>
          <w:lang w:val="en-US"/>
        </w:rPr>
        <w:t xml:space="preserve"> random errors are primarily generated by the surrounding conditions and the</w:t>
      </w:r>
      <w:r w:rsidR="765B3B86" w:rsidRPr="4DBC728B">
        <w:rPr>
          <w:sz w:val="24"/>
          <w:szCs w:val="24"/>
          <w:lang w:val="en-US"/>
        </w:rPr>
        <w:t xml:space="preserve"> devices themselves</w:t>
      </w:r>
      <w:r w:rsidRPr="4DBC728B">
        <w:rPr>
          <w:sz w:val="24"/>
          <w:szCs w:val="24"/>
          <w:lang w:val="en-US"/>
        </w:rPr>
        <w:t xml:space="preserve"> </w:t>
      </w:r>
      <w:r w:rsidRPr="4DBC728B">
        <w:rPr>
          <w:i/>
          <w:iCs/>
          <w:sz w:val="24"/>
          <w:szCs w:val="24"/>
          <w:lang w:val="en-US"/>
        </w:rPr>
        <w:fldChar w:fldCharType="begin"/>
      </w:r>
      <w:r w:rsidRPr="4DBC728B">
        <w:rPr>
          <w:i/>
          <w:iCs/>
          <w:sz w:val="24"/>
          <w:szCs w:val="24"/>
          <w:lang w:val="en-US"/>
        </w:rPr>
        <w:instrText xml:space="preserve"> ADDIN EN.CITE &lt;EndNote&gt;&lt;Cite&gt;&lt;Author&gt;Chu Zhang a b&lt;/Author&gt;&lt;Year&gt;2020&lt;/Year&gt;&lt;RecNum&gt;13&lt;/RecNum&gt;&lt;record&gt;&lt;rec-number&gt;13&lt;/rec-number&gt;&lt;foreign-keys&gt;&lt;key app="EN" db-id="dx0p9ptt65vts7exx01xxxtuwxzt90v2rtxe" timestamp="1699006965"&gt;13&lt;/key&gt;&lt;/foreign-keys&gt;&lt;ref-type name="Journal Article"&gt;17&lt;/ref-type&gt;&lt;contributors&gt;&lt;authors&gt;&lt;author&gt;Chu Zhang a b, Lei Zhou a b, Yiying Zhao a b, Susu Zhu a b, Fei Liu a b, Yong He a b&lt;/author&gt;&lt;/authors&gt;&lt;/contributors&gt;&lt;titles&gt;&lt;title&gt;Noise reduction in the spectral domain of hyperspectral images using denoising autoencoder methods&lt;/title&gt;&lt;/titles&gt;&lt;volume&gt;203&lt;/volume&gt;&lt;number&gt;104063&lt;/number&gt;&lt;dates&gt;&lt;year&gt;2020&lt;/year&gt;&lt;/dates&gt;&lt;urls&gt;&lt;/urls&gt;&lt;electronic-resource-num&gt;https://doi.org/10.1016/j.chemolab.2020.104063&lt;/electronic-resource-num&gt;&lt;/record&gt;&lt;/Cite&gt;&lt;/EndNote&gt;</w:instrText>
      </w:r>
      <w:r w:rsidRPr="4DBC728B">
        <w:rPr>
          <w:i/>
          <w:iCs/>
          <w:sz w:val="24"/>
          <w:szCs w:val="24"/>
          <w:lang w:val="en-US"/>
        </w:rPr>
        <w:fldChar w:fldCharType="separate"/>
      </w:r>
      <w:r w:rsidR="3F9EA7D4" w:rsidRPr="4DBC728B">
        <w:rPr>
          <w:i/>
          <w:iCs/>
          <w:noProof/>
          <w:sz w:val="24"/>
          <w:szCs w:val="24"/>
          <w:lang w:val="en-US"/>
        </w:rPr>
        <w:t>{Chu Zhang a b, 2020 #13}</w:t>
      </w:r>
      <w:r w:rsidRPr="4DBC728B">
        <w:rPr>
          <w:i/>
          <w:iCs/>
          <w:sz w:val="24"/>
          <w:szCs w:val="24"/>
          <w:lang w:val="en-US"/>
        </w:rPr>
        <w:fldChar w:fldCharType="end"/>
      </w:r>
      <w:r w:rsidR="3F9EA7D4" w:rsidRPr="4DBC728B">
        <w:rPr>
          <w:i/>
          <w:iCs/>
          <w:sz w:val="24"/>
          <w:szCs w:val="24"/>
          <w:lang w:val="en-US"/>
        </w:rPr>
        <w:t xml:space="preserve">. </w:t>
      </w:r>
      <w:del w:id="149" w:author="Chauhan, Aneesh" w:date="2023-12-27T12:51:00Z">
        <w:r w:rsidRPr="4DBC728B" w:rsidDel="5A93476F">
          <w:rPr>
            <w:i/>
            <w:iCs/>
            <w:sz w:val="24"/>
            <w:szCs w:val="24"/>
            <w:lang w:val="en-US"/>
          </w:rPr>
          <w:delText xml:space="preserve"> </w:delText>
        </w:r>
      </w:del>
    </w:p>
    <w:p w14:paraId="35543E7B" w14:textId="46251EB6" w:rsidR="008B5775" w:rsidRPr="008B5775" w:rsidRDefault="50CF6E37" w:rsidP="13A251B7">
      <w:pPr>
        <w:spacing w:line="240" w:lineRule="auto"/>
        <w:jc w:val="both"/>
        <w:rPr>
          <w:sz w:val="24"/>
          <w:szCs w:val="24"/>
          <w:lang w:val="en-US"/>
        </w:rPr>
      </w:pPr>
      <w:commentRangeStart w:id="150"/>
      <w:r w:rsidRPr="4DBC728B">
        <w:rPr>
          <w:sz w:val="24"/>
          <w:szCs w:val="24"/>
          <w:lang w:val="en-US"/>
        </w:rPr>
        <w:t>In 2009, James Burger found that bad pixels exhibit significantly different spectra compared to their neighbors</w:t>
      </w:r>
      <w:del w:id="151" w:author="Bertotto, Mercedes [2]" w:date="2023-12-06T07:55:00Z">
        <w:r w:rsidRPr="4DBC728B" w:rsidDel="007344A3">
          <w:rPr>
            <w:sz w:val="24"/>
            <w:szCs w:val="24"/>
            <w:lang w:val="en-US"/>
          </w:rPr>
          <w:delText>{</w:delText>
        </w:r>
      </w:del>
      <w:ins w:id="152" w:author="Bertotto, Mercedes [2]" w:date="2023-12-06T07:55:00Z">
        <w:r w:rsidR="1EB88861" w:rsidRPr="4DBC728B">
          <w:rPr>
            <w:sz w:val="24"/>
            <w:szCs w:val="24"/>
            <w:lang w:val="en-US"/>
          </w:rPr>
          <w:t xml:space="preserve"> </w:t>
        </w:r>
      </w:ins>
      <w:r w:rsidR="007344A3" w:rsidRPr="4DBC728B">
        <w:rPr>
          <w:sz w:val="24"/>
          <w:szCs w:val="24"/>
          <w:lang w:val="en-US"/>
        </w:rPr>
        <w:t>Burger, 2009 #22}</w:t>
      </w:r>
      <w:r w:rsidRPr="4DBC728B">
        <w:rPr>
          <w:sz w:val="24"/>
          <w:szCs w:val="24"/>
          <w:lang w:val="en-US"/>
        </w:rPr>
        <w:t>.</w:t>
      </w:r>
      <w:commentRangeEnd w:id="150"/>
      <w:r>
        <w:rPr>
          <w:rStyle w:val="CommentReference"/>
        </w:rPr>
        <w:commentReference w:id="150"/>
      </w:r>
      <w:r w:rsidRPr="4DBC728B">
        <w:rPr>
          <w:sz w:val="24"/>
          <w:szCs w:val="24"/>
          <w:lang w:val="en-US"/>
        </w:rPr>
        <w:t xml:space="preserve"> He classified these abnormal pixels into "dead pixels," which do not respond to light, "hot pixels," characterized by high dark current, and "stuck pixels," which maintain an almost constant intermediate value. In 2023, </w:t>
      </w:r>
      <w:proofErr w:type="spellStart"/>
      <w:r w:rsidRPr="4DBC728B">
        <w:rPr>
          <w:sz w:val="24"/>
          <w:szCs w:val="24"/>
          <w:lang w:val="en-US"/>
        </w:rPr>
        <w:t>Bingkai</w:t>
      </w:r>
      <w:proofErr w:type="spellEnd"/>
      <w:r w:rsidRPr="4DBC728B">
        <w:rPr>
          <w:sz w:val="24"/>
          <w:szCs w:val="24"/>
          <w:lang w:val="en-US"/>
        </w:rPr>
        <w:t xml:space="preserve"> Liu further explained that hot pixels have a higher dark current than normal pixels, which experience a moderate dark current increase after irradiation</w:t>
      </w:r>
      <w:ins w:id="153" w:author="Bertotto, Mercedes [2]" w:date="2023-12-07T13:24:00Z">
        <w:r w:rsidR="3E65AD1C" w:rsidRPr="4DBC728B">
          <w:rPr>
            <w:sz w:val="24"/>
            <w:szCs w:val="24"/>
            <w:lang w:val="en-US"/>
          </w:rPr>
          <w:t xml:space="preserve"> </w:t>
        </w:r>
      </w:ins>
      <w:r w:rsidR="00F36E29" w:rsidRPr="4DBC728B">
        <w:rPr>
          <w:sz w:val="24"/>
          <w:szCs w:val="24"/>
          <w:lang w:val="en-US"/>
        </w:rPr>
        <w:t>{</w:t>
      </w:r>
      <w:proofErr w:type="spellStart"/>
      <w:r w:rsidR="00F36E29" w:rsidRPr="4DBC728B">
        <w:rPr>
          <w:sz w:val="24"/>
          <w:szCs w:val="24"/>
          <w:lang w:val="en-US"/>
        </w:rPr>
        <w:t>Bingkai</w:t>
      </w:r>
      <w:proofErr w:type="spellEnd"/>
      <w:r w:rsidR="00F36E29" w:rsidRPr="4DBC728B">
        <w:rPr>
          <w:sz w:val="24"/>
          <w:szCs w:val="24"/>
          <w:lang w:val="en-US"/>
        </w:rPr>
        <w:t xml:space="preserve"> Liu, 2023 #23}</w:t>
      </w:r>
      <w:r w:rsidRPr="4DBC728B">
        <w:rPr>
          <w:sz w:val="24"/>
          <w:szCs w:val="24"/>
          <w:lang w:val="en-US"/>
        </w:rPr>
        <w:t>.</w:t>
      </w:r>
    </w:p>
    <w:p w14:paraId="32070958" w14:textId="22540901" w:rsidR="008B5775" w:rsidRPr="008B5775" w:rsidRDefault="5A93476F" w:rsidP="13A251B7">
      <w:pPr>
        <w:spacing w:line="240" w:lineRule="auto"/>
        <w:jc w:val="both"/>
        <w:rPr>
          <w:sz w:val="24"/>
          <w:szCs w:val="24"/>
          <w:lang w:val="en-US"/>
        </w:rPr>
      </w:pPr>
      <w:r w:rsidRPr="4DBC728B">
        <w:rPr>
          <w:sz w:val="24"/>
          <w:szCs w:val="24"/>
          <w:lang w:val="en-US"/>
        </w:rPr>
        <w:t>Moreover, some pixels are always noisy, while others only sporadically; some may show a “</w:t>
      </w:r>
      <w:r w:rsidRPr="4DBC728B">
        <w:rPr>
          <w:i/>
          <w:iCs/>
          <w:sz w:val="24"/>
          <w:szCs w:val="24"/>
          <w:lang w:val="en-US"/>
        </w:rPr>
        <w:t>non</w:t>
      </w:r>
      <w:r w:rsidR="66005A34" w:rsidRPr="4DBC728B">
        <w:rPr>
          <w:i/>
          <w:iCs/>
          <w:sz w:val="24"/>
          <w:szCs w:val="24"/>
          <w:lang w:val="en-US"/>
        </w:rPr>
        <w:t>-linear</w:t>
      </w:r>
      <w:r w:rsidRPr="4DBC728B">
        <w:rPr>
          <w:i/>
          <w:iCs/>
          <w:sz w:val="24"/>
          <w:szCs w:val="24"/>
          <w:lang w:val="en-US"/>
        </w:rPr>
        <w:t xml:space="preserve"> response to light intensity</w:t>
      </w:r>
      <w:r w:rsidRPr="4DBC728B">
        <w:rPr>
          <w:sz w:val="24"/>
          <w:szCs w:val="24"/>
          <w:lang w:val="en-US"/>
        </w:rPr>
        <w:t>”</w:t>
      </w:r>
      <w:r w:rsidRPr="4DBC728B">
        <w:rPr>
          <w:sz w:val="24"/>
          <w:szCs w:val="24"/>
          <w:lang w:val="en-US"/>
        </w:rPr>
        <w:fldChar w:fldCharType="begin"/>
      </w:r>
      <w:r w:rsidRPr="4DBC728B">
        <w:rPr>
          <w:sz w:val="24"/>
          <w:szCs w:val="24"/>
          <w:lang w:val="en-US"/>
        </w:rPr>
        <w:instrText xml:space="preserve"> ADDIN EN.CITE &lt;EndNote&gt;&lt;Cite&gt;&lt;Author&gt;Burger&lt;/Author&gt;&lt;Year&gt;2009&lt;/Year&gt;&lt;RecNum&gt;16&lt;/RecNum&gt;&lt;record&gt;&lt;rec-number&gt;16&lt;/rec-number&gt;&lt;foreign-keys&gt;&lt;key app="EN" db-id="dx0p9ptt65vts7exx01xxxtuwxzt90v2rtxe" timestamp="1699007808"&gt;16&lt;/key&gt;&lt;/foreign-keys&gt;&lt;ref-type name="Journal Article"&gt;17&lt;/ref-type&gt;&lt;contributors&gt;&lt;authors&gt;&lt;author&gt;James Burger&lt;/author&gt;&lt;/authors&gt;&lt;/contributors&gt;&lt;titles&gt;&lt;title&gt;Bad Pixel Detection in Hyperspectral Staring Camera Systems&lt;/title&gt;&lt;secondary-title&gt;NIR news&lt;/secondary-title&gt;&lt;/titles&gt;&lt;periodical&gt;&lt;full-title&gt;NIR news&lt;/full-title&gt;&lt;/periodical&gt;&lt;pages&gt;9-12&lt;/pages&gt;&lt;volume&gt;20&lt;/volume&gt;&lt;number&gt;1&lt;/number&gt;&lt;dates&gt;&lt;year&gt;2009&lt;/year&gt;&lt;/dates&gt;&lt;urls&gt;&lt;/urls&gt;&lt;electronic-resource-num&gt;https://doi.org/10.1255/nirn.1110&lt;/electronic-resource-num&gt;&lt;/record&gt;&lt;/Cite&gt;&lt;/EndNote&gt;</w:instrText>
      </w:r>
      <w:r w:rsidRPr="4DBC728B">
        <w:rPr>
          <w:sz w:val="24"/>
          <w:szCs w:val="24"/>
          <w:lang w:val="en-US"/>
        </w:rPr>
        <w:fldChar w:fldCharType="separate"/>
      </w:r>
      <w:r w:rsidR="6B41609B" w:rsidRPr="4DBC728B">
        <w:rPr>
          <w:noProof/>
          <w:sz w:val="24"/>
          <w:szCs w:val="24"/>
          <w:lang w:val="en-US"/>
        </w:rPr>
        <w:t>{Burger, 2009 #16}</w:t>
      </w:r>
      <w:r w:rsidRPr="4DBC728B">
        <w:rPr>
          <w:sz w:val="24"/>
          <w:szCs w:val="24"/>
          <w:lang w:val="en-US"/>
        </w:rPr>
        <w:fldChar w:fldCharType="end"/>
      </w:r>
      <w:r w:rsidRPr="4DBC728B">
        <w:rPr>
          <w:sz w:val="24"/>
          <w:szCs w:val="24"/>
          <w:lang w:val="en-US"/>
        </w:rPr>
        <w:t xml:space="preserve">, while some others behave </w:t>
      </w:r>
      <w:commentRangeStart w:id="154"/>
      <w:r w:rsidRPr="4DBC728B">
        <w:rPr>
          <w:sz w:val="24"/>
          <w:szCs w:val="24"/>
          <w:lang w:val="en-US"/>
        </w:rPr>
        <w:t>randomly</w:t>
      </w:r>
      <w:commentRangeEnd w:id="154"/>
      <w:r>
        <w:rPr>
          <w:rStyle w:val="CommentReference"/>
        </w:rPr>
        <w:commentReference w:id="154"/>
      </w:r>
      <w:r w:rsidRPr="4DBC728B">
        <w:rPr>
          <w:sz w:val="24"/>
          <w:szCs w:val="24"/>
          <w:lang w:val="en-US"/>
        </w:rPr>
        <w:t xml:space="preserve">. </w:t>
      </w:r>
    </w:p>
    <w:p w14:paraId="418D216A" w14:textId="443D2FD4" w:rsidR="008B5775" w:rsidRDefault="5A93476F" w:rsidP="13A251B7">
      <w:pPr>
        <w:pStyle w:val="ListParagraph"/>
        <w:spacing w:after="0" w:line="240" w:lineRule="auto"/>
        <w:ind w:left="57"/>
        <w:jc w:val="both"/>
        <w:rPr>
          <w:sz w:val="24"/>
          <w:szCs w:val="24"/>
          <w:lang w:val="en-US"/>
        </w:rPr>
      </w:pPr>
      <w:r w:rsidRPr="2EABC22C">
        <w:rPr>
          <w:sz w:val="24"/>
          <w:szCs w:val="24"/>
          <w:lang w:val="en-US"/>
        </w:rPr>
        <w:t xml:space="preserve">In any case, these abnormal pixels behave differently from the rest and </w:t>
      </w:r>
      <w:r w:rsidR="71866344" w:rsidRPr="2EABC22C">
        <w:rPr>
          <w:sz w:val="24"/>
          <w:szCs w:val="24"/>
          <w:lang w:val="en-US"/>
        </w:rPr>
        <w:t>should be eliminated. In this work, they</w:t>
      </w:r>
      <w:r w:rsidR="38E68F60" w:rsidRPr="2EABC22C">
        <w:rPr>
          <w:sz w:val="24"/>
          <w:szCs w:val="24"/>
          <w:lang w:val="en-US"/>
        </w:rPr>
        <w:t xml:space="preserve"> </w:t>
      </w:r>
      <w:r w:rsidR="6276218E" w:rsidRPr="2EABC22C">
        <w:rPr>
          <w:sz w:val="24"/>
          <w:szCs w:val="24"/>
          <w:lang w:val="en-US"/>
        </w:rPr>
        <w:t>were</w:t>
      </w:r>
      <w:commentRangeStart w:id="155"/>
      <w:r w:rsidR="1BE1A7E6" w:rsidRPr="2EABC22C">
        <w:rPr>
          <w:sz w:val="24"/>
          <w:szCs w:val="24"/>
          <w:lang w:val="en-US"/>
        </w:rPr>
        <w:t xml:space="preserve"> detected </w:t>
      </w:r>
      <w:del w:id="156" w:author="Bertotto, Mercedes" w:date="2024-01-16T14:27:00Z">
        <w:r w:rsidR="1BE1A7E6" w:rsidRPr="2EABC22C" w:rsidDel="00F0661F">
          <w:rPr>
            <w:sz w:val="24"/>
            <w:szCs w:val="24"/>
            <w:lang w:val="en-US"/>
          </w:rPr>
          <w:delText>by algorithms</w:delText>
        </w:r>
      </w:del>
      <w:r w:rsidR="1BE1A7E6" w:rsidRPr="2EABC22C">
        <w:rPr>
          <w:sz w:val="24"/>
          <w:szCs w:val="24"/>
          <w:lang w:val="en-US"/>
        </w:rPr>
        <w:t xml:space="preserve"> in an unsupervised manner</w:t>
      </w:r>
      <w:r w:rsidR="00DB3CB2" w:rsidRPr="2EABC22C">
        <w:rPr>
          <w:sz w:val="24"/>
          <w:szCs w:val="24"/>
          <w:lang w:val="en-US"/>
        </w:rPr>
        <w:t xml:space="preserve"> (</w:t>
      </w:r>
      <w:commentRangeEnd w:id="155"/>
      <w:r>
        <w:rPr>
          <w:rStyle w:val="CommentReference"/>
        </w:rPr>
        <w:commentReference w:id="155"/>
      </w:r>
      <w:r w:rsidR="00072A12" w:rsidRPr="2EABC22C">
        <w:rPr>
          <w:sz w:val="24"/>
          <w:szCs w:val="24"/>
          <w:lang w:val="en-US"/>
        </w:rPr>
        <w:t>s</w:t>
      </w:r>
      <w:r w:rsidR="00DB3CB2" w:rsidRPr="2EABC22C">
        <w:rPr>
          <w:sz w:val="24"/>
          <w:szCs w:val="24"/>
          <w:lang w:val="en-US"/>
        </w:rPr>
        <w:t xml:space="preserve">ee Section </w:t>
      </w:r>
      <w:proofErr w:type="spellStart"/>
      <w:r w:rsidR="00DB3CB2" w:rsidRPr="2EABC22C">
        <w:rPr>
          <w:sz w:val="24"/>
          <w:szCs w:val="24"/>
          <w:lang w:val="en-US"/>
        </w:rPr>
        <w:t>x.y.z</w:t>
      </w:r>
      <w:proofErr w:type="spellEnd"/>
      <w:r w:rsidR="00DB3CB2" w:rsidRPr="2EABC22C">
        <w:rPr>
          <w:sz w:val="24"/>
          <w:szCs w:val="24"/>
          <w:lang w:val="en-US"/>
        </w:rPr>
        <w:t xml:space="preserve"> for details</w:t>
      </w:r>
      <w:r w:rsidR="00072A12" w:rsidRPr="2EABC22C">
        <w:rPr>
          <w:sz w:val="24"/>
          <w:szCs w:val="24"/>
          <w:lang w:val="en-US"/>
        </w:rPr>
        <w:t>)</w:t>
      </w:r>
      <w:r w:rsidR="00DB3CB2" w:rsidRPr="2EABC22C">
        <w:rPr>
          <w:sz w:val="24"/>
          <w:szCs w:val="24"/>
          <w:lang w:val="en-US"/>
        </w:rPr>
        <w:t>.</w:t>
      </w:r>
    </w:p>
    <w:p w14:paraId="292489D2" w14:textId="6A67EE48" w:rsidR="13A251B7" w:rsidRDefault="13A251B7" w:rsidP="13A251B7">
      <w:pPr>
        <w:pStyle w:val="ListParagraph"/>
        <w:spacing w:after="0" w:line="240" w:lineRule="auto"/>
        <w:ind w:left="57"/>
        <w:jc w:val="both"/>
        <w:rPr>
          <w:sz w:val="24"/>
          <w:szCs w:val="24"/>
          <w:lang w:val="en-US"/>
        </w:rPr>
      </w:pPr>
    </w:p>
    <w:p w14:paraId="55E7E988" w14:textId="4E9982D6" w:rsidR="77CDAF1B" w:rsidRDefault="77CDAF1B" w:rsidP="13A251B7">
      <w:pPr>
        <w:pStyle w:val="ListParagraph"/>
        <w:spacing w:after="0" w:line="240" w:lineRule="auto"/>
        <w:ind w:left="57"/>
        <w:jc w:val="both"/>
        <w:rPr>
          <w:sz w:val="24"/>
          <w:szCs w:val="24"/>
          <w:lang w:val="en-US"/>
        </w:rPr>
      </w:pPr>
      <w:r w:rsidRPr="4DBC728B">
        <w:rPr>
          <w:sz w:val="24"/>
          <w:szCs w:val="24"/>
          <w:lang w:val="en-US"/>
        </w:rPr>
        <w:t>2.3. Classification methods</w:t>
      </w:r>
    </w:p>
    <w:p w14:paraId="7EDDB261" w14:textId="144C0BFD" w:rsidR="13A251B7" w:rsidRDefault="13A251B7" w:rsidP="13A251B7">
      <w:pPr>
        <w:pStyle w:val="ListParagraph"/>
        <w:spacing w:after="0" w:line="240" w:lineRule="auto"/>
        <w:ind w:left="57"/>
        <w:jc w:val="both"/>
        <w:rPr>
          <w:sz w:val="24"/>
          <w:szCs w:val="24"/>
          <w:lang w:val="en-US"/>
        </w:rPr>
      </w:pPr>
    </w:p>
    <w:p w14:paraId="22E854E2" w14:textId="0393808D" w:rsidR="0057315D" w:rsidRPr="008B5775" w:rsidRDefault="77CDAF1B" w:rsidP="13A251B7">
      <w:pPr>
        <w:pStyle w:val="ListParagraph"/>
        <w:spacing w:after="0" w:line="240" w:lineRule="auto"/>
        <w:ind w:left="0"/>
        <w:jc w:val="both"/>
        <w:rPr>
          <w:sz w:val="24"/>
          <w:szCs w:val="24"/>
          <w:lang w:val="en-US"/>
        </w:rPr>
      </w:pPr>
      <w:commentRangeStart w:id="157"/>
      <w:commentRangeStart w:id="158"/>
      <w:r w:rsidRPr="4DBC728B">
        <w:rPr>
          <w:sz w:val="24"/>
          <w:szCs w:val="24"/>
          <w:lang w:val="en-US"/>
        </w:rPr>
        <w:t>There are two types of classification methods, those called "class modeling" and those called "simple discrimination".</w:t>
      </w:r>
      <w:commentRangeEnd w:id="157"/>
      <w:r>
        <w:rPr>
          <w:rStyle w:val="CommentReference"/>
        </w:rPr>
        <w:commentReference w:id="157"/>
      </w:r>
      <w:commentRangeEnd w:id="158"/>
      <w:r>
        <w:rPr>
          <w:rStyle w:val="CommentReference"/>
        </w:rPr>
        <w:commentReference w:id="158"/>
      </w:r>
    </w:p>
    <w:p w14:paraId="4755E4E3" w14:textId="1631C50F" w:rsidR="0057315D" w:rsidRPr="00A94946" w:rsidRDefault="77CDAF1B" w:rsidP="13A251B7">
      <w:pPr>
        <w:pStyle w:val="ListParagraph"/>
        <w:spacing w:after="0" w:line="240" w:lineRule="auto"/>
        <w:ind w:left="0"/>
        <w:jc w:val="both"/>
        <w:rPr>
          <w:lang w:val="en-US"/>
          <w:rPrChange w:id="159" w:author="Villiers, Hendrik de" w:date="2023-12-09T20:40:00Z">
            <w:rPr/>
          </w:rPrChange>
        </w:rPr>
      </w:pPr>
      <w:r w:rsidRPr="13A251B7">
        <w:rPr>
          <w:sz w:val="24"/>
          <w:szCs w:val="24"/>
          <w:lang w:val="en-US"/>
        </w:rPr>
        <w:t xml:space="preserve"> </w:t>
      </w:r>
    </w:p>
    <w:p w14:paraId="7BE98605" w14:textId="66994A8A" w:rsidR="0057315D" w:rsidRPr="008B5775" w:rsidRDefault="77CDAF1B" w:rsidP="13A251B7">
      <w:pPr>
        <w:pStyle w:val="ListParagraph"/>
        <w:spacing w:after="0" w:line="240" w:lineRule="auto"/>
        <w:ind w:left="0"/>
        <w:jc w:val="both"/>
        <w:rPr>
          <w:sz w:val="24"/>
          <w:szCs w:val="24"/>
          <w:lang w:val="en-US"/>
        </w:rPr>
      </w:pPr>
      <w:r w:rsidRPr="13A251B7">
        <w:rPr>
          <w:sz w:val="24"/>
          <w:szCs w:val="24"/>
          <w:lang w:val="en-US"/>
        </w:rPr>
        <w:t xml:space="preserve">The first </w:t>
      </w:r>
      <w:r w:rsidR="3C3D24FF" w:rsidRPr="13A251B7">
        <w:rPr>
          <w:sz w:val="24"/>
          <w:szCs w:val="24"/>
          <w:lang w:val="en-US"/>
        </w:rPr>
        <w:t xml:space="preserve">type of methods </w:t>
      </w:r>
      <w:r w:rsidRPr="13A251B7">
        <w:rPr>
          <w:sz w:val="24"/>
          <w:szCs w:val="24"/>
          <w:lang w:val="en-US"/>
        </w:rPr>
        <w:t xml:space="preserve">create a model for each </w:t>
      </w:r>
      <w:r w:rsidR="11ADB137" w:rsidRPr="13A251B7">
        <w:rPr>
          <w:sz w:val="24"/>
          <w:szCs w:val="24"/>
          <w:lang w:val="en-US"/>
        </w:rPr>
        <w:t xml:space="preserve">studied </w:t>
      </w:r>
      <w:r w:rsidRPr="13A251B7">
        <w:rPr>
          <w:sz w:val="24"/>
          <w:szCs w:val="24"/>
          <w:lang w:val="en-US"/>
        </w:rPr>
        <w:t xml:space="preserve">class. The focus of the methods remains on one individual class at a time. </w:t>
      </w:r>
      <w:commentRangeStart w:id="160"/>
      <w:r w:rsidRPr="13A251B7">
        <w:rPr>
          <w:sz w:val="24"/>
          <w:szCs w:val="24"/>
          <w:lang w:val="en-US"/>
        </w:rPr>
        <w:t>The samples in each class fall into a closed class space.</w:t>
      </w:r>
      <w:r w:rsidR="18D2319D" w:rsidRPr="13A251B7">
        <w:rPr>
          <w:sz w:val="24"/>
          <w:szCs w:val="24"/>
          <w:lang w:val="en-US"/>
        </w:rPr>
        <w:t xml:space="preserve"> </w:t>
      </w:r>
      <w:commentRangeEnd w:id="160"/>
      <w:r w:rsidR="00A94946">
        <w:rPr>
          <w:rStyle w:val="CommentReference"/>
        </w:rPr>
        <w:commentReference w:id="160"/>
      </w:r>
      <w:r w:rsidR="18D2319D" w:rsidRPr="13A251B7">
        <w:rPr>
          <w:sz w:val="24"/>
          <w:szCs w:val="24"/>
          <w:lang w:val="en-US"/>
        </w:rPr>
        <w:t>Moreover, t</w:t>
      </w:r>
      <w:r w:rsidRPr="13A251B7">
        <w:rPr>
          <w:sz w:val="24"/>
          <w:szCs w:val="24"/>
          <w:lang w:val="en-US"/>
        </w:rPr>
        <w:t>he shape of the space is characteristic of the class modeling method used</w:t>
      </w:r>
      <w:r w:rsidR="3D98C784" w:rsidRPr="13A251B7">
        <w:rPr>
          <w:sz w:val="24"/>
          <w:szCs w:val="24"/>
          <w:lang w:val="en-US"/>
        </w:rPr>
        <w:t xml:space="preserve"> whether t</w:t>
      </w:r>
      <w:r w:rsidRPr="13A251B7">
        <w:rPr>
          <w:sz w:val="24"/>
          <w:szCs w:val="24"/>
          <w:lang w:val="en-US"/>
        </w:rPr>
        <w:t>he width of the class space is determined by the confidence level applied.</w:t>
      </w:r>
    </w:p>
    <w:p w14:paraId="405DCDA3" w14:textId="044769A7" w:rsidR="0057315D" w:rsidRPr="008B5775" w:rsidRDefault="77CDAF1B" w:rsidP="13A251B7">
      <w:pPr>
        <w:pStyle w:val="ListParagraph"/>
        <w:spacing w:after="0" w:line="240" w:lineRule="auto"/>
        <w:ind w:left="0"/>
        <w:jc w:val="both"/>
        <w:rPr>
          <w:sz w:val="24"/>
          <w:szCs w:val="24"/>
          <w:lang w:val="en-US"/>
        </w:rPr>
      </w:pPr>
      <w:r w:rsidRPr="13A251B7">
        <w:rPr>
          <w:sz w:val="24"/>
          <w:szCs w:val="24"/>
          <w:lang w:val="en-US"/>
        </w:rPr>
        <w:t xml:space="preserve">An object can be assigned to one class, to more than one class, or </w:t>
      </w:r>
      <w:r w:rsidR="14E2334A" w:rsidRPr="13A251B7">
        <w:rPr>
          <w:sz w:val="24"/>
          <w:szCs w:val="24"/>
          <w:lang w:val="en-US"/>
        </w:rPr>
        <w:t xml:space="preserve">not assigned </w:t>
      </w:r>
      <w:r w:rsidRPr="13A251B7">
        <w:rPr>
          <w:sz w:val="24"/>
          <w:szCs w:val="24"/>
          <w:lang w:val="en-US"/>
        </w:rPr>
        <w:t xml:space="preserve"> (outlier).</w:t>
      </w:r>
      <w:r w:rsidR="358FC0B1" w:rsidRPr="13A251B7">
        <w:rPr>
          <w:sz w:val="24"/>
          <w:szCs w:val="24"/>
          <w:lang w:val="en-US"/>
        </w:rPr>
        <w:t xml:space="preserve"> </w:t>
      </w:r>
      <w:r w:rsidRPr="13A251B7">
        <w:rPr>
          <w:sz w:val="24"/>
          <w:szCs w:val="24"/>
          <w:lang w:val="en-US"/>
        </w:rPr>
        <w:t>Example</w:t>
      </w:r>
      <w:r w:rsidR="3DB9460B" w:rsidRPr="13A251B7">
        <w:rPr>
          <w:sz w:val="24"/>
          <w:szCs w:val="24"/>
          <w:lang w:val="en-US"/>
        </w:rPr>
        <w:t>s</w:t>
      </w:r>
      <w:r w:rsidRPr="13A251B7">
        <w:rPr>
          <w:sz w:val="24"/>
          <w:szCs w:val="24"/>
          <w:lang w:val="en-US"/>
        </w:rPr>
        <w:t xml:space="preserve"> of these are Soft Independent Modeling of Class Analogies (SIMCA)</w:t>
      </w:r>
      <w:r w:rsidR="628648BE" w:rsidRPr="13A251B7">
        <w:rPr>
          <w:sz w:val="24"/>
          <w:szCs w:val="24"/>
          <w:lang w:val="en-US"/>
        </w:rPr>
        <w:t xml:space="preserve"> (</w:t>
      </w:r>
      <w:proofErr w:type="spellStart"/>
      <w:r w:rsidR="628648BE" w:rsidRPr="13A251B7">
        <w:rPr>
          <w:sz w:val="24"/>
          <w:szCs w:val="24"/>
          <w:lang w:val="en-US"/>
        </w:rPr>
        <w:t>Ballabio</w:t>
      </w:r>
      <w:proofErr w:type="spellEnd"/>
      <w:r w:rsidR="628648BE" w:rsidRPr="13A251B7">
        <w:rPr>
          <w:sz w:val="24"/>
          <w:szCs w:val="24"/>
          <w:lang w:val="en-US"/>
        </w:rPr>
        <w:t xml:space="preserve"> 2013)</w:t>
      </w:r>
      <w:r w:rsidRPr="13A251B7">
        <w:rPr>
          <w:sz w:val="24"/>
          <w:szCs w:val="24"/>
          <w:lang w:val="en-US"/>
        </w:rPr>
        <w:t xml:space="preserve">; Potential function methods </w:t>
      </w:r>
      <w:r w:rsidRPr="13A251B7">
        <w:rPr>
          <w:sz w:val="24"/>
          <w:szCs w:val="24"/>
          <w:lang w:val="en-US"/>
        </w:rPr>
        <w:lastRenderedPageBreak/>
        <w:t>(POTFUN)</w:t>
      </w:r>
      <w:r w:rsidR="3E30F072" w:rsidRPr="13A251B7">
        <w:rPr>
          <w:sz w:val="24"/>
          <w:szCs w:val="24"/>
          <w:lang w:val="en-US"/>
        </w:rPr>
        <w:t xml:space="preserve"> (</w:t>
      </w:r>
      <w:proofErr w:type="spellStart"/>
      <w:r w:rsidR="3E30F072" w:rsidRPr="13A251B7">
        <w:rPr>
          <w:sz w:val="24"/>
          <w:szCs w:val="24"/>
          <w:lang w:val="en-US"/>
        </w:rPr>
        <w:t>Forina</w:t>
      </w:r>
      <w:proofErr w:type="spellEnd"/>
      <w:r w:rsidR="3E30F072" w:rsidRPr="13A251B7">
        <w:rPr>
          <w:sz w:val="24"/>
          <w:szCs w:val="24"/>
          <w:lang w:val="en-US"/>
        </w:rPr>
        <w:t xml:space="preserve">, 1991) </w:t>
      </w:r>
      <w:del w:id="161" w:author="Bertotto, Mercedes [2]" w:date="2023-12-08T15:30:00Z">
        <w:r w:rsidR="0057315D" w:rsidRPr="13A251B7" w:rsidDel="77CDAF1B">
          <w:rPr>
            <w:sz w:val="24"/>
            <w:szCs w:val="24"/>
            <w:lang w:val="en-US"/>
          </w:rPr>
          <w:delText xml:space="preserve"> </w:delText>
        </w:r>
      </w:del>
      <w:r w:rsidRPr="13A251B7">
        <w:rPr>
          <w:sz w:val="24"/>
          <w:szCs w:val="24"/>
          <w:lang w:val="en-US"/>
        </w:rPr>
        <w:t>and Unequal variance methods (UNEQ)</w:t>
      </w:r>
      <w:r w:rsidR="0446E1FE" w:rsidRPr="13A251B7">
        <w:rPr>
          <w:sz w:val="24"/>
          <w:szCs w:val="24"/>
          <w:lang w:val="en-US"/>
        </w:rPr>
        <w:t xml:space="preserve"> </w:t>
      </w:r>
      <w:proofErr w:type="spellStart"/>
      <w:ins w:id="162" w:author="Bertotto, Mercedes" w:date="2024-01-16T11:03:00Z">
        <w:r w:rsidR="00E72580">
          <w:rPr>
            <w:sz w:val="24"/>
            <w:szCs w:val="24"/>
            <w:lang w:val="en-US"/>
          </w:rPr>
          <w:t>Massart</w:t>
        </w:r>
        <w:proofErr w:type="spellEnd"/>
        <w:r w:rsidR="00E72580">
          <w:rPr>
            <w:sz w:val="24"/>
            <w:szCs w:val="24"/>
            <w:lang w:val="en-US"/>
          </w:rPr>
          <w:t xml:space="preserve"> 198</w:t>
        </w:r>
      </w:ins>
      <w:ins w:id="163" w:author="Bertotto, Mercedes" w:date="2024-01-16T11:04:00Z">
        <w:r w:rsidR="00E72580">
          <w:rPr>
            <w:sz w:val="24"/>
            <w:szCs w:val="24"/>
            <w:lang w:val="en-US"/>
          </w:rPr>
          <w:t>6</w:t>
        </w:r>
      </w:ins>
      <w:r w:rsidR="0446E1FE" w:rsidRPr="13A251B7">
        <w:rPr>
          <w:sz w:val="24"/>
          <w:szCs w:val="24"/>
          <w:lang w:val="en-US"/>
        </w:rPr>
        <w:t>)</w:t>
      </w:r>
      <w:r w:rsidRPr="13A251B7">
        <w:rPr>
          <w:sz w:val="24"/>
          <w:szCs w:val="24"/>
          <w:lang w:val="en-US"/>
        </w:rPr>
        <w:t>.</w:t>
      </w:r>
    </w:p>
    <w:p w14:paraId="2403300A" w14:textId="5D2C744A" w:rsidR="0057315D" w:rsidRPr="00A94946" w:rsidRDefault="77CDAF1B" w:rsidP="13A251B7">
      <w:pPr>
        <w:pStyle w:val="ListParagraph"/>
        <w:spacing w:after="0" w:line="240" w:lineRule="auto"/>
        <w:ind w:left="0"/>
        <w:jc w:val="both"/>
        <w:rPr>
          <w:lang w:val="en-US"/>
          <w:rPrChange w:id="164" w:author="Villiers, Hendrik de" w:date="2023-12-09T20:40:00Z">
            <w:rPr/>
          </w:rPrChange>
        </w:rPr>
      </w:pPr>
      <w:r w:rsidRPr="13A251B7">
        <w:rPr>
          <w:sz w:val="24"/>
          <w:szCs w:val="24"/>
          <w:lang w:val="en-US"/>
        </w:rPr>
        <w:t xml:space="preserve"> </w:t>
      </w:r>
    </w:p>
    <w:p w14:paraId="576B0251" w14:textId="7AA99D82" w:rsidR="0057315D" w:rsidRPr="008B5775" w:rsidRDefault="77CDAF1B" w:rsidP="13A251B7">
      <w:pPr>
        <w:pStyle w:val="ListParagraph"/>
        <w:spacing w:after="0" w:line="240" w:lineRule="auto"/>
        <w:ind w:left="0"/>
        <w:jc w:val="both"/>
        <w:rPr>
          <w:sz w:val="24"/>
          <w:szCs w:val="24"/>
          <w:lang w:val="en-US"/>
        </w:rPr>
      </w:pPr>
      <w:r w:rsidRPr="4DBC728B">
        <w:rPr>
          <w:sz w:val="24"/>
          <w:szCs w:val="24"/>
          <w:lang w:val="en-US"/>
        </w:rPr>
        <w:t xml:space="preserve"> </w:t>
      </w:r>
      <w:r w:rsidR="62A659CA" w:rsidRPr="4DBC728B">
        <w:rPr>
          <w:sz w:val="24"/>
          <w:szCs w:val="24"/>
          <w:lang w:val="en-US"/>
        </w:rPr>
        <w:t>On the other hand, s</w:t>
      </w:r>
      <w:r w:rsidR="5FBFEBF1" w:rsidRPr="4DBC728B">
        <w:rPr>
          <w:sz w:val="24"/>
          <w:szCs w:val="24"/>
          <w:lang w:val="en-US"/>
        </w:rPr>
        <w:t>impl</w:t>
      </w:r>
      <w:r w:rsidR="00EE0BDF" w:rsidRPr="4DBC728B">
        <w:rPr>
          <w:sz w:val="24"/>
          <w:szCs w:val="24"/>
          <w:lang w:val="en-US"/>
        </w:rPr>
        <w:t>e</w:t>
      </w:r>
      <w:r w:rsidR="5FBFEBF1" w:rsidRPr="4DBC728B">
        <w:rPr>
          <w:sz w:val="24"/>
          <w:szCs w:val="24"/>
          <w:lang w:val="en-US"/>
        </w:rPr>
        <w:t xml:space="preserve"> discrimination methods </w:t>
      </w:r>
      <w:r w:rsidRPr="4DBC728B">
        <w:rPr>
          <w:sz w:val="24"/>
          <w:szCs w:val="24"/>
          <w:lang w:val="en-US"/>
        </w:rPr>
        <w:t>create a boundary between classes, so that they always assign each object to the class to which it most likely belongs. Th</w:t>
      </w:r>
      <w:r w:rsidR="2190FFC8" w:rsidRPr="4DBC728B">
        <w:rPr>
          <w:sz w:val="24"/>
          <w:szCs w:val="24"/>
          <w:lang w:val="en-US"/>
        </w:rPr>
        <w:t>e</w:t>
      </w:r>
      <w:r w:rsidRPr="4DBC728B">
        <w:rPr>
          <w:sz w:val="24"/>
          <w:szCs w:val="24"/>
          <w:lang w:val="en-US"/>
        </w:rPr>
        <w:t xml:space="preserve"> limit</w:t>
      </w:r>
      <w:r w:rsidR="726143E1" w:rsidRPr="4DBC728B">
        <w:rPr>
          <w:sz w:val="24"/>
          <w:szCs w:val="24"/>
          <w:lang w:val="en-US"/>
        </w:rPr>
        <w:t>s</w:t>
      </w:r>
      <w:r w:rsidRPr="4DBC728B">
        <w:rPr>
          <w:sz w:val="24"/>
          <w:szCs w:val="24"/>
          <w:lang w:val="en-US"/>
        </w:rPr>
        <w:t xml:space="preserve"> </w:t>
      </w:r>
      <w:r w:rsidR="005F403F" w:rsidRPr="4DBC728B">
        <w:rPr>
          <w:sz w:val="24"/>
          <w:szCs w:val="24"/>
          <w:lang w:val="en-US"/>
        </w:rPr>
        <w:t>can be</w:t>
      </w:r>
      <w:ins w:id="165" w:author="Bertotto, Mercedes [2]" w:date="2023-12-07T13:09:00Z">
        <w:r w:rsidR="122306DB" w:rsidRPr="4DBC728B">
          <w:rPr>
            <w:sz w:val="24"/>
            <w:szCs w:val="24"/>
            <w:lang w:val="en-US"/>
          </w:rPr>
          <w:t xml:space="preserve"> </w:t>
        </w:r>
      </w:ins>
      <w:r w:rsidRPr="4DBC728B">
        <w:rPr>
          <w:sz w:val="24"/>
          <w:szCs w:val="24"/>
          <w:lang w:val="en-US"/>
        </w:rPr>
        <w:t>linear</w:t>
      </w:r>
      <w:r w:rsidR="79ED4AED" w:rsidRPr="4DBC728B">
        <w:rPr>
          <w:sz w:val="24"/>
          <w:szCs w:val="24"/>
          <w:lang w:val="en-US"/>
        </w:rPr>
        <w:t xml:space="preserve"> or not</w:t>
      </w:r>
      <w:r w:rsidRPr="4DBC728B">
        <w:rPr>
          <w:sz w:val="24"/>
          <w:szCs w:val="24"/>
          <w:lang w:val="en-US"/>
        </w:rPr>
        <w:t>. The</w:t>
      </w:r>
      <w:r w:rsidR="1FB790EA" w:rsidRPr="4DBC728B">
        <w:rPr>
          <w:sz w:val="24"/>
          <w:szCs w:val="24"/>
          <w:lang w:val="en-US"/>
        </w:rPr>
        <w:t xml:space="preserve">se </w:t>
      </w:r>
      <w:r w:rsidRPr="4DBC728B">
        <w:rPr>
          <w:sz w:val="24"/>
          <w:szCs w:val="24"/>
          <w:lang w:val="en-US"/>
        </w:rPr>
        <w:t>cannot detect samples that do not correspond to any of the classes (outliers).</w:t>
      </w:r>
    </w:p>
    <w:p w14:paraId="3897CD5C" w14:textId="50E8DB1C" w:rsidR="0057315D" w:rsidRPr="00A94946" w:rsidRDefault="77CDAF1B" w:rsidP="13A251B7">
      <w:pPr>
        <w:pStyle w:val="ListParagraph"/>
        <w:spacing w:after="0" w:line="240" w:lineRule="auto"/>
        <w:ind w:left="0"/>
        <w:jc w:val="both"/>
        <w:rPr>
          <w:lang w:val="en-US"/>
          <w:rPrChange w:id="166" w:author="Villiers, Hendrik de" w:date="2023-12-09T20:40:00Z">
            <w:rPr/>
          </w:rPrChange>
        </w:rPr>
      </w:pPr>
      <w:r w:rsidRPr="13A251B7">
        <w:rPr>
          <w:sz w:val="24"/>
          <w:szCs w:val="24"/>
          <w:lang w:val="en-US"/>
        </w:rPr>
        <w:t xml:space="preserve"> </w:t>
      </w:r>
    </w:p>
    <w:p w14:paraId="7DFC9194" w14:textId="2AE29815" w:rsidR="0057315D" w:rsidRPr="008B5775" w:rsidRDefault="77CDAF1B" w:rsidP="2EABC22C">
      <w:pPr>
        <w:spacing w:after="0" w:line="240" w:lineRule="auto"/>
        <w:jc w:val="both"/>
        <w:rPr>
          <w:sz w:val="24"/>
          <w:szCs w:val="24"/>
          <w:lang w:val="en-US"/>
        </w:rPr>
      </w:pPr>
      <w:r w:rsidRPr="2EABC22C">
        <w:rPr>
          <w:sz w:val="24"/>
          <w:szCs w:val="24"/>
          <w:lang w:val="en-US"/>
        </w:rPr>
        <w:t>The aim of the</w:t>
      </w:r>
      <w:r w:rsidR="24473565" w:rsidRPr="2EABC22C">
        <w:rPr>
          <w:sz w:val="24"/>
          <w:szCs w:val="24"/>
          <w:lang w:val="en-US"/>
        </w:rPr>
        <w:t>se</w:t>
      </w:r>
      <w:ins w:id="167" w:author="Bertotto, Mercedes [2]" w:date="2023-12-07T13:11:00Z">
        <w:r w:rsidR="6362139E" w:rsidRPr="2EABC22C">
          <w:rPr>
            <w:sz w:val="24"/>
            <w:szCs w:val="24"/>
            <w:lang w:val="en-US"/>
          </w:rPr>
          <w:t xml:space="preserve"> </w:t>
        </w:r>
      </w:ins>
      <w:r w:rsidRPr="2EABC22C">
        <w:rPr>
          <w:sz w:val="24"/>
          <w:szCs w:val="24"/>
          <w:lang w:val="en-US"/>
        </w:rPr>
        <w:t>discrimination methods is to find</w:t>
      </w:r>
      <w:r w:rsidR="462E0515" w:rsidRPr="2EABC22C">
        <w:rPr>
          <w:sz w:val="24"/>
          <w:szCs w:val="24"/>
          <w:lang w:val="en-US"/>
        </w:rPr>
        <w:t xml:space="preserve"> </w:t>
      </w:r>
      <w:r w:rsidRPr="2EABC22C">
        <w:rPr>
          <w:sz w:val="24"/>
          <w:szCs w:val="24"/>
          <w:lang w:val="en-US"/>
        </w:rPr>
        <w:t>optimal boundaries between all given classes by maximizing the difference between them. A new object will always be assigned to one class, namely, to the class to which it is the most similar. This is why, these types of methods cannot be used for outlier detection</w:t>
      </w:r>
      <w:r w:rsidR="39A5F350" w:rsidRPr="2EABC22C">
        <w:rPr>
          <w:sz w:val="24"/>
          <w:szCs w:val="24"/>
          <w:lang w:val="en-US"/>
        </w:rPr>
        <w:t>, as they cannot detect samples which do not belong to any of the classes</w:t>
      </w:r>
      <w:r w:rsidRPr="2EABC22C">
        <w:rPr>
          <w:sz w:val="24"/>
          <w:szCs w:val="24"/>
          <w:lang w:val="en-US"/>
        </w:rPr>
        <w:t>. The simplest method is the one based on the FC, the Fisher linear discriminant method. Other examples include:</w:t>
      </w:r>
      <w:r w:rsidR="5C858432" w:rsidRPr="2EABC22C">
        <w:rPr>
          <w:sz w:val="24"/>
          <w:szCs w:val="24"/>
          <w:lang w:val="en-US"/>
        </w:rPr>
        <w:t xml:space="preserve"> </w:t>
      </w:r>
      <w:r w:rsidRPr="2EABC22C">
        <w:rPr>
          <w:sz w:val="24"/>
          <w:szCs w:val="24"/>
          <w:lang w:val="en-US"/>
        </w:rPr>
        <w:t>Discriminant partial least squares (D-PLS or PLS-DA)</w:t>
      </w:r>
      <w:ins w:id="168" w:author="Bertotto, Mercedes" w:date="2024-01-16T11:22:00Z">
        <w:r w:rsidR="00942097">
          <w:rPr>
            <w:sz w:val="24"/>
            <w:szCs w:val="24"/>
            <w:lang w:val="en-US"/>
          </w:rPr>
          <w:t xml:space="preserve"> (30, 31) (</w:t>
        </w:r>
      </w:ins>
      <w:del w:id="169" w:author="Bertotto, Mercedes" w:date="2024-01-16T11:22:00Z">
        <w:r w:rsidR="2D57E053" w:rsidRPr="2EABC22C" w:rsidDel="00942097">
          <w:rPr>
            <w:sz w:val="24"/>
            <w:szCs w:val="24"/>
            <w:lang w:val="en-US"/>
          </w:rPr>
          <w:delText xml:space="preserve"> Ballabio, 2013</w:delText>
        </w:r>
      </w:del>
      <w:r w:rsidR="07CAED4D" w:rsidRPr="2EABC22C">
        <w:rPr>
          <w:sz w:val="24"/>
          <w:szCs w:val="24"/>
          <w:lang w:val="en-US"/>
        </w:rPr>
        <w:t xml:space="preserve">, </w:t>
      </w:r>
      <w:r w:rsidRPr="2EABC22C">
        <w:rPr>
          <w:sz w:val="24"/>
          <w:szCs w:val="24"/>
          <w:lang w:val="en-US"/>
        </w:rPr>
        <w:t>K-Nearest Neighbors Analysis (k-NN)</w:t>
      </w:r>
      <w:ins w:id="170" w:author="Bertotto, Mercedes" w:date="2024-01-16T11:29:00Z">
        <w:r w:rsidR="00D3546E">
          <w:rPr>
            <w:sz w:val="24"/>
            <w:szCs w:val="24"/>
            <w:lang w:val="en-US"/>
          </w:rPr>
          <w:t>32</w:t>
        </w:r>
      </w:ins>
      <w:r w:rsidR="70945CEE" w:rsidRPr="2EABC22C">
        <w:rPr>
          <w:sz w:val="24"/>
          <w:szCs w:val="24"/>
          <w:lang w:val="en-US"/>
        </w:rPr>
        <w:t xml:space="preserve"> </w:t>
      </w:r>
      <w:del w:id="171" w:author="Bertotto, Mercedes" w:date="2024-01-16T11:29:00Z">
        <w:r w:rsidR="70945CEE" w:rsidRPr="2EABC22C" w:rsidDel="00D3546E">
          <w:rPr>
            <w:sz w:val="24"/>
            <w:szCs w:val="24"/>
            <w:lang w:val="en-US"/>
          </w:rPr>
          <w:delText>(Kramer, 2013</w:delText>
        </w:r>
      </w:del>
      <w:r w:rsidR="70945CEE" w:rsidRPr="2EABC22C">
        <w:rPr>
          <w:sz w:val="24"/>
          <w:szCs w:val="24"/>
          <w:lang w:val="en-US"/>
        </w:rPr>
        <w:t>)</w:t>
      </w:r>
      <w:r w:rsidR="7FF07794" w:rsidRPr="2EABC22C">
        <w:rPr>
          <w:sz w:val="24"/>
          <w:szCs w:val="24"/>
          <w:lang w:val="en-US"/>
        </w:rPr>
        <w:t xml:space="preserve">, </w:t>
      </w:r>
      <w:r w:rsidRPr="2EABC22C">
        <w:rPr>
          <w:sz w:val="24"/>
          <w:szCs w:val="24"/>
          <w:lang w:val="en-US"/>
        </w:rPr>
        <w:t>Support Vector Machines (SVM)</w:t>
      </w:r>
      <w:ins w:id="172" w:author="Bertotto, Mercedes [2]" w:date="2023-12-07T13:40:00Z">
        <w:r w:rsidR="329E9749" w:rsidRPr="2EABC22C">
          <w:rPr>
            <w:sz w:val="24"/>
            <w:szCs w:val="24"/>
            <w:lang w:val="en-US"/>
          </w:rPr>
          <w:t xml:space="preserve"> </w:t>
        </w:r>
      </w:ins>
      <w:ins w:id="173" w:author="Bertotto, Mercedes [2]" w:date="2024-01-11T16:19:00Z">
        <w:r w:rsidR="15257D44" w:rsidRPr="2EABC22C">
          <w:rPr>
            <w:sz w:val="24"/>
            <w:szCs w:val="24"/>
            <w:lang w:val="en-US"/>
          </w:rPr>
          <w:t>(</w:t>
        </w:r>
        <w:proofErr w:type="spellStart"/>
        <w:r w:rsidR="15257D44" w:rsidRPr="0030527B">
          <w:rPr>
            <w:rFonts w:ascii="Segoe UI" w:eastAsia="Segoe UI" w:hAnsi="Segoe UI" w:cs="Segoe UI"/>
            <w:color w:val="333333"/>
            <w:sz w:val="27"/>
            <w:szCs w:val="27"/>
            <w:lang w:val="en-US"/>
            <w:rPrChange w:id="174" w:author="Bertotto, Mercedes" w:date="2024-01-16T10:18:00Z">
              <w:rPr>
                <w:rFonts w:ascii="Segoe UI" w:eastAsia="Segoe UI" w:hAnsi="Segoe UI" w:cs="Segoe UI"/>
                <w:color w:val="333333"/>
                <w:sz w:val="27"/>
                <w:szCs w:val="27"/>
              </w:rPr>
            </w:rPrChange>
          </w:rPr>
          <w:t>Cristianini</w:t>
        </w:r>
        <w:proofErr w:type="spellEnd"/>
        <w:r w:rsidR="15257D44" w:rsidRPr="0030527B">
          <w:rPr>
            <w:rFonts w:ascii="Segoe UI" w:eastAsia="Segoe UI" w:hAnsi="Segoe UI" w:cs="Segoe UI"/>
            <w:color w:val="333333"/>
            <w:sz w:val="27"/>
            <w:szCs w:val="27"/>
            <w:lang w:val="en-US"/>
            <w:rPrChange w:id="175" w:author="Bertotto, Mercedes" w:date="2024-01-16T10:18:00Z">
              <w:rPr>
                <w:rFonts w:ascii="Segoe UI" w:eastAsia="Segoe UI" w:hAnsi="Segoe UI" w:cs="Segoe UI"/>
                <w:color w:val="333333"/>
                <w:sz w:val="27"/>
                <w:szCs w:val="27"/>
              </w:rPr>
            </w:rPrChange>
          </w:rPr>
          <w:t xml:space="preserve"> et al. 2000)</w:t>
        </w:r>
      </w:ins>
      <w:r w:rsidR="2D626378" w:rsidRPr="2EABC22C">
        <w:rPr>
          <w:sz w:val="24"/>
          <w:szCs w:val="24"/>
          <w:lang w:val="en-US"/>
        </w:rPr>
        <w:t xml:space="preserve">, </w:t>
      </w:r>
      <w:r w:rsidRPr="2EABC22C">
        <w:rPr>
          <w:sz w:val="24"/>
          <w:szCs w:val="24"/>
          <w:lang w:val="en-US"/>
        </w:rPr>
        <w:t>Linear Discriminant Analysis (LDA)</w:t>
      </w:r>
      <w:ins w:id="176" w:author="Bertotto, Mercedes [2]" w:date="2023-12-07T13:41:00Z">
        <w:r w:rsidR="28920F69" w:rsidRPr="2EABC22C">
          <w:rPr>
            <w:sz w:val="24"/>
            <w:szCs w:val="24"/>
            <w:lang w:val="en-US"/>
          </w:rPr>
          <w:t>(</w:t>
        </w:r>
      </w:ins>
      <w:proofErr w:type="spellStart"/>
      <w:r w:rsidR="4DBC728B" w:rsidRPr="0030527B">
        <w:rPr>
          <w:rFonts w:ascii="Segoe UI" w:eastAsia="Segoe UI" w:hAnsi="Segoe UI" w:cs="Segoe UI"/>
          <w:color w:val="333333"/>
          <w:sz w:val="27"/>
          <w:szCs w:val="27"/>
          <w:lang w:val="en-US"/>
          <w:rPrChange w:id="177" w:author="Bertotto, Mercedes" w:date="2024-01-16T10:18:00Z">
            <w:rPr>
              <w:rFonts w:ascii="Segoe UI" w:eastAsia="Segoe UI" w:hAnsi="Segoe UI" w:cs="Segoe UI"/>
              <w:color w:val="333333"/>
              <w:sz w:val="27"/>
              <w:szCs w:val="27"/>
            </w:rPr>
          </w:rPrChange>
        </w:rPr>
        <w:t>Tharwat</w:t>
      </w:r>
      <w:proofErr w:type="spellEnd"/>
      <w:ins w:id="178" w:author="Bertotto, Mercedes [2]" w:date="2024-01-11T16:24:00Z">
        <w:r w:rsidR="2CEC7284" w:rsidRPr="0030527B">
          <w:rPr>
            <w:rFonts w:ascii="Segoe UI" w:eastAsia="Segoe UI" w:hAnsi="Segoe UI" w:cs="Segoe UI"/>
            <w:color w:val="333333"/>
            <w:sz w:val="27"/>
            <w:szCs w:val="27"/>
            <w:lang w:val="en-US"/>
            <w:rPrChange w:id="179" w:author="Bertotto, Mercedes" w:date="2024-01-16T10:18:00Z">
              <w:rPr>
                <w:rFonts w:ascii="Segoe UI" w:eastAsia="Segoe UI" w:hAnsi="Segoe UI" w:cs="Segoe UI"/>
                <w:color w:val="333333"/>
                <w:sz w:val="27"/>
                <w:szCs w:val="27"/>
              </w:rPr>
            </w:rPrChange>
          </w:rPr>
          <w:t xml:space="preserve"> et al. 2017</w:t>
        </w:r>
      </w:ins>
      <w:ins w:id="180" w:author="Bertotto, Mercedes [2]" w:date="2023-12-07T13:41:00Z">
        <w:r w:rsidR="4DBC728B" w:rsidRPr="2EABC22C">
          <w:rPr>
            <w:sz w:val="24"/>
            <w:szCs w:val="24"/>
            <w:lang w:val="en-US"/>
          </w:rPr>
          <w:t>)</w:t>
        </w:r>
      </w:ins>
      <w:r w:rsidR="4DBC728B" w:rsidRPr="2EABC22C">
        <w:rPr>
          <w:sz w:val="24"/>
          <w:szCs w:val="24"/>
          <w:lang w:val="en-US"/>
        </w:rPr>
        <w:t>, Quadratic Discriminant Analysis (QDA)</w:t>
      </w:r>
      <w:ins w:id="181" w:author="Bertotto, Mercedes [2]" w:date="2023-12-07T13:41:00Z">
        <w:r w:rsidR="4DBC728B" w:rsidRPr="2EABC22C">
          <w:rPr>
            <w:sz w:val="24"/>
            <w:szCs w:val="24"/>
            <w:lang w:val="en-US"/>
          </w:rPr>
          <w:t xml:space="preserve"> (</w:t>
        </w:r>
      </w:ins>
      <w:ins w:id="182" w:author="Bertotto, Mercedes [2]" w:date="2024-01-11T16:51:00Z">
        <w:r w:rsidR="4D280FCD" w:rsidRPr="2EABC22C">
          <w:rPr>
            <w:sz w:val="24"/>
            <w:szCs w:val="24"/>
            <w:lang w:val="en-US"/>
          </w:rPr>
          <w:t>Wu et al. 2022</w:t>
        </w:r>
      </w:ins>
      <w:ins w:id="183" w:author="Bertotto, Mercedes [2]" w:date="2023-12-07T13:41:00Z">
        <w:r w:rsidR="4DBC728B" w:rsidRPr="2EABC22C">
          <w:rPr>
            <w:sz w:val="24"/>
            <w:szCs w:val="24"/>
            <w:lang w:val="en-US"/>
          </w:rPr>
          <w:t>)</w:t>
        </w:r>
      </w:ins>
      <w:r w:rsidR="4DBC728B" w:rsidRPr="2EABC22C">
        <w:rPr>
          <w:sz w:val="24"/>
          <w:szCs w:val="24"/>
          <w:lang w:val="en-US"/>
        </w:rPr>
        <w:t xml:space="preserve">. </w:t>
      </w:r>
    </w:p>
    <w:p w14:paraId="401EF0D3" w14:textId="22A80648" w:rsidR="13A251B7" w:rsidRDefault="13A251B7" w:rsidP="13A251B7">
      <w:pPr>
        <w:pStyle w:val="ListParagraph"/>
        <w:spacing w:after="0" w:line="240" w:lineRule="auto"/>
        <w:ind w:left="0"/>
        <w:jc w:val="both"/>
        <w:rPr>
          <w:sz w:val="24"/>
          <w:szCs w:val="24"/>
          <w:lang w:val="en-US"/>
        </w:rPr>
      </w:pPr>
    </w:p>
    <w:p w14:paraId="73C553B5" w14:textId="61F050CA" w:rsidR="4223E3BE" w:rsidRPr="00942097" w:rsidRDefault="4223E3BE">
      <w:pPr>
        <w:autoSpaceDE w:val="0"/>
        <w:autoSpaceDN w:val="0"/>
        <w:adjustRightInd w:val="0"/>
        <w:spacing w:after="0" w:line="240" w:lineRule="auto"/>
        <w:rPr>
          <w:rFonts w:ascii="Calibri" w:hAnsi="Calibri" w:cs="Calibri"/>
          <w:sz w:val="22"/>
          <w:lang w:val="en-US"/>
          <w:rPrChange w:id="184" w:author="Bertotto, Mercedes" w:date="2024-01-16T11:22:00Z">
            <w:rPr>
              <w:sz w:val="24"/>
              <w:szCs w:val="24"/>
              <w:lang w:val="en-US"/>
            </w:rPr>
          </w:rPrChange>
        </w:rPr>
        <w:pPrChange w:id="185" w:author="Bertotto, Mercedes" w:date="2024-01-16T11:21:00Z">
          <w:pPr>
            <w:pStyle w:val="ListParagraph"/>
            <w:spacing w:after="0" w:line="240" w:lineRule="auto"/>
            <w:ind w:left="0"/>
            <w:jc w:val="both"/>
          </w:pPr>
        </w:pPrChange>
      </w:pPr>
      <w:r w:rsidRPr="4DBC728B">
        <w:rPr>
          <w:sz w:val="24"/>
          <w:szCs w:val="24"/>
          <w:lang w:val="en-US"/>
        </w:rPr>
        <w:t>In this work, the SIMCA and PLSDA methods were used</w:t>
      </w:r>
      <w:ins w:id="186" w:author="Bertotto, Mercedes" w:date="2024-01-16T14:29:00Z">
        <w:r w:rsidR="00F0661F">
          <w:rPr>
            <w:sz w:val="24"/>
            <w:szCs w:val="24"/>
            <w:lang w:val="en-US"/>
          </w:rPr>
          <w:t xml:space="preserve"> and compared</w:t>
        </w:r>
      </w:ins>
      <w:ins w:id="187" w:author="Bertotto, Mercedes" w:date="2024-01-16T14:30:00Z">
        <w:r w:rsidR="00F0661F">
          <w:rPr>
            <w:sz w:val="24"/>
            <w:szCs w:val="24"/>
            <w:lang w:val="en-US"/>
          </w:rPr>
          <w:t xml:space="preserve">. </w:t>
        </w:r>
      </w:ins>
      <w:del w:id="188" w:author="Bertotto, Mercedes" w:date="2024-01-16T11:21:00Z">
        <w:r w:rsidRPr="4DBC728B" w:rsidDel="00942097">
          <w:rPr>
            <w:sz w:val="24"/>
            <w:szCs w:val="24"/>
            <w:lang w:val="en-US"/>
          </w:rPr>
          <w:delText xml:space="preserve">. </w:delText>
        </w:r>
      </w:del>
    </w:p>
    <w:p w14:paraId="790BB086" w14:textId="75D72B91" w:rsidR="13A251B7" w:rsidRDefault="13A251B7" w:rsidP="13A251B7">
      <w:pPr>
        <w:pStyle w:val="ListParagraph"/>
        <w:spacing w:after="0" w:line="240" w:lineRule="auto"/>
        <w:ind w:left="0"/>
        <w:jc w:val="both"/>
        <w:rPr>
          <w:ins w:id="189" w:author="Bertotto, Mercedes [2]" w:date="2023-12-07T13:13:00Z"/>
          <w:sz w:val="24"/>
          <w:szCs w:val="24"/>
          <w:lang w:val="en-US"/>
        </w:rPr>
      </w:pPr>
    </w:p>
    <w:p w14:paraId="393F0974" w14:textId="3E71AFE8" w:rsidR="13A251B7" w:rsidRDefault="13A251B7" w:rsidP="13A251B7">
      <w:pPr>
        <w:pStyle w:val="ListParagraph"/>
        <w:spacing w:after="0" w:line="240" w:lineRule="auto"/>
        <w:ind w:left="0"/>
        <w:jc w:val="both"/>
        <w:rPr>
          <w:sz w:val="24"/>
          <w:szCs w:val="24"/>
          <w:lang w:val="en-US"/>
        </w:rPr>
      </w:pPr>
    </w:p>
    <w:p w14:paraId="05128256" w14:textId="7E662E91" w:rsidR="13A251B7" w:rsidRDefault="13A251B7" w:rsidP="13A251B7">
      <w:pPr>
        <w:pStyle w:val="ListParagraph"/>
        <w:spacing w:after="0" w:line="240" w:lineRule="auto"/>
        <w:ind w:left="0"/>
        <w:jc w:val="both"/>
        <w:rPr>
          <w:sz w:val="24"/>
          <w:szCs w:val="24"/>
          <w:lang w:val="en-US"/>
        </w:rPr>
      </w:pPr>
    </w:p>
    <w:p w14:paraId="4D712959" w14:textId="0C3AB30E" w:rsidR="00231522" w:rsidRPr="00BC701B" w:rsidRDefault="2E6D1F4F" w:rsidP="003B194A">
      <w:pPr>
        <w:pStyle w:val="ListParagraph"/>
        <w:numPr>
          <w:ilvl w:val="0"/>
          <w:numId w:val="10"/>
        </w:numPr>
        <w:spacing w:after="0" w:line="360" w:lineRule="auto"/>
        <w:ind w:left="0"/>
        <w:jc w:val="both"/>
        <w:rPr>
          <w:b/>
          <w:bCs/>
          <w:sz w:val="24"/>
          <w:szCs w:val="24"/>
          <w:u w:val="single"/>
          <w:lang w:val="en-US"/>
        </w:rPr>
      </w:pPr>
      <w:commentRangeStart w:id="190"/>
      <w:r w:rsidRPr="73083DBA">
        <w:rPr>
          <w:b/>
          <w:bCs/>
          <w:sz w:val="24"/>
          <w:szCs w:val="24"/>
          <w:u w:val="single"/>
          <w:lang w:val="en-US"/>
        </w:rPr>
        <w:t>Materials and Methods</w:t>
      </w:r>
      <w:commentRangeEnd w:id="190"/>
      <w:r w:rsidR="00F27BA1">
        <w:rPr>
          <w:rStyle w:val="CommentReference"/>
        </w:rPr>
        <w:commentReference w:id="190"/>
      </w:r>
    </w:p>
    <w:p w14:paraId="46790ECB" w14:textId="2489EF18" w:rsidR="00231522" w:rsidRDefault="00326D37" w:rsidP="003B194A">
      <w:pPr>
        <w:spacing w:after="0" w:line="360" w:lineRule="auto"/>
        <w:jc w:val="both"/>
        <w:rPr>
          <w:sz w:val="24"/>
          <w:szCs w:val="24"/>
          <w:u w:val="single"/>
          <w:lang w:val="en-US"/>
        </w:rPr>
      </w:pPr>
      <w:r>
        <w:rPr>
          <w:sz w:val="24"/>
          <w:szCs w:val="24"/>
          <w:u w:val="single"/>
          <w:lang w:val="en-US"/>
        </w:rPr>
        <w:t>2</w:t>
      </w:r>
      <w:r w:rsidR="0047475F">
        <w:rPr>
          <w:sz w:val="24"/>
          <w:szCs w:val="24"/>
          <w:u w:val="single"/>
          <w:lang w:val="en-US"/>
        </w:rPr>
        <w:t xml:space="preserve">.1 </w:t>
      </w:r>
      <w:r w:rsidR="00231522">
        <w:rPr>
          <w:sz w:val="24"/>
          <w:szCs w:val="24"/>
          <w:u w:val="single"/>
          <w:lang w:val="en-US"/>
        </w:rPr>
        <w:t>Materials</w:t>
      </w:r>
    </w:p>
    <w:p w14:paraId="4C2471A5" w14:textId="6DEA73B4" w:rsidR="00BD1E0F" w:rsidRDefault="70AAB4AB">
      <w:pPr>
        <w:spacing w:after="0" w:line="240" w:lineRule="auto"/>
        <w:jc w:val="both"/>
        <w:rPr>
          <w:ins w:id="191" w:author="Bertotto, Mercedes [2]" w:date="2023-12-06T07:58:00Z"/>
          <w:sz w:val="24"/>
          <w:szCs w:val="24"/>
          <w:u w:val="single"/>
          <w:lang w:val="en-US"/>
        </w:rPr>
        <w:pPrChange w:id="192" w:author="Bertotto, Mercedes [2]" w:date="2023-12-08T16:57:00Z">
          <w:pPr>
            <w:spacing w:after="0" w:line="360" w:lineRule="auto"/>
            <w:jc w:val="both"/>
          </w:pPr>
        </w:pPrChange>
      </w:pPr>
      <w:commentRangeStart w:id="193"/>
      <w:commentRangeStart w:id="194"/>
      <w:r w:rsidRPr="73083DBA">
        <w:rPr>
          <w:sz w:val="24"/>
          <w:szCs w:val="24"/>
          <w:lang w:val="en-US"/>
        </w:rPr>
        <w:t>Three tomato cultivars, '</w:t>
      </w:r>
      <w:proofErr w:type="spellStart"/>
      <w:r w:rsidRPr="73083DBA">
        <w:rPr>
          <w:sz w:val="24"/>
          <w:szCs w:val="24"/>
          <w:lang w:val="en-US"/>
        </w:rPr>
        <w:t>Brioso</w:t>
      </w:r>
      <w:proofErr w:type="spellEnd"/>
      <w:r w:rsidRPr="73083DBA">
        <w:rPr>
          <w:sz w:val="24"/>
          <w:szCs w:val="24"/>
          <w:lang w:val="en-US"/>
        </w:rPr>
        <w:t>,' '</w:t>
      </w:r>
      <w:proofErr w:type="spellStart"/>
      <w:r w:rsidRPr="73083DBA">
        <w:rPr>
          <w:sz w:val="24"/>
          <w:szCs w:val="24"/>
          <w:lang w:val="en-US"/>
        </w:rPr>
        <w:t>Cappricia</w:t>
      </w:r>
      <w:proofErr w:type="spellEnd"/>
      <w:r w:rsidRPr="73083DBA">
        <w:rPr>
          <w:sz w:val="24"/>
          <w:szCs w:val="24"/>
          <w:lang w:val="en-US"/>
        </w:rPr>
        <w:t>,' and '</w:t>
      </w:r>
      <w:proofErr w:type="spellStart"/>
      <w:r w:rsidRPr="73083DBA">
        <w:rPr>
          <w:sz w:val="24"/>
          <w:szCs w:val="24"/>
          <w:lang w:val="en-US"/>
        </w:rPr>
        <w:t>Provine</w:t>
      </w:r>
      <w:proofErr w:type="spellEnd"/>
      <w:r w:rsidRPr="73083DBA">
        <w:rPr>
          <w:sz w:val="24"/>
          <w:szCs w:val="24"/>
          <w:lang w:val="en-US"/>
        </w:rPr>
        <w:t>,' were used in this study.</w:t>
      </w:r>
      <w:commentRangeEnd w:id="193"/>
      <w:r w:rsidR="00080F31">
        <w:rPr>
          <w:rStyle w:val="CommentReference"/>
        </w:rPr>
        <w:commentReference w:id="193"/>
      </w:r>
      <w:commentRangeEnd w:id="194"/>
      <w:r w:rsidR="00836827">
        <w:rPr>
          <w:rStyle w:val="CommentReference"/>
        </w:rPr>
        <w:commentReference w:id="194"/>
      </w:r>
      <w:r w:rsidRPr="73083DBA">
        <w:rPr>
          <w:sz w:val="24"/>
          <w:szCs w:val="24"/>
          <w:lang w:val="en-US"/>
        </w:rPr>
        <w:t xml:space="preserve"> Fresh samples were harvested from different greenhouses on the 9</w:t>
      </w:r>
      <w:r w:rsidRPr="00F0661F">
        <w:rPr>
          <w:sz w:val="24"/>
          <w:szCs w:val="24"/>
          <w:vertAlign w:val="superscript"/>
          <w:lang w:val="en-US"/>
          <w:rPrChange w:id="195" w:author="Bertotto, Mercedes" w:date="2024-01-16T14:31:00Z">
            <w:rPr>
              <w:sz w:val="24"/>
              <w:szCs w:val="24"/>
              <w:lang w:val="en-US"/>
            </w:rPr>
          </w:rPrChange>
        </w:rPr>
        <w:t>th</w:t>
      </w:r>
      <w:r w:rsidRPr="73083DBA">
        <w:rPr>
          <w:sz w:val="24"/>
          <w:szCs w:val="24"/>
          <w:lang w:val="en-US"/>
        </w:rPr>
        <w:t xml:space="preserve"> and 10</w:t>
      </w:r>
      <w:r w:rsidRPr="00F0661F">
        <w:rPr>
          <w:sz w:val="24"/>
          <w:szCs w:val="24"/>
          <w:vertAlign w:val="superscript"/>
          <w:lang w:val="en-US"/>
          <w:rPrChange w:id="196" w:author="Bertotto, Mercedes" w:date="2024-01-16T14:31:00Z">
            <w:rPr>
              <w:sz w:val="24"/>
              <w:szCs w:val="24"/>
              <w:lang w:val="en-US"/>
            </w:rPr>
          </w:rPrChange>
        </w:rPr>
        <w:t>th</w:t>
      </w:r>
      <w:r w:rsidRPr="73083DBA">
        <w:rPr>
          <w:sz w:val="24"/>
          <w:szCs w:val="24"/>
          <w:lang w:val="en-US"/>
        </w:rPr>
        <w:t xml:space="preserve"> of </w:t>
      </w:r>
      <w:commentRangeStart w:id="197"/>
      <w:r w:rsidRPr="73083DBA">
        <w:rPr>
          <w:sz w:val="24"/>
          <w:szCs w:val="24"/>
          <w:lang w:val="en-US"/>
        </w:rPr>
        <w:t>May</w:t>
      </w:r>
      <w:commentRangeEnd w:id="197"/>
      <w:r w:rsidR="005B3979">
        <w:rPr>
          <w:rStyle w:val="CommentReference"/>
        </w:rPr>
        <w:commentReference w:id="197"/>
      </w:r>
      <w:r w:rsidRPr="73083DBA">
        <w:rPr>
          <w:sz w:val="24"/>
          <w:szCs w:val="24"/>
          <w:lang w:val="en-US"/>
        </w:rPr>
        <w:t xml:space="preserve">. </w:t>
      </w:r>
      <w:ins w:id="199" w:author="Bertotto, Mercedes" w:date="2024-01-16T14:32:00Z">
        <w:r w:rsidR="00F0661F">
          <w:rPr>
            <w:sz w:val="24"/>
            <w:szCs w:val="24"/>
            <w:lang w:val="en-US"/>
          </w:rPr>
          <w:t>This last day</w:t>
        </w:r>
      </w:ins>
      <w:del w:id="200" w:author="Bertotto, Mercedes" w:date="2024-01-16T14:32:00Z">
        <w:r w:rsidRPr="73083DBA" w:rsidDel="00F0661F">
          <w:rPr>
            <w:sz w:val="24"/>
            <w:szCs w:val="24"/>
            <w:lang w:val="en-US"/>
          </w:rPr>
          <w:delText>On Tuesday, the 10</w:delText>
        </w:r>
        <w:r w:rsidRPr="00F0661F" w:rsidDel="00F0661F">
          <w:rPr>
            <w:sz w:val="24"/>
            <w:szCs w:val="24"/>
            <w:vertAlign w:val="superscript"/>
            <w:lang w:val="en-US"/>
            <w:rPrChange w:id="201" w:author="Bertotto, Mercedes" w:date="2024-01-16T14:31:00Z">
              <w:rPr>
                <w:sz w:val="24"/>
                <w:szCs w:val="24"/>
                <w:lang w:val="en-US"/>
              </w:rPr>
            </w:rPrChange>
          </w:rPr>
          <w:delText>th</w:delText>
        </w:r>
        <w:r w:rsidRPr="73083DBA" w:rsidDel="00F0661F">
          <w:rPr>
            <w:sz w:val="24"/>
            <w:szCs w:val="24"/>
            <w:lang w:val="en-US"/>
          </w:rPr>
          <w:delText xml:space="preserve"> of May,</w:delText>
        </w:r>
      </w:del>
      <w:r w:rsidRPr="73083DBA">
        <w:rPr>
          <w:sz w:val="24"/>
          <w:szCs w:val="24"/>
          <w:lang w:val="en-US"/>
        </w:rPr>
        <w:t xml:space="preserve"> </w:t>
      </w:r>
      <w:r w:rsidR="1DE5F82E" w:rsidRPr="73083DBA">
        <w:rPr>
          <w:sz w:val="24"/>
          <w:szCs w:val="24"/>
          <w:lang w:val="en-US"/>
        </w:rPr>
        <w:t xml:space="preserve">tomatoes on the vine </w:t>
      </w:r>
      <w:r w:rsidRPr="73083DBA">
        <w:rPr>
          <w:sz w:val="24"/>
          <w:szCs w:val="24"/>
          <w:lang w:val="en-US"/>
        </w:rPr>
        <w:t xml:space="preserve">arrived at the </w:t>
      </w:r>
      <w:proofErr w:type="spellStart"/>
      <w:r w:rsidRPr="73083DBA">
        <w:rPr>
          <w:sz w:val="24"/>
          <w:szCs w:val="24"/>
          <w:lang w:val="en-US"/>
        </w:rPr>
        <w:t>Phenomea</w:t>
      </w:r>
      <w:proofErr w:type="spellEnd"/>
      <w:r w:rsidRPr="73083DBA">
        <w:rPr>
          <w:sz w:val="24"/>
          <w:szCs w:val="24"/>
          <w:lang w:val="en-US"/>
        </w:rPr>
        <w:t xml:space="preserve"> Laboratory in Wageningen, Netherlands. </w:t>
      </w:r>
      <w:r w:rsidR="17BF9701" w:rsidRPr="73083DBA">
        <w:rPr>
          <w:sz w:val="24"/>
          <w:szCs w:val="24"/>
          <w:lang w:val="en-US"/>
        </w:rPr>
        <w:t xml:space="preserve">Tomatoes </w:t>
      </w:r>
      <w:r w:rsidR="39F53A42" w:rsidRPr="73083DBA">
        <w:rPr>
          <w:sz w:val="24"/>
          <w:szCs w:val="24"/>
          <w:lang w:val="en-US"/>
        </w:rPr>
        <w:t xml:space="preserve">without visible fungal infection </w:t>
      </w:r>
      <w:r w:rsidR="17BF9701" w:rsidRPr="73083DBA">
        <w:rPr>
          <w:sz w:val="24"/>
          <w:szCs w:val="24"/>
          <w:lang w:val="en-US"/>
        </w:rPr>
        <w:t xml:space="preserve">were cut from the vine (2 tomatoes </w:t>
      </w:r>
      <w:r w:rsidR="21BF0302" w:rsidRPr="73083DBA">
        <w:rPr>
          <w:sz w:val="24"/>
          <w:szCs w:val="24"/>
          <w:lang w:val="en-US"/>
        </w:rPr>
        <w:t xml:space="preserve">from the middle of a </w:t>
      </w:r>
      <w:r w:rsidR="17BF9701" w:rsidRPr="73083DBA">
        <w:rPr>
          <w:sz w:val="24"/>
          <w:szCs w:val="24"/>
          <w:lang w:val="en-US"/>
        </w:rPr>
        <w:t>vine, 32 samples from each cultivar).</w:t>
      </w:r>
      <w:r w:rsidR="7A5B000A" w:rsidRPr="73083DBA">
        <w:rPr>
          <w:sz w:val="24"/>
          <w:szCs w:val="24"/>
          <w:lang w:val="en-US"/>
        </w:rPr>
        <w:t xml:space="preserve"> The wounds at the cut end were greased with stopcock grease to prevent dehydration at the junction.</w:t>
      </w:r>
      <w:ins w:id="202" w:author="Hogeveen, Esther" w:date="2023-11-23T09:53:00Z">
        <w:r w:rsidR="17178104" w:rsidRPr="73083DBA">
          <w:rPr>
            <w:sz w:val="24"/>
            <w:szCs w:val="24"/>
            <w:lang w:val="en-US"/>
          </w:rPr>
          <w:t xml:space="preserve"> </w:t>
        </w:r>
      </w:ins>
    </w:p>
    <w:p w14:paraId="536A122F" w14:textId="329A740E" w:rsidR="00E23D6E" w:rsidRDefault="00E23D6E" w:rsidP="73083DBA">
      <w:pPr>
        <w:spacing w:after="0" w:line="360" w:lineRule="auto"/>
        <w:jc w:val="both"/>
        <w:rPr>
          <w:ins w:id="203" w:author="Bertotto, Mercedes [2]" w:date="2023-12-06T07:58:00Z"/>
          <w:sz w:val="24"/>
          <w:szCs w:val="24"/>
          <w:u w:val="single"/>
          <w:lang w:val="en-US"/>
        </w:rPr>
      </w:pPr>
    </w:p>
    <w:p w14:paraId="5FE2EA3E" w14:textId="0CD95BB5" w:rsidR="00132AF5" w:rsidRDefault="00326D37" w:rsidP="003B194A">
      <w:pPr>
        <w:spacing w:after="0" w:line="360" w:lineRule="auto"/>
        <w:jc w:val="both"/>
        <w:rPr>
          <w:sz w:val="24"/>
          <w:szCs w:val="24"/>
          <w:u w:val="single"/>
          <w:lang w:val="en-US"/>
        </w:rPr>
      </w:pPr>
      <w:r>
        <w:rPr>
          <w:sz w:val="24"/>
          <w:szCs w:val="24"/>
          <w:u w:val="single"/>
          <w:lang w:val="en-US"/>
        </w:rPr>
        <w:t>2</w:t>
      </w:r>
      <w:r w:rsidR="0047475F">
        <w:rPr>
          <w:sz w:val="24"/>
          <w:szCs w:val="24"/>
          <w:u w:val="single"/>
          <w:lang w:val="en-US"/>
        </w:rPr>
        <w:t xml:space="preserve">.2. </w:t>
      </w:r>
      <w:r w:rsidR="00132AF5" w:rsidRPr="00EE57E8">
        <w:rPr>
          <w:sz w:val="24"/>
          <w:szCs w:val="24"/>
          <w:u w:val="single"/>
          <w:lang w:val="en-US"/>
        </w:rPr>
        <w:t>Methods</w:t>
      </w:r>
    </w:p>
    <w:p w14:paraId="7CF82863" w14:textId="423DA399" w:rsidR="00AB11E0" w:rsidRPr="00EE57E8" w:rsidRDefault="00326D37" w:rsidP="003B194A">
      <w:pPr>
        <w:spacing w:after="0" w:line="360" w:lineRule="auto"/>
        <w:jc w:val="both"/>
        <w:rPr>
          <w:sz w:val="24"/>
          <w:szCs w:val="24"/>
          <w:u w:val="single"/>
          <w:lang w:val="en-US"/>
        </w:rPr>
      </w:pPr>
      <w:r>
        <w:rPr>
          <w:sz w:val="24"/>
          <w:szCs w:val="24"/>
          <w:u w:val="single"/>
          <w:lang w:val="en-US"/>
        </w:rPr>
        <w:t>2</w:t>
      </w:r>
      <w:r w:rsidR="00AB11E0">
        <w:rPr>
          <w:sz w:val="24"/>
          <w:szCs w:val="24"/>
          <w:u w:val="single"/>
          <w:lang w:val="en-US"/>
        </w:rPr>
        <w:t>.2.1. Data collection</w:t>
      </w:r>
    </w:p>
    <w:p w14:paraId="46D06F43" w14:textId="6C21483E" w:rsidR="00A07628" w:rsidRPr="00A07628" w:rsidRDefault="70AAB4AB" w:rsidP="2EABC22C">
      <w:pPr>
        <w:spacing w:after="0" w:line="240" w:lineRule="auto"/>
        <w:jc w:val="both"/>
        <w:rPr>
          <w:sz w:val="24"/>
          <w:szCs w:val="24"/>
          <w:lang w:val="en-US"/>
        </w:rPr>
      </w:pPr>
      <w:r w:rsidRPr="2EABC22C">
        <w:rPr>
          <w:sz w:val="24"/>
          <w:szCs w:val="24"/>
          <w:lang w:val="en-US"/>
        </w:rPr>
        <w:t xml:space="preserve">Samples were imaged in two separate groups of equal size. </w:t>
      </w:r>
      <w:r w:rsidR="45E5DA86" w:rsidRPr="2EABC22C">
        <w:rPr>
          <w:sz w:val="24"/>
          <w:szCs w:val="24"/>
          <w:lang w:val="en-US"/>
        </w:rPr>
        <w:t>Hyperspectral images were recorded on day one</w:t>
      </w:r>
      <w:r w:rsidR="0EF14269" w:rsidRPr="2EABC22C">
        <w:rPr>
          <w:sz w:val="24"/>
          <w:szCs w:val="24"/>
          <w:lang w:val="en-US"/>
        </w:rPr>
        <w:t xml:space="preserve"> (10</w:t>
      </w:r>
      <w:r w:rsidR="0EF14269" w:rsidRPr="2EABC22C">
        <w:rPr>
          <w:sz w:val="24"/>
          <w:szCs w:val="24"/>
          <w:vertAlign w:val="superscript"/>
          <w:lang w:val="en-US"/>
        </w:rPr>
        <w:t>th</w:t>
      </w:r>
      <w:r w:rsidR="0EF14269" w:rsidRPr="2EABC22C">
        <w:rPr>
          <w:sz w:val="24"/>
          <w:szCs w:val="24"/>
          <w:lang w:val="en-US"/>
        </w:rPr>
        <w:t xml:space="preserve"> May)</w:t>
      </w:r>
      <w:r w:rsidR="45E5DA86" w:rsidRPr="2EABC22C">
        <w:rPr>
          <w:sz w:val="24"/>
          <w:szCs w:val="24"/>
          <w:lang w:val="en-US"/>
        </w:rPr>
        <w:t xml:space="preserve"> using a </w:t>
      </w:r>
      <w:proofErr w:type="spellStart"/>
      <w:r w:rsidR="45E5DA86" w:rsidRPr="2EABC22C">
        <w:rPr>
          <w:sz w:val="24"/>
          <w:szCs w:val="24"/>
          <w:lang w:val="en-US"/>
        </w:rPr>
        <w:t>Specim</w:t>
      </w:r>
      <w:proofErr w:type="spellEnd"/>
      <w:r w:rsidR="45E5DA86" w:rsidRPr="2EABC22C">
        <w:rPr>
          <w:sz w:val="24"/>
          <w:szCs w:val="24"/>
          <w:lang w:val="en-US"/>
        </w:rPr>
        <w:t xml:space="preserve"> FX17 NIR </w:t>
      </w:r>
      <w:proofErr w:type="spellStart"/>
      <w:r w:rsidR="45E5DA86" w:rsidRPr="2EABC22C">
        <w:rPr>
          <w:sz w:val="24"/>
          <w:szCs w:val="24"/>
          <w:lang w:val="en-US"/>
        </w:rPr>
        <w:t>linescan</w:t>
      </w:r>
      <w:proofErr w:type="spellEnd"/>
      <w:r w:rsidR="45E5DA86" w:rsidRPr="2EABC22C">
        <w:rPr>
          <w:sz w:val="24"/>
          <w:szCs w:val="24"/>
          <w:lang w:val="en-US"/>
        </w:rPr>
        <w:t xml:space="preserve"> camera</w:t>
      </w:r>
      <w:r w:rsidR="34270E8F" w:rsidRPr="2EABC22C">
        <w:rPr>
          <w:sz w:val="24"/>
          <w:szCs w:val="24"/>
          <w:lang w:val="en-US"/>
        </w:rPr>
        <w:t xml:space="preserve"> </w:t>
      </w:r>
      <w:r w:rsidR="386EB1F5" w:rsidRPr="2EABC22C">
        <w:rPr>
          <w:sz w:val="24"/>
          <w:szCs w:val="24"/>
          <w:lang w:val="en-US"/>
        </w:rPr>
        <w:t xml:space="preserve">with a spectral range </w:t>
      </w:r>
      <w:commentRangeStart w:id="204"/>
      <w:r w:rsidR="34270E8F" w:rsidRPr="2EABC22C">
        <w:rPr>
          <w:sz w:val="24"/>
          <w:szCs w:val="24"/>
          <w:lang w:val="en-US"/>
        </w:rPr>
        <w:t>(9</w:t>
      </w:r>
      <w:r w:rsidR="1998480E" w:rsidRPr="2EABC22C">
        <w:rPr>
          <w:sz w:val="24"/>
          <w:szCs w:val="24"/>
          <w:lang w:val="en-US"/>
        </w:rPr>
        <w:t>37.33</w:t>
      </w:r>
      <w:r w:rsidR="00836827" w:rsidRPr="2EABC22C">
        <w:rPr>
          <w:sz w:val="24"/>
          <w:szCs w:val="24"/>
          <w:lang w:val="en-US"/>
        </w:rPr>
        <w:t xml:space="preserve"> </w:t>
      </w:r>
      <w:r w:rsidR="34270E8F" w:rsidRPr="2EABC22C">
        <w:rPr>
          <w:sz w:val="24"/>
          <w:szCs w:val="24"/>
          <w:lang w:val="en-US"/>
        </w:rPr>
        <w:t>nm-17</w:t>
      </w:r>
      <w:r w:rsidR="637FEB12" w:rsidRPr="2EABC22C">
        <w:rPr>
          <w:sz w:val="24"/>
          <w:szCs w:val="24"/>
          <w:lang w:val="en-US"/>
        </w:rPr>
        <w:t>18</w:t>
      </w:r>
      <w:r w:rsidR="00836827" w:rsidRPr="2EABC22C">
        <w:rPr>
          <w:sz w:val="24"/>
          <w:szCs w:val="24"/>
          <w:lang w:val="en-US"/>
        </w:rPr>
        <w:t xml:space="preserve"> </w:t>
      </w:r>
      <w:r w:rsidR="34270E8F" w:rsidRPr="2EABC22C">
        <w:rPr>
          <w:sz w:val="24"/>
          <w:szCs w:val="24"/>
          <w:lang w:val="en-US"/>
        </w:rPr>
        <w:t>nm)</w:t>
      </w:r>
      <w:commentRangeEnd w:id="204"/>
      <w:r>
        <w:rPr>
          <w:rStyle w:val="CommentReference"/>
        </w:rPr>
        <w:commentReference w:id="204"/>
      </w:r>
      <w:r w:rsidR="45E5DA86" w:rsidRPr="2EABC22C">
        <w:rPr>
          <w:sz w:val="24"/>
          <w:szCs w:val="24"/>
          <w:lang w:val="en-US"/>
        </w:rPr>
        <w:t xml:space="preserve">. Subsequently, tomatoes were stored </w:t>
      </w:r>
      <w:r w:rsidR="6D79285D" w:rsidRPr="2EABC22C">
        <w:rPr>
          <w:sz w:val="24"/>
          <w:szCs w:val="24"/>
          <w:lang w:val="en-US"/>
        </w:rPr>
        <w:t>on trays (</w:t>
      </w:r>
      <w:r w:rsidR="6D79285D" w:rsidRPr="2EABC22C">
        <w:rPr>
          <w:rFonts w:eastAsia="Cambria" w:cs="Cambria"/>
          <w:sz w:val="24"/>
          <w:szCs w:val="24"/>
          <w:lang w:val="en-US"/>
        </w:rPr>
        <w:t>7mm blue Forex plate (35x55cm</w:t>
      </w:r>
      <w:r w:rsidR="008525A2" w:rsidRPr="2EABC22C">
        <w:rPr>
          <w:rFonts w:eastAsia="Cambria" w:cs="Cambria"/>
          <w:sz w:val="24"/>
          <w:szCs w:val="24"/>
          <w:vertAlign w:val="superscript"/>
          <w:lang w:val="en-US"/>
        </w:rPr>
        <w:t>2</w:t>
      </w:r>
      <w:r w:rsidR="6D79285D" w:rsidRPr="2EABC22C">
        <w:rPr>
          <w:rFonts w:eastAsia="Cambria" w:cs="Cambria"/>
          <w:sz w:val="24"/>
          <w:szCs w:val="24"/>
          <w:lang w:val="en-US"/>
        </w:rPr>
        <w:t>) with holes of 2.5 cm diameter)</w:t>
      </w:r>
      <w:r w:rsidR="6D79285D" w:rsidRPr="2EABC22C">
        <w:rPr>
          <w:rFonts w:ascii="Cambria" w:eastAsia="Cambria" w:hAnsi="Cambria" w:cs="Cambria"/>
          <w:sz w:val="22"/>
          <w:lang w:val="en-US"/>
        </w:rPr>
        <w:t xml:space="preserve"> </w:t>
      </w:r>
      <w:r w:rsidR="45E5DA86" w:rsidRPr="2EABC22C">
        <w:rPr>
          <w:sz w:val="24"/>
          <w:szCs w:val="24"/>
          <w:lang w:val="en-US"/>
        </w:rPr>
        <w:t>in controlled conditions encouraging fungal growth (20°C, in a closed</w:t>
      </w:r>
      <w:r w:rsidR="402BCA47" w:rsidRPr="2EABC22C">
        <w:rPr>
          <w:sz w:val="24"/>
          <w:szCs w:val="24"/>
          <w:lang w:val="en-US"/>
        </w:rPr>
        <w:t xml:space="preserve"> sanitized</w:t>
      </w:r>
      <w:r w:rsidR="45E5DA86" w:rsidRPr="2EABC22C">
        <w:rPr>
          <w:sz w:val="24"/>
          <w:szCs w:val="24"/>
          <w:lang w:val="en-US"/>
        </w:rPr>
        <w:t xml:space="preserve"> box reaching 100% </w:t>
      </w:r>
      <w:r w:rsidR="45E5DA86" w:rsidRPr="2EABC22C">
        <w:rPr>
          <w:sz w:val="24"/>
          <w:szCs w:val="24"/>
          <w:lang w:val="en-US"/>
        </w:rPr>
        <w:lastRenderedPageBreak/>
        <w:t>Relative Humidity, in a room at 60% RH, lights on during 7:00-19:00h, 15 μmol·s-1·m-2).</w:t>
      </w:r>
    </w:p>
    <w:p w14:paraId="4C12AD53" w14:textId="5AFC8D9F" w:rsidR="00D123B3" w:rsidRDefault="45E5DA86" w:rsidP="2EABC22C">
      <w:pPr>
        <w:spacing w:after="0" w:line="240" w:lineRule="auto"/>
        <w:jc w:val="both"/>
        <w:rPr>
          <w:sz w:val="24"/>
          <w:szCs w:val="24"/>
          <w:lang w:val="en-US"/>
        </w:rPr>
      </w:pPr>
      <w:r w:rsidRPr="59A009FC">
        <w:rPr>
          <w:sz w:val="24"/>
          <w:szCs w:val="24"/>
          <w:lang w:val="en-US"/>
        </w:rPr>
        <w:t xml:space="preserve">Ground truth observations were made by </w:t>
      </w:r>
      <w:r w:rsidR="02C34BAE" w:rsidRPr="59A009FC">
        <w:rPr>
          <w:sz w:val="24"/>
          <w:szCs w:val="24"/>
          <w:lang w:val="en-US"/>
        </w:rPr>
        <w:t xml:space="preserve">three </w:t>
      </w:r>
      <w:r w:rsidRPr="59A009FC">
        <w:rPr>
          <w:sz w:val="24"/>
          <w:szCs w:val="24"/>
          <w:lang w:val="en-US"/>
        </w:rPr>
        <w:t>experts on day three and four</w:t>
      </w:r>
      <w:r w:rsidR="02F291C7" w:rsidRPr="59A009FC">
        <w:rPr>
          <w:sz w:val="24"/>
          <w:szCs w:val="24"/>
          <w:lang w:val="en-US"/>
        </w:rPr>
        <w:t xml:space="preserve"> (12</w:t>
      </w:r>
      <w:r w:rsidR="02F291C7" w:rsidRPr="00F0661F">
        <w:rPr>
          <w:sz w:val="24"/>
          <w:szCs w:val="24"/>
          <w:vertAlign w:val="superscript"/>
          <w:lang w:val="en-US"/>
          <w:rPrChange w:id="205" w:author="Bertotto, Mercedes" w:date="2024-01-16T14:34:00Z">
            <w:rPr>
              <w:sz w:val="24"/>
              <w:szCs w:val="24"/>
              <w:lang w:val="en-US"/>
            </w:rPr>
          </w:rPrChange>
        </w:rPr>
        <w:t>th</w:t>
      </w:r>
      <w:r w:rsidR="02F291C7" w:rsidRPr="59A009FC">
        <w:rPr>
          <w:sz w:val="24"/>
          <w:szCs w:val="24"/>
          <w:lang w:val="en-US"/>
        </w:rPr>
        <w:t xml:space="preserve"> and 13</w:t>
      </w:r>
      <w:r w:rsidR="02F291C7" w:rsidRPr="59A009FC">
        <w:rPr>
          <w:sz w:val="24"/>
          <w:szCs w:val="24"/>
          <w:vertAlign w:val="superscript"/>
          <w:lang w:val="en-US"/>
        </w:rPr>
        <w:t>th</w:t>
      </w:r>
      <w:r w:rsidR="02F291C7" w:rsidRPr="59A009FC">
        <w:rPr>
          <w:sz w:val="24"/>
          <w:szCs w:val="24"/>
          <w:lang w:val="en-US"/>
        </w:rPr>
        <w:t xml:space="preserve"> May)</w:t>
      </w:r>
      <w:r w:rsidRPr="59A009FC">
        <w:rPr>
          <w:sz w:val="24"/>
          <w:szCs w:val="24"/>
          <w:lang w:val="en-US"/>
        </w:rPr>
        <w:t>, comprised of severity scores from zero (no fungus) to</w:t>
      </w:r>
      <w:r w:rsidR="7C0A2297" w:rsidRPr="59A009FC">
        <w:rPr>
          <w:sz w:val="24"/>
          <w:szCs w:val="24"/>
          <w:lang w:val="en-US"/>
        </w:rPr>
        <w:t xml:space="preserve"> four</w:t>
      </w:r>
      <w:ins w:id="206" w:author="Bertotto, Mercedes [2]" w:date="2024-01-15T13:31:00Z">
        <w:r w:rsidR="3BA2FA4E" w:rsidRPr="59A009FC">
          <w:rPr>
            <w:sz w:val="24"/>
            <w:szCs w:val="24"/>
            <w:lang w:val="en-US"/>
          </w:rPr>
          <w:t xml:space="preserve"> </w:t>
        </w:r>
      </w:ins>
      <w:r w:rsidRPr="59A009FC">
        <w:rPr>
          <w:sz w:val="24"/>
          <w:szCs w:val="24"/>
          <w:lang w:val="en-US"/>
        </w:rPr>
        <w:t xml:space="preserve">(severe infection). </w:t>
      </w:r>
      <w:commentRangeStart w:id="207"/>
      <w:commentRangeStart w:id="208"/>
      <w:r w:rsidRPr="59A009FC">
        <w:rPr>
          <w:sz w:val="24"/>
          <w:szCs w:val="24"/>
          <w:lang w:val="en-US"/>
        </w:rPr>
        <w:t>Ratings of the two days</w:t>
      </w:r>
      <w:r w:rsidR="29044658" w:rsidRPr="59A009FC">
        <w:rPr>
          <w:sz w:val="24"/>
          <w:szCs w:val="24"/>
          <w:lang w:val="en-US"/>
        </w:rPr>
        <w:t xml:space="preserve"> and three experts were </w:t>
      </w:r>
      <w:commentRangeStart w:id="209"/>
      <w:r w:rsidR="29044658" w:rsidRPr="59A009FC">
        <w:rPr>
          <w:sz w:val="24"/>
          <w:szCs w:val="24"/>
          <w:lang w:val="en-US"/>
        </w:rPr>
        <w:t>averaged</w:t>
      </w:r>
      <w:commentRangeEnd w:id="209"/>
      <w:r>
        <w:rPr>
          <w:rStyle w:val="CommentReference"/>
        </w:rPr>
        <w:commentReference w:id="209"/>
      </w:r>
      <w:r w:rsidRPr="59A009FC">
        <w:rPr>
          <w:sz w:val="24"/>
          <w:szCs w:val="24"/>
          <w:lang w:val="en-US"/>
        </w:rPr>
        <w:t xml:space="preserve">. </w:t>
      </w:r>
      <w:commentRangeEnd w:id="207"/>
      <w:r>
        <w:rPr>
          <w:rStyle w:val="CommentReference"/>
        </w:rPr>
        <w:commentReference w:id="207"/>
      </w:r>
      <w:commentRangeEnd w:id="208"/>
      <w:r>
        <w:rPr>
          <w:rStyle w:val="CommentReference"/>
        </w:rPr>
        <w:commentReference w:id="208"/>
      </w:r>
    </w:p>
    <w:p w14:paraId="54F59657" w14:textId="6C83D0F3" w:rsidR="0A8588ED" w:rsidRPr="00A94946" w:rsidRDefault="0A8588ED" w:rsidP="13A251B7">
      <w:pPr>
        <w:spacing w:after="0" w:line="360" w:lineRule="auto"/>
        <w:jc w:val="both"/>
        <w:rPr>
          <w:lang w:val="en-US"/>
          <w:rPrChange w:id="211" w:author="Villiers, Hendrik de" w:date="2023-12-09T20:40:00Z">
            <w:rPr/>
          </w:rPrChange>
        </w:rPr>
      </w:pPr>
    </w:p>
    <w:p w14:paraId="1FDE6932" w14:textId="5F1612B4" w:rsidR="004F2E5B" w:rsidRDefault="004F2E5B" w:rsidP="003B194A">
      <w:pPr>
        <w:spacing w:after="0" w:line="360" w:lineRule="auto"/>
        <w:jc w:val="both"/>
        <w:rPr>
          <w:lang w:val="en-US"/>
        </w:rPr>
      </w:pPr>
    </w:p>
    <w:p w14:paraId="63686B95" w14:textId="0C46B61D" w:rsidR="004F2E5B" w:rsidRPr="00030DFB" w:rsidRDefault="00326D37" w:rsidP="003B194A">
      <w:pPr>
        <w:spacing w:after="0" w:line="360" w:lineRule="auto"/>
        <w:jc w:val="both"/>
        <w:rPr>
          <w:sz w:val="24"/>
          <w:szCs w:val="24"/>
          <w:u w:val="single"/>
          <w:lang w:val="en-US"/>
        </w:rPr>
      </w:pPr>
      <w:r>
        <w:rPr>
          <w:sz w:val="24"/>
          <w:szCs w:val="24"/>
          <w:u w:val="single"/>
          <w:lang w:val="en-US"/>
        </w:rPr>
        <w:t>2</w:t>
      </w:r>
      <w:r w:rsidR="00AB11E0" w:rsidRPr="00030DFB">
        <w:rPr>
          <w:sz w:val="24"/>
          <w:szCs w:val="24"/>
          <w:u w:val="single"/>
          <w:lang w:val="en-US"/>
        </w:rPr>
        <w:t xml:space="preserve">.2.2. </w:t>
      </w:r>
      <w:r w:rsidR="004F2E5B" w:rsidRPr="00030DFB">
        <w:rPr>
          <w:sz w:val="24"/>
          <w:szCs w:val="24"/>
          <w:u w:val="single"/>
          <w:lang w:val="en-US"/>
        </w:rPr>
        <w:t>Spectra extraction from hyperspectral images</w:t>
      </w:r>
    </w:p>
    <w:p w14:paraId="6ACBDDEC" w14:textId="77777777" w:rsidR="004F2E5B" w:rsidRDefault="004F2E5B" w:rsidP="003B194A">
      <w:pPr>
        <w:pStyle w:val="ListParagraph"/>
        <w:spacing w:after="0" w:line="360" w:lineRule="auto"/>
        <w:ind w:left="0"/>
        <w:jc w:val="both"/>
        <w:rPr>
          <w:sz w:val="24"/>
          <w:szCs w:val="24"/>
          <w:lang w:val="en-US"/>
        </w:rPr>
      </w:pPr>
    </w:p>
    <w:p w14:paraId="24DD95E0" w14:textId="6CDA54E8" w:rsidR="00B523C8" w:rsidRDefault="0FB98526">
      <w:pPr>
        <w:pStyle w:val="ListParagraph"/>
        <w:spacing w:after="0" w:line="240" w:lineRule="auto"/>
        <w:ind w:left="0"/>
        <w:jc w:val="both"/>
        <w:rPr>
          <w:rFonts w:eastAsia="Verdana" w:cs="Verdana"/>
          <w:sz w:val="24"/>
          <w:szCs w:val="24"/>
          <w:lang w:val="en-US"/>
        </w:rPr>
        <w:pPrChange w:id="212" w:author="Bertotto, Mercedes [2]" w:date="2024-01-11T16:54:00Z">
          <w:pPr>
            <w:pStyle w:val="ListParagraph"/>
            <w:spacing w:after="0" w:line="360" w:lineRule="auto"/>
            <w:ind w:left="0"/>
            <w:jc w:val="both"/>
          </w:pPr>
        </w:pPrChange>
      </w:pPr>
      <w:r w:rsidRPr="2EABC22C">
        <w:rPr>
          <w:rFonts w:eastAsia="Verdana" w:cs="Verdana"/>
          <w:sz w:val="24"/>
          <w:szCs w:val="24"/>
          <w:lang w:val="en-US"/>
          <w:rPrChange w:id="213" w:author="Bertotto, Mercedes [2]" w:date="2024-01-12T14:56:00Z">
            <w:rPr>
              <w:sz w:val="24"/>
              <w:szCs w:val="24"/>
              <w:lang w:val="en-US"/>
            </w:rPr>
          </w:rPrChange>
        </w:rPr>
        <w:t xml:space="preserve">Hyperspectral </w:t>
      </w:r>
      <w:r w:rsidR="08FBADE4" w:rsidRPr="2EABC22C">
        <w:rPr>
          <w:rFonts w:eastAsia="Verdana" w:cs="Verdana"/>
          <w:sz w:val="24"/>
          <w:szCs w:val="24"/>
          <w:lang w:val="en-US"/>
          <w:rPrChange w:id="214" w:author="Bertotto, Mercedes [2]" w:date="2024-01-12T14:56:00Z">
            <w:rPr>
              <w:sz w:val="24"/>
              <w:szCs w:val="24"/>
              <w:lang w:val="en-US"/>
            </w:rPr>
          </w:rPrChange>
        </w:rPr>
        <w:t>images</w:t>
      </w:r>
      <w:r w:rsidRPr="2EABC22C">
        <w:rPr>
          <w:rFonts w:eastAsia="Verdana" w:cs="Verdana"/>
          <w:sz w:val="24"/>
          <w:szCs w:val="24"/>
          <w:lang w:val="en-US"/>
          <w:rPrChange w:id="215" w:author="Bertotto, Mercedes [2]" w:date="2024-01-12T14:56:00Z">
            <w:rPr>
              <w:sz w:val="24"/>
              <w:szCs w:val="24"/>
              <w:lang w:val="en-US"/>
            </w:rPr>
          </w:rPrChange>
        </w:rPr>
        <w:t xml:space="preserve"> were converted to </w:t>
      </w:r>
      <w:r w:rsidR="1C580462" w:rsidRPr="2EABC22C">
        <w:rPr>
          <w:rFonts w:eastAsia="Verdana" w:cs="Verdana"/>
          <w:sz w:val="24"/>
          <w:szCs w:val="24"/>
          <w:lang w:val="en-US"/>
          <w:rPrChange w:id="216" w:author="Bertotto, Mercedes [2]" w:date="2024-01-12T14:56:00Z">
            <w:rPr>
              <w:sz w:val="24"/>
              <w:szCs w:val="24"/>
              <w:lang w:val="en-US"/>
            </w:rPr>
          </w:rPrChange>
        </w:rPr>
        <w:t>pseudo-</w:t>
      </w:r>
      <w:r w:rsidRPr="2EABC22C">
        <w:rPr>
          <w:rFonts w:eastAsia="Verdana" w:cs="Verdana"/>
          <w:sz w:val="24"/>
          <w:szCs w:val="24"/>
          <w:lang w:val="en-US"/>
          <w:rPrChange w:id="217" w:author="Bertotto, Mercedes [2]" w:date="2024-01-12T14:56:00Z">
            <w:rPr>
              <w:sz w:val="24"/>
              <w:szCs w:val="24"/>
              <w:lang w:val="en-US"/>
            </w:rPr>
          </w:rPrChange>
        </w:rPr>
        <w:t xml:space="preserve">color </w:t>
      </w:r>
      <w:commentRangeStart w:id="218"/>
      <w:commentRangeStart w:id="219"/>
      <w:r w:rsidRPr="2EABC22C">
        <w:rPr>
          <w:rFonts w:eastAsia="Verdana" w:cs="Verdana"/>
          <w:sz w:val="24"/>
          <w:szCs w:val="24"/>
          <w:lang w:val="en-US"/>
          <w:rPrChange w:id="220" w:author="Bertotto, Mercedes [2]" w:date="2024-01-12T14:56:00Z">
            <w:rPr>
              <w:sz w:val="24"/>
              <w:szCs w:val="24"/>
              <w:lang w:val="en-US"/>
            </w:rPr>
          </w:rPrChange>
        </w:rPr>
        <w:t>images</w:t>
      </w:r>
      <w:commentRangeEnd w:id="218"/>
      <w:r>
        <w:rPr>
          <w:rStyle w:val="CommentReference"/>
        </w:rPr>
        <w:commentReference w:id="218"/>
      </w:r>
      <w:commentRangeEnd w:id="219"/>
      <w:r>
        <w:rPr>
          <w:rStyle w:val="CommentReference"/>
        </w:rPr>
        <w:commentReference w:id="219"/>
      </w:r>
      <w:r w:rsidRPr="2EABC22C">
        <w:rPr>
          <w:rFonts w:eastAsia="Verdana" w:cs="Verdana"/>
          <w:sz w:val="24"/>
          <w:szCs w:val="24"/>
          <w:lang w:val="en-US"/>
          <w:rPrChange w:id="222" w:author="Bertotto, Mercedes [2]" w:date="2024-01-12T14:56:00Z">
            <w:rPr>
              <w:sz w:val="24"/>
              <w:szCs w:val="24"/>
              <w:lang w:val="en-US"/>
            </w:rPr>
          </w:rPrChange>
        </w:rPr>
        <w:t>.</w:t>
      </w:r>
      <w:r w:rsidR="67014D93" w:rsidRPr="2EABC22C">
        <w:rPr>
          <w:rFonts w:eastAsia="Verdana" w:cs="Verdana"/>
          <w:color w:val="333333"/>
          <w:sz w:val="24"/>
          <w:szCs w:val="24"/>
          <w:lang w:val="en-US"/>
          <w:rPrChange w:id="223" w:author="Bertotto, Mercedes [2]" w:date="2024-01-12T14:56:00Z">
            <w:rPr>
              <w:rFonts w:ascii="Segoe UI" w:eastAsia="Segoe UI" w:hAnsi="Segoe UI" w:cs="Segoe UI"/>
              <w:color w:val="333333"/>
              <w:sz w:val="18"/>
              <w:szCs w:val="18"/>
              <w:lang w:val="en-US"/>
            </w:rPr>
          </w:rPrChange>
        </w:rPr>
        <w:t xml:space="preserve"> </w:t>
      </w:r>
      <w:r w:rsidR="67014D93" w:rsidRPr="2EABC22C">
        <w:rPr>
          <w:rFonts w:eastAsia="Verdana" w:cs="Verdana"/>
          <w:color w:val="333333"/>
          <w:sz w:val="24"/>
          <w:szCs w:val="24"/>
          <w:lang w:val="en-US"/>
          <w:rPrChange w:id="224" w:author="Bertotto, Mercedes [2]" w:date="2024-01-12T14:55:00Z">
            <w:rPr>
              <w:rFonts w:ascii="Segoe UI" w:eastAsia="Segoe UI" w:hAnsi="Segoe UI" w:cs="Segoe UI"/>
              <w:color w:val="333333"/>
              <w:sz w:val="18"/>
              <w:szCs w:val="18"/>
              <w:lang w:val="en-US"/>
            </w:rPr>
          </w:rPrChange>
        </w:rPr>
        <w:t xml:space="preserve">Pseudo </w:t>
      </w:r>
      <w:proofErr w:type="spellStart"/>
      <w:r w:rsidR="67014D93" w:rsidRPr="2EABC22C">
        <w:rPr>
          <w:rFonts w:eastAsia="Verdana" w:cs="Verdana"/>
          <w:color w:val="333333"/>
          <w:sz w:val="24"/>
          <w:szCs w:val="24"/>
          <w:lang w:val="en-US"/>
          <w:rPrChange w:id="225" w:author="Bertotto, Mercedes [2]" w:date="2024-01-12T14:55:00Z">
            <w:rPr>
              <w:rFonts w:ascii="Segoe UI" w:eastAsia="Segoe UI" w:hAnsi="Segoe UI" w:cs="Segoe UI"/>
              <w:color w:val="333333"/>
              <w:sz w:val="18"/>
              <w:szCs w:val="18"/>
              <w:lang w:val="en-US"/>
            </w:rPr>
          </w:rPrChange>
        </w:rPr>
        <w:t>colour</w:t>
      </w:r>
      <w:proofErr w:type="spellEnd"/>
      <w:r w:rsidR="67014D93" w:rsidRPr="2EABC22C">
        <w:rPr>
          <w:rFonts w:eastAsia="Verdana" w:cs="Verdana"/>
          <w:color w:val="333333"/>
          <w:sz w:val="24"/>
          <w:szCs w:val="24"/>
          <w:lang w:val="en-US"/>
          <w:rPrChange w:id="226" w:author="Bertotto, Mercedes [2]" w:date="2024-01-12T14:55:00Z">
            <w:rPr>
              <w:rFonts w:ascii="Segoe UI" w:eastAsia="Segoe UI" w:hAnsi="Segoe UI" w:cs="Segoe UI"/>
              <w:color w:val="333333"/>
              <w:sz w:val="18"/>
              <w:szCs w:val="18"/>
              <w:lang w:val="en-US"/>
            </w:rPr>
          </w:rPrChange>
        </w:rPr>
        <w:t xml:space="preserve"> images were generated after manually choosing three bands which produced visibly good contrast between sepals and the background.</w:t>
      </w:r>
      <w:r w:rsidRPr="2EABC22C">
        <w:rPr>
          <w:rFonts w:eastAsia="Verdana" w:cs="Verdana"/>
          <w:sz w:val="24"/>
          <w:szCs w:val="24"/>
          <w:lang w:val="en-US"/>
          <w:rPrChange w:id="227" w:author="Bertotto, Mercedes [2]" w:date="2024-01-12T14:55:00Z">
            <w:rPr>
              <w:sz w:val="24"/>
              <w:szCs w:val="24"/>
              <w:lang w:val="en-US"/>
            </w:rPr>
          </w:rPrChange>
        </w:rPr>
        <w:t xml:space="preserve"> </w:t>
      </w:r>
      <w:r w:rsidRPr="2EABC22C">
        <w:rPr>
          <w:rFonts w:eastAsia="Verdana" w:cs="Verdana"/>
          <w:sz w:val="24"/>
          <w:szCs w:val="24"/>
          <w:lang w:val="en-US"/>
          <w:rPrChange w:id="228" w:author="Bertotto, Mercedes [2]" w:date="2024-01-12T14:56:00Z">
            <w:rPr>
              <w:sz w:val="24"/>
              <w:szCs w:val="24"/>
              <w:lang w:val="en-US"/>
            </w:rPr>
          </w:rPrChange>
        </w:rPr>
        <w:t xml:space="preserve">These images were manually annotated with a separate polygon indicating the boundary of each individual </w:t>
      </w:r>
      <w:commentRangeStart w:id="229"/>
      <w:commentRangeStart w:id="230"/>
      <w:r w:rsidRPr="2EABC22C">
        <w:rPr>
          <w:rFonts w:eastAsia="Verdana" w:cs="Verdana"/>
          <w:sz w:val="24"/>
          <w:szCs w:val="24"/>
          <w:lang w:val="en-US"/>
          <w:rPrChange w:id="231" w:author="Bertotto, Mercedes [2]" w:date="2024-01-12T14:56:00Z">
            <w:rPr>
              <w:sz w:val="24"/>
              <w:szCs w:val="24"/>
              <w:lang w:val="en-US"/>
            </w:rPr>
          </w:rPrChange>
        </w:rPr>
        <w:t>sepal</w:t>
      </w:r>
      <w:commentRangeEnd w:id="229"/>
      <w:r>
        <w:rPr>
          <w:rStyle w:val="CommentReference"/>
        </w:rPr>
        <w:commentReference w:id="229"/>
      </w:r>
      <w:commentRangeEnd w:id="230"/>
      <w:r>
        <w:rPr>
          <w:rStyle w:val="CommentReference"/>
        </w:rPr>
        <w:commentReference w:id="230"/>
      </w:r>
      <w:r w:rsidRPr="2EABC22C">
        <w:rPr>
          <w:rFonts w:eastAsia="Verdana" w:cs="Verdana"/>
          <w:sz w:val="24"/>
          <w:szCs w:val="24"/>
          <w:lang w:val="en-US"/>
          <w:rPrChange w:id="233" w:author="Bertotto, Mercedes [2]" w:date="2024-01-12T14:56:00Z">
            <w:rPr>
              <w:sz w:val="24"/>
              <w:szCs w:val="24"/>
              <w:lang w:val="en-US"/>
            </w:rPr>
          </w:rPrChange>
        </w:rPr>
        <w:t xml:space="preserve">. These polygons </w:t>
      </w:r>
      <w:r w:rsidR="3C3741A6" w:rsidRPr="2EABC22C">
        <w:rPr>
          <w:rFonts w:eastAsia="Verdana" w:cs="Verdana"/>
          <w:sz w:val="24"/>
          <w:szCs w:val="24"/>
          <w:lang w:val="en-US"/>
          <w:rPrChange w:id="234" w:author="Bertotto, Mercedes [2]" w:date="2024-01-12T14:56:00Z">
            <w:rPr>
              <w:sz w:val="24"/>
              <w:szCs w:val="24"/>
              <w:lang w:val="en-US"/>
            </w:rPr>
          </w:rPrChange>
        </w:rPr>
        <w:t>were</w:t>
      </w:r>
      <w:r w:rsidRPr="2EABC22C">
        <w:rPr>
          <w:rFonts w:eastAsia="Verdana" w:cs="Verdana"/>
          <w:sz w:val="24"/>
          <w:szCs w:val="24"/>
          <w:lang w:val="en-US"/>
          <w:rPrChange w:id="235" w:author="Bertotto, Mercedes [2]" w:date="2024-01-12T14:56:00Z">
            <w:rPr>
              <w:sz w:val="24"/>
              <w:szCs w:val="24"/>
              <w:lang w:val="en-US"/>
            </w:rPr>
          </w:rPrChange>
        </w:rPr>
        <w:t xml:space="preserve"> converted to pixel masks, which indicate</w:t>
      </w:r>
      <w:r w:rsidR="3C3741A6" w:rsidRPr="2EABC22C">
        <w:rPr>
          <w:rFonts w:eastAsia="Verdana" w:cs="Verdana"/>
          <w:sz w:val="24"/>
          <w:szCs w:val="24"/>
          <w:lang w:val="en-US"/>
          <w:rPrChange w:id="236" w:author="Bertotto, Mercedes [2]" w:date="2024-01-12T14:56:00Z">
            <w:rPr>
              <w:sz w:val="24"/>
              <w:szCs w:val="24"/>
              <w:lang w:val="en-US"/>
            </w:rPr>
          </w:rPrChange>
        </w:rPr>
        <w:t>d</w:t>
      </w:r>
      <w:r w:rsidRPr="2EABC22C">
        <w:rPr>
          <w:rFonts w:eastAsia="Verdana" w:cs="Verdana"/>
          <w:sz w:val="24"/>
          <w:szCs w:val="24"/>
          <w:lang w:val="en-US"/>
          <w:rPrChange w:id="237" w:author="Bertotto, Mercedes [2]" w:date="2024-01-12T14:56:00Z">
            <w:rPr>
              <w:sz w:val="24"/>
              <w:szCs w:val="24"/>
              <w:lang w:val="en-US"/>
            </w:rPr>
          </w:rPrChange>
        </w:rPr>
        <w:t xml:space="preserve"> whether or not a pixel </w:t>
      </w:r>
      <w:r w:rsidR="70AAB4AB" w:rsidRPr="2EABC22C">
        <w:rPr>
          <w:rFonts w:eastAsia="Verdana" w:cs="Verdana"/>
          <w:sz w:val="24"/>
          <w:szCs w:val="24"/>
          <w:lang w:val="en-US"/>
          <w:rPrChange w:id="238" w:author="Bertotto, Mercedes [2]" w:date="2024-01-12T14:56:00Z">
            <w:rPr>
              <w:sz w:val="24"/>
              <w:szCs w:val="24"/>
              <w:lang w:val="en-US"/>
            </w:rPr>
          </w:rPrChange>
        </w:rPr>
        <w:t>was</w:t>
      </w:r>
      <w:r w:rsidRPr="2EABC22C">
        <w:rPr>
          <w:rFonts w:eastAsia="Verdana" w:cs="Verdana"/>
          <w:sz w:val="24"/>
          <w:szCs w:val="24"/>
          <w:lang w:val="en-US"/>
          <w:rPrChange w:id="239" w:author="Bertotto, Mercedes [2]" w:date="2024-01-12T14:56:00Z">
            <w:rPr>
              <w:sz w:val="24"/>
              <w:szCs w:val="24"/>
              <w:lang w:val="en-US"/>
            </w:rPr>
          </w:rPrChange>
        </w:rPr>
        <w:t xml:space="preserve"> included in the set of pixels belonging to the particular sepal. </w:t>
      </w:r>
      <w:r w:rsidR="09E80ED4" w:rsidRPr="2EABC22C">
        <w:rPr>
          <w:rFonts w:eastAsia="Verdana" w:cs="Verdana"/>
          <w:color w:val="333333"/>
          <w:sz w:val="24"/>
          <w:szCs w:val="24"/>
          <w:lang w:val="en-US"/>
          <w:rPrChange w:id="240" w:author="Bertotto, Mercedes [2]" w:date="2024-01-12T14:56:00Z">
            <w:rPr>
              <w:rFonts w:ascii="Segoe UI" w:eastAsia="Segoe UI" w:hAnsi="Segoe UI" w:cs="Segoe UI"/>
              <w:color w:val="333333"/>
              <w:sz w:val="18"/>
              <w:szCs w:val="18"/>
              <w:lang w:val="en-US"/>
            </w:rPr>
          </w:rPrChange>
        </w:rPr>
        <w:t xml:space="preserve">At sepal edges, because of blurring effects, there is some uncertainty in which pixels to include. For this annotation, we </w:t>
      </w:r>
      <w:proofErr w:type="spellStart"/>
      <w:r w:rsidR="09E80ED4" w:rsidRPr="2EABC22C">
        <w:rPr>
          <w:rFonts w:eastAsia="Verdana" w:cs="Verdana"/>
          <w:color w:val="333333"/>
          <w:sz w:val="24"/>
          <w:szCs w:val="24"/>
          <w:lang w:val="en-US"/>
          <w:rPrChange w:id="241" w:author="Bertotto, Mercedes [2]" w:date="2024-01-12T14:56:00Z">
            <w:rPr>
              <w:rFonts w:ascii="Segoe UI" w:eastAsia="Segoe UI" w:hAnsi="Segoe UI" w:cs="Segoe UI"/>
              <w:color w:val="333333"/>
              <w:sz w:val="18"/>
              <w:szCs w:val="18"/>
              <w:lang w:val="en-US"/>
            </w:rPr>
          </w:rPrChange>
        </w:rPr>
        <w:t>favoured</w:t>
      </w:r>
      <w:proofErr w:type="spellEnd"/>
      <w:r w:rsidR="09E80ED4" w:rsidRPr="2EABC22C">
        <w:rPr>
          <w:rFonts w:eastAsia="Verdana" w:cs="Verdana"/>
          <w:color w:val="333333"/>
          <w:sz w:val="24"/>
          <w:szCs w:val="24"/>
          <w:lang w:val="en-US"/>
          <w:rPrChange w:id="242" w:author="Bertotto, Mercedes [2]" w:date="2024-01-12T14:56:00Z">
            <w:rPr>
              <w:rFonts w:ascii="Segoe UI" w:eastAsia="Segoe UI" w:hAnsi="Segoe UI" w:cs="Segoe UI"/>
              <w:color w:val="333333"/>
              <w:sz w:val="18"/>
              <w:szCs w:val="18"/>
              <w:lang w:val="en-US"/>
            </w:rPr>
          </w:rPrChange>
        </w:rPr>
        <w:t xml:space="preserve"> keeping pixels only if they were substantially sepal containing.</w:t>
      </w:r>
      <w:r w:rsidR="09E80ED4" w:rsidRPr="2EABC22C">
        <w:rPr>
          <w:rFonts w:eastAsia="Verdana" w:cs="Verdana"/>
          <w:sz w:val="24"/>
          <w:szCs w:val="24"/>
          <w:lang w:val="en-US"/>
          <w:rPrChange w:id="243" w:author="Bertotto, Mercedes [2]" w:date="2024-01-12T14:56:00Z">
            <w:rPr>
              <w:lang w:val="en-US"/>
            </w:rPr>
          </w:rPrChange>
        </w:rPr>
        <w:t xml:space="preserve"> </w:t>
      </w:r>
      <w:r w:rsidRPr="2EABC22C">
        <w:rPr>
          <w:rFonts w:eastAsia="Verdana" w:cs="Verdana"/>
          <w:sz w:val="24"/>
          <w:szCs w:val="24"/>
          <w:lang w:val="en-US"/>
          <w:rPrChange w:id="244" w:author="Bertotto, Mercedes [2]" w:date="2024-01-12T14:56:00Z">
            <w:rPr>
              <w:sz w:val="24"/>
              <w:szCs w:val="24"/>
              <w:lang w:val="en-US"/>
            </w:rPr>
          </w:rPrChange>
        </w:rPr>
        <w:t xml:space="preserve">The </w:t>
      </w:r>
      <w:del w:id="245" w:author="Bertotto, Mercedes" w:date="2024-01-16T14:36:00Z">
        <w:r w:rsidRPr="2EABC22C" w:rsidDel="00F0661F">
          <w:rPr>
            <w:rFonts w:eastAsia="Verdana" w:cs="Verdana"/>
            <w:sz w:val="24"/>
            <w:szCs w:val="24"/>
            <w:lang w:val="en-US"/>
            <w:rPrChange w:id="246" w:author="Bertotto, Mercedes [2]" w:date="2024-01-12T14:56:00Z">
              <w:rPr>
                <w:sz w:val="24"/>
                <w:szCs w:val="24"/>
                <w:lang w:val="en-US"/>
              </w:rPr>
            </w:rPrChange>
          </w:rPr>
          <w:delText xml:space="preserve">pixel </w:delText>
        </w:r>
      </w:del>
      <w:r w:rsidRPr="2EABC22C">
        <w:rPr>
          <w:rFonts w:eastAsia="Verdana" w:cs="Verdana"/>
          <w:sz w:val="24"/>
          <w:szCs w:val="24"/>
          <w:lang w:val="en-US"/>
          <w:rPrChange w:id="247" w:author="Bertotto, Mercedes [2]" w:date="2024-01-12T14:56:00Z">
            <w:rPr>
              <w:sz w:val="24"/>
              <w:szCs w:val="24"/>
              <w:lang w:val="en-US"/>
            </w:rPr>
          </w:rPrChange>
        </w:rPr>
        <w:t>spectr</w:t>
      </w:r>
      <w:ins w:id="248" w:author="Bertotto, Mercedes" w:date="2024-01-16T14:36:00Z">
        <w:r w:rsidR="00F0661F">
          <w:rPr>
            <w:rFonts w:eastAsia="Verdana" w:cs="Verdana"/>
            <w:sz w:val="24"/>
            <w:szCs w:val="24"/>
            <w:lang w:val="en-US"/>
          </w:rPr>
          <w:t>um</w:t>
        </w:r>
      </w:ins>
      <w:del w:id="249" w:author="Bertotto, Mercedes" w:date="2024-01-16T14:36:00Z">
        <w:r w:rsidRPr="2EABC22C" w:rsidDel="00F0661F">
          <w:rPr>
            <w:rFonts w:eastAsia="Verdana" w:cs="Verdana"/>
            <w:sz w:val="24"/>
            <w:szCs w:val="24"/>
            <w:lang w:val="en-US"/>
            <w:rPrChange w:id="250" w:author="Bertotto, Mercedes [2]" w:date="2024-01-12T14:56:00Z">
              <w:rPr>
                <w:sz w:val="24"/>
                <w:szCs w:val="24"/>
                <w:lang w:val="en-US"/>
              </w:rPr>
            </w:rPrChange>
          </w:rPr>
          <w:delText>a</w:delText>
        </w:r>
      </w:del>
      <w:r w:rsidRPr="2EABC22C">
        <w:rPr>
          <w:rFonts w:eastAsia="Verdana" w:cs="Verdana"/>
          <w:sz w:val="24"/>
          <w:szCs w:val="24"/>
          <w:lang w:val="en-US"/>
          <w:rPrChange w:id="251" w:author="Bertotto, Mercedes [2]" w:date="2024-01-12T14:56:00Z">
            <w:rPr>
              <w:sz w:val="24"/>
              <w:szCs w:val="24"/>
              <w:lang w:val="en-US"/>
            </w:rPr>
          </w:rPrChange>
        </w:rPr>
        <w:t xml:space="preserve"> of each </w:t>
      </w:r>
      <w:ins w:id="252" w:author="Bertotto, Mercedes" w:date="2024-01-16T14:36:00Z">
        <w:r w:rsidR="00F0661F">
          <w:rPr>
            <w:rFonts w:eastAsia="Verdana" w:cs="Verdana"/>
            <w:sz w:val="24"/>
            <w:szCs w:val="24"/>
            <w:lang w:val="en-US"/>
          </w:rPr>
          <w:t>pixel</w:t>
        </w:r>
      </w:ins>
      <w:del w:id="253" w:author="Bertotto, Mercedes" w:date="2024-01-16T14:36:00Z">
        <w:r w:rsidRPr="2EABC22C" w:rsidDel="00F0661F">
          <w:rPr>
            <w:rFonts w:eastAsia="Verdana" w:cs="Verdana"/>
            <w:sz w:val="24"/>
            <w:szCs w:val="24"/>
            <w:lang w:val="en-US"/>
            <w:rPrChange w:id="254" w:author="Bertotto, Mercedes [2]" w:date="2024-01-12T14:56:00Z">
              <w:rPr>
                <w:sz w:val="24"/>
                <w:szCs w:val="24"/>
                <w:lang w:val="en-US"/>
              </w:rPr>
            </w:rPrChange>
          </w:rPr>
          <w:delText>sepal</w:delText>
        </w:r>
      </w:del>
      <w:r w:rsidRPr="2EABC22C">
        <w:rPr>
          <w:rFonts w:eastAsia="Verdana" w:cs="Verdana"/>
          <w:sz w:val="24"/>
          <w:szCs w:val="24"/>
          <w:lang w:val="en-US"/>
          <w:rPrChange w:id="255" w:author="Bertotto, Mercedes [2]" w:date="2024-01-12T14:56:00Z">
            <w:rPr>
              <w:sz w:val="24"/>
              <w:szCs w:val="24"/>
              <w:lang w:val="en-US"/>
            </w:rPr>
          </w:rPrChange>
        </w:rPr>
        <w:t xml:space="preserve"> </w:t>
      </w:r>
      <w:r w:rsidR="7D3B7292" w:rsidRPr="2EABC22C">
        <w:rPr>
          <w:rFonts w:eastAsia="Verdana" w:cs="Verdana"/>
          <w:sz w:val="24"/>
          <w:szCs w:val="24"/>
          <w:lang w:val="en-US"/>
          <w:rPrChange w:id="256" w:author="Bertotto, Mercedes [2]" w:date="2024-01-12T14:56:00Z">
            <w:rPr>
              <w:sz w:val="24"/>
              <w:szCs w:val="24"/>
              <w:lang w:val="en-US"/>
            </w:rPr>
          </w:rPrChange>
        </w:rPr>
        <w:t>w</w:t>
      </w:r>
      <w:ins w:id="257" w:author="Bertotto, Mercedes" w:date="2024-01-16T14:36:00Z">
        <w:r w:rsidR="00F0661F">
          <w:rPr>
            <w:rFonts w:eastAsia="Verdana" w:cs="Verdana"/>
            <w:sz w:val="24"/>
            <w:szCs w:val="24"/>
            <w:lang w:val="en-US"/>
          </w:rPr>
          <w:t>as</w:t>
        </w:r>
      </w:ins>
      <w:del w:id="258" w:author="Bertotto, Mercedes" w:date="2024-01-16T14:36:00Z">
        <w:r w:rsidR="7D3B7292" w:rsidRPr="2EABC22C" w:rsidDel="00F0661F">
          <w:rPr>
            <w:rFonts w:eastAsia="Verdana" w:cs="Verdana"/>
            <w:sz w:val="24"/>
            <w:szCs w:val="24"/>
            <w:lang w:val="en-US"/>
            <w:rPrChange w:id="259" w:author="Bertotto, Mercedes [2]" w:date="2024-01-12T14:56:00Z">
              <w:rPr>
                <w:sz w:val="24"/>
                <w:szCs w:val="24"/>
                <w:lang w:val="en-US"/>
              </w:rPr>
            </w:rPrChange>
          </w:rPr>
          <w:delText>ere</w:delText>
        </w:r>
      </w:del>
      <w:r w:rsidRPr="2EABC22C">
        <w:rPr>
          <w:rFonts w:eastAsia="Verdana" w:cs="Verdana"/>
          <w:sz w:val="24"/>
          <w:szCs w:val="24"/>
          <w:lang w:val="en-US"/>
          <w:rPrChange w:id="260" w:author="Bertotto, Mercedes [2]" w:date="2024-01-12T14:56:00Z">
            <w:rPr>
              <w:sz w:val="24"/>
              <w:szCs w:val="24"/>
              <w:lang w:val="en-US"/>
            </w:rPr>
          </w:rPrChange>
        </w:rPr>
        <w:t xml:space="preserve"> collected and then passed to analysis.</w:t>
      </w:r>
      <w:r w:rsidR="5727F5D1" w:rsidRPr="2EABC22C">
        <w:rPr>
          <w:rFonts w:eastAsia="Verdana" w:cs="Verdana"/>
          <w:sz w:val="24"/>
          <w:szCs w:val="24"/>
          <w:lang w:val="en-US"/>
          <w:rPrChange w:id="261" w:author="Bertotto, Mercedes [2]" w:date="2024-01-12T14:56:00Z">
            <w:rPr>
              <w:sz w:val="24"/>
              <w:szCs w:val="24"/>
              <w:lang w:val="en-US"/>
            </w:rPr>
          </w:rPrChange>
        </w:rPr>
        <w:t xml:space="preserve"> </w:t>
      </w:r>
    </w:p>
    <w:p w14:paraId="7ECF05A6" w14:textId="6E52ED28" w:rsidR="2EABC22C" w:rsidRDefault="2EABC22C" w:rsidP="2EABC22C">
      <w:pPr>
        <w:pStyle w:val="ListParagraph"/>
        <w:spacing w:after="0" w:line="240" w:lineRule="auto"/>
        <w:ind w:left="0"/>
        <w:jc w:val="both"/>
        <w:rPr>
          <w:rFonts w:eastAsia="Verdana" w:cs="Verdana"/>
          <w:sz w:val="24"/>
          <w:szCs w:val="24"/>
          <w:lang w:val="en-US"/>
          <w:rPrChange w:id="262" w:author="Bertotto, Mercedes [2]" w:date="2024-01-12T14:56:00Z">
            <w:rPr>
              <w:sz w:val="24"/>
              <w:szCs w:val="24"/>
              <w:lang w:val="en-US"/>
            </w:rPr>
          </w:rPrChange>
        </w:rPr>
      </w:pPr>
    </w:p>
    <w:p w14:paraId="50447D77" w14:textId="1A7B5C58" w:rsidR="556BF7D4" w:rsidRDefault="556BF7D4">
      <w:pPr>
        <w:pStyle w:val="ListParagraph"/>
        <w:spacing w:after="0" w:line="240" w:lineRule="auto"/>
        <w:ind w:left="0"/>
        <w:jc w:val="both"/>
        <w:rPr>
          <w:rFonts w:eastAsia="Verdana" w:cs="Verdana"/>
          <w:sz w:val="24"/>
          <w:szCs w:val="24"/>
          <w:lang w:val="en-US"/>
        </w:rPr>
        <w:pPrChange w:id="263" w:author="Bertotto, Mercedes [2]" w:date="2024-01-12T14:55:00Z">
          <w:pPr/>
        </w:pPrChange>
      </w:pPr>
      <w:r w:rsidRPr="59A009FC">
        <w:rPr>
          <w:rFonts w:eastAsia="Verdana" w:cs="Verdana"/>
          <w:color w:val="333333"/>
          <w:sz w:val="24"/>
          <w:szCs w:val="24"/>
          <w:lang w:val="en-US"/>
        </w:rPr>
        <w:t>The Darwin annotation tool from V7 labs was used to perform annotation (</w:t>
      </w:r>
      <w:ins w:id="264" w:author="Bertotto, Mercedes [2]" w:date="2024-01-12T14:55:00Z">
        <w:r>
          <w:fldChar w:fldCharType="begin"/>
        </w:r>
        <w:r w:rsidRPr="0030527B">
          <w:rPr>
            <w:lang w:val="en-US"/>
            <w:rPrChange w:id="265" w:author="Bertotto, Mercedes" w:date="2024-01-16T10:18:00Z">
              <w:rPr/>
            </w:rPrChange>
          </w:rPr>
          <w:instrText xml:space="preserve">HYPERLINK "https://darwin.v7labs.com/" </w:instrText>
        </w:r>
        <w:r>
          <w:fldChar w:fldCharType="separate"/>
        </w:r>
      </w:ins>
      <w:r w:rsidRPr="59A009FC">
        <w:rPr>
          <w:rStyle w:val="Hyperlink"/>
          <w:rFonts w:ascii="Segoe UI" w:eastAsia="Segoe UI" w:hAnsi="Segoe UI" w:cs="Segoe UI"/>
          <w:sz w:val="18"/>
          <w:szCs w:val="18"/>
          <w:lang w:val="en-US"/>
        </w:rPr>
        <w:t>https://darwin.v7labs.com</w:t>
      </w:r>
      <w:ins w:id="266" w:author="Bertotto, Mercedes [2]" w:date="2024-01-12T14:55:00Z">
        <w:r>
          <w:fldChar w:fldCharType="end"/>
        </w:r>
      </w:ins>
      <w:r w:rsidRPr="59A009FC">
        <w:rPr>
          <w:rFonts w:eastAsia="Verdana" w:cs="Verdana"/>
          <w:color w:val="333333"/>
          <w:sz w:val="24"/>
          <w:szCs w:val="24"/>
          <w:lang w:val="en-US"/>
        </w:rPr>
        <w:t>)</w:t>
      </w:r>
      <w:r w:rsidR="7B8D20D3" w:rsidRPr="59A009FC">
        <w:rPr>
          <w:rFonts w:eastAsia="Verdana" w:cs="Verdana"/>
          <w:color w:val="333333"/>
          <w:sz w:val="24"/>
          <w:szCs w:val="24"/>
          <w:lang w:val="en-US"/>
        </w:rPr>
        <w:t xml:space="preserve">. </w:t>
      </w:r>
      <w:r w:rsidRPr="59A009FC">
        <w:rPr>
          <w:rFonts w:eastAsia="Verdana" w:cs="Verdana"/>
          <w:color w:val="333333"/>
          <w:sz w:val="24"/>
          <w:szCs w:val="24"/>
          <w:lang w:val="en-US"/>
          <w:rPrChange w:id="267" w:author="Bertotto, Mercedes [2]" w:date="2024-01-12T14:56:00Z">
            <w:rPr>
              <w:rFonts w:ascii="Segoe UI" w:eastAsia="Segoe UI" w:hAnsi="Segoe UI" w:cs="Segoe UI"/>
              <w:color w:val="333333"/>
              <w:sz w:val="18"/>
              <w:szCs w:val="18"/>
              <w:lang w:val="en-US"/>
            </w:rPr>
          </w:rPrChange>
        </w:rPr>
        <w:t xml:space="preserve"> Annotations were used to extract sepal pixel spectra using a custom Python image processing pipeline.</w:t>
      </w:r>
    </w:p>
    <w:p w14:paraId="6C53EB57" w14:textId="5472F59A" w:rsidR="2EABC22C" w:rsidRDefault="2EABC22C" w:rsidP="59A009FC">
      <w:pPr>
        <w:pStyle w:val="ListParagraph"/>
        <w:spacing w:after="0" w:line="240" w:lineRule="auto"/>
        <w:ind w:left="0"/>
        <w:jc w:val="both"/>
        <w:rPr>
          <w:rFonts w:eastAsia="Verdana" w:cs="Verdana"/>
          <w:color w:val="333333"/>
          <w:sz w:val="24"/>
          <w:szCs w:val="24"/>
          <w:lang w:val="en-US"/>
          <w:rPrChange w:id="268" w:author="Bertotto, Mercedes [2]" w:date="2024-01-12T14:56:00Z">
            <w:rPr>
              <w:lang w:val="en-US"/>
            </w:rPr>
          </w:rPrChange>
        </w:rPr>
      </w:pPr>
    </w:p>
    <w:p w14:paraId="4EF6FA86" w14:textId="4875A844" w:rsidR="515C76BC" w:rsidRDefault="515C76BC">
      <w:pPr>
        <w:pStyle w:val="ListParagraph"/>
        <w:spacing w:after="0" w:line="240" w:lineRule="auto"/>
        <w:ind w:left="0"/>
        <w:jc w:val="both"/>
        <w:pPrChange w:id="269" w:author="Bertotto, Mercedes [2]" w:date="2023-12-06T12:10:00Z">
          <w:pPr/>
        </w:pPrChange>
      </w:pPr>
      <w:r>
        <w:rPr>
          <w:noProof/>
        </w:rPr>
        <w:drawing>
          <wp:inline distT="0" distB="0" distL="0" distR="0" wp14:anchorId="4D1CC6A7" wp14:editId="508277D4">
            <wp:extent cx="4572000" cy="3219450"/>
            <wp:effectExtent l="0" t="0" r="0" b="0"/>
            <wp:docPr id="1482442697" name="Picture 148244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442697"/>
                    <pic:cNvPicPr/>
                  </pic:nvPicPr>
                  <pic:blipFill>
                    <a:blip r:embed="rId15">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674D602E" w14:textId="1A359205" w:rsidR="13A251B7" w:rsidRDefault="13A251B7" w:rsidP="13A251B7">
      <w:pPr>
        <w:pStyle w:val="ListParagraph"/>
        <w:spacing w:after="0" w:line="240" w:lineRule="auto"/>
        <w:ind w:left="0"/>
        <w:jc w:val="both"/>
        <w:rPr>
          <w:sz w:val="24"/>
          <w:szCs w:val="24"/>
          <w:lang w:val="en-US"/>
        </w:rPr>
      </w:pPr>
    </w:p>
    <w:p w14:paraId="2200E1FF" w14:textId="194149AC" w:rsidR="73083DBA" w:rsidRDefault="515C76BC" w:rsidP="009A5120">
      <w:pPr>
        <w:pStyle w:val="ListParagraph"/>
        <w:spacing w:after="0" w:line="240" w:lineRule="auto"/>
        <w:ind w:left="0"/>
        <w:jc w:val="both"/>
      </w:pPr>
      <w:r>
        <w:rPr>
          <w:noProof/>
        </w:rPr>
        <w:lastRenderedPageBreak/>
        <w:drawing>
          <wp:inline distT="0" distB="0" distL="0" distR="0" wp14:anchorId="0292E833" wp14:editId="2CF560F7">
            <wp:extent cx="4572000" cy="3324225"/>
            <wp:effectExtent l="0" t="0" r="0" b="0"/>
            <wp:docPr id="1129154815" name="Picture 112915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154815"/>
                    <pic:cNvPicPr/>
                  </pic:nvPicPr>
                  <pic:blipFill>
                    <a:blip r:embed="rId16">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07557F6F" w14:textId="5D1918BA" w:rsidR="003F54AC" w:rsidRDefault="003F54AC" w:rsidP="72FBAC23">
      <w:pPr>
        <w:pStyle w:val="ListParagraph"/>
        <w:spacing w:after="0" w:line="240" w:lineRule="auto"/>
        <w:ind w:left="0"/>
        <w:jc w:val="both"/>
        <w:rPr>
          <w:sz w:val="24"/>
          <w:szCs w:val="24"/>
          <w:lang w:val="en-US"/>
        </w:rPr>
      </w:pPr>
    </w:p>
    <w:p w14:paraId="001807F0" w14:textId="3E9DCB8F" w:rsidR="003F54AC" w:rsidRDefault="26C4654D" w:rsidP="13A251B7">
      <w:pPr>
        <w:pStyle w:val="ListParagraph"/>
        <w:spacing w:after="0" w:line="240" w:lineRule="auto"/>
        <w:ind w:left="0"/>
        <w:jc w:val="both"/>
        <w:rPr>
          <w:ins w:id="270" w:author="Bertotto, Mercedes [2]" w:date="2023-12-07T13:41:00Z"/>
          <w:lang w:val="en-US"/>
        </w:rPr>
      </w:pPr>
      <w:ins w:id="271" w:author="Bertotto, Mercedes [2]" w:date="2023-12-07T13:41:00Z">
        <w:r w:rsidRPr="2EABC22C">
          <w:rPr>
            <w:b/>
            <w:bCs/>
            <w:lang w:val="en-US"/>
          </w:rPr>
          <w:t>Figure 1</w:t>
        </w:r>
        <w:r w:rsidRPr="2EABC22C">
          <w:rPr>
            <w:lang w:val="en-US"/>
          </w:rPr>
          <w:t xml:space="preserve">: </w:t>
        </w:r>
      </w:ins>
      <w:ins w:id="272" w:author="Bertotto, Mercedes [2]" w:date="2023-12-07T13:42:00Z">
        <w:r w:rsidRPr="2EABC22C">
          <w:rPr>
            <w:lang w:val="en-US"/>
          </w:rPr>
          <w:t xml:space="preserve">Spectra extraction from hyperspectral images. Visualization of the procedure carried out </w:t>
        </w:r>
        <w:r w:rsidR="250F6396" w:rsidRPr="2EABC22C">
          <w:rPr>
            <w:lang w:val="en-US"/>
          </w:rPr>
          <w:t>in each sepal.</w:t>
        </w:r>
      </w:ins>
      <w:ins w:id="273" w:author="Bertotto, Mercedes [2]" w:date="2023-12-07T13:43:00Z">
        <w:r w:rsidR="250F6396" w:rsidRPr="2EABC22C">
          <w:rPr>
            <w:lang w:val="en-US"/>
          </w:rPr>
          <w:t xml:space="preserve"> </w:t>
        </w:r>
      </w:ins>
    </w:p>
    <w:p w14:paraId="736BCA16" w14:textId="761E666A" w:rsidR="003F54AC" w:rsidRDefault="003F54AC" w:rsidP="007B353A">
      <w:pPr>
        <w:pStyle w:val="ListParagraph"/>
        <w:spacing w:after="0" w:line="240" w:lineRule="auto"/>
        <w:ind w:left="0"/>
        <w:jc w:val="both"/>
        <w:rPr>
          <w:sz w:val="24"/>
          <w:szCs w:val="24"/>
          <w:u w:val="single"/>
          <w:lang w:val="en-US"/>
        </w:rPr>
      </w:pPr>
    </w:p>
    <w:p w14:paraId="720589F1" w14:textId="181ABB96" w:rsidR="00AB0647" w:rsidRDefault="00326D37" w:rsidP="007B353A">
      <w:pPr>
        <w:pStyle w:val="ListParagraph"/>
        <w:spacing w:after="0" w:line="240" w:lineRule="auto"/>
        <w:ind w:left="0"/>
        <w:jc w:val="both"/>
        <w:rPr>
          <w:sz w:val="24"/>
          <w:szCs w:val="24"/>
          <w:u w:val="single"/>
          <w:lang w:val="en-US"/>
        </w:rPr>
      </w:pPr>
      <w:r>
        <w:rPr>
          <w:sz w:val="24"/>
          <w:szCs w:val="24"/>
          <w:u w:val="single"/>
          <w:lang w:val="en-US"/>
        </w:rPr>
        <w:t>2</w:t>
      </w:r>
      <w:r w:rsidR="00255D5F" w:rsidRPr="00255D5F">
        <w:rPr>
          <w:sz w:val="24"/>
          <w:szCs w:val="24"/>
          <w:u w:val="single"/>
          <w:lang w:val="en-US"/>
        </w:rPr>
        <w:t>.2.3. Data analysis</w:t>
      </w:r>
    </w:p>
    <w:p w14:paraId="64673825" w14:textId="77777777" w:rsidR="00345DDC" w:rsidRDefault="00345DDC" w:rsidP="00AB0647">
      <w:pPr>
        <w:pStyle w:val="ListParagraph"/>
        <w:jc w:val="both"/>
        <w:rPr>
          <w:sz w:val="24"/>
          <w:szCs w:val="24"/>
          <w:u w:val="single"/>
          <w:lang w:val="en-US"/>
        </w:rPr>
      </w:pPr>
    </w:p>
    <w:p w14:paraId="5C00444A" w14:textId="62A96F41" w:rsidR="00255D5F" w:rsidRDefault="00255D5F" w:rsidP="59A009FC">
      <w:pPr>
        <w:pStyle w:val="ListParagraph"/>
        <w:spacing w:after="0" w:line="240" w:lineRule="auto"/>
        <w:ind w:left="0"/>
        <w:jc w:val="both"/>
        <w:rPr>
          <w:sz w:val="24"/>
          <w:szCs w:val="24"/>
          <w:lang w:val="en-US"/>
        </w:rPr>
      </w:pPr>
      <w:r w:rsidRPr="59A009FC">
        <w:rPr>
          <w:sz w:val="24"/>
          <w:szCs w:val="24"/>
          <w:lang w:val="en-US"/>
        </w:rPr>
        <w:t>A chemometric analysis was conducted with the aim of calibrating and validating models to predict the</w:t>
      </w:r>
      <w:ins w:id="274" w:author="Bertotto, Mercedes" w:date="2024-01-16T14:37:00Z">
        <w:r w:rsidR="00F0661F">
          <w:rPr>
            <w:sz w:val="24"/>
            <w:szCs w:val="24"/>
            <w:lang w:val="en-US"/>
          </w:rPr>
          <w:t xml:space="preserve"> susceptibility to</w:t>
        </w:r>
      </w:ins>
      <w:del w:id="275" w:author="Bertotto, Mercedes" w:date="2024-01-16T14:37:00Z">
        <w:r w:rsidRPr="59A009FC" w:rsidDel="00F0661F">
          <w:rPr>
            <w:sz w:val="24"/>
            <w:szCs w:val="24"/>
            <w:lang w:val="en-US"/>
          </w:rPr>
          <w:delText xml:space="preserve"> degree of</w:delText>
        </w:r>
      </w:del>
      <w:r w:rsidRPr="59A009FC">
        <w:rPr>
          <w:sz w:val="24"/>
          <w:szCs w:val="24"/>
          <w:lang w:val="en-US"/>
        </w:rPr>
        <w:t xml:space="preserve"> </w:t>
      </w:r>
      <w:r w:rsidR="00A87770" w:rsidRPr="59A009FC">
        <w:rPr>
          <w:sz w:val="24"/>
          <w:szCs w:val="24"/>
          <w:lang w:val="en-US"/>
        </w:rPr>
        <w:t xml:space="preserve">fungal infection </w:t>
      </w:r>
      <w:r w:rsidRPr="59A009FC">
        <w:rPr>
          <w:sz w:val="24"/>
          <w:szCs w:val="24"/>
          <w:lang w:val="en-US"/>
        </w:rPr>
        <w:t>in tomatoes</w:t>
      </w:r>
      <w:ins w:id="276" w:author="Bertotto, Mercedes" w:date="2024-01-16T14:38:00Z">
        <w:r w:rsidR="00D32D53">
          <w:rPr>
            <w:sz w:val="24"/>
            <w:szCs w:val="24"/>
            <w:lang w:val="en-US"/>
          </w:rPr>
          <w:t xml:space="preserve"> according to their degree of disease</w:t>
        </w:r>
      </w:ins>
      <w:r w:rsidRPr="59A009FC">
        <w:rPr>
          <w:sz w:val="24"/>
          <w:szCs w:val="24"/>
          <w:lang w:val="en-US"/>
        </w:rPr>
        <w:t xml:space="preserve"> as observed by specialists after 4 days of germination. This analysis</w:t>
      </w:r>
      <w:r w:rsidR="3B0BEB59" w:rsidRPr="59A009FC">
        <w:rPr>
          <w:sz w:val="24"/>
          <w:szCs w:val="24"/>
          <w:lang w:val="en-US"/>
        </w:rPr>
        <w:t xml:space="preserve"> was done using R version 4.2.1 (2022-06-23) and</w:t>
      </w:r>
      <w:ins w:id="277" w:author="Bertotto, Mercedes [2]" w:date="2024-01-12T15:03:00Z">
        <w:r w:rsidR="3B0BEB59" w:rsidRPr="59A009FC">
          <w:rPr>
            <w:sz w:val="24"/>
            <w:szCs w:val="24"/>
            <w:lang w:val="en-US"/>
          </w:rPr>
          <w:t xml:space="preserve"> </w:t>
        </w:r>
      </w:ins>
      <w:r w:rsidRPr="59A009FC">
        <w:rPr>
          <w:sz w:val="24"/>
          <w:szCs w:val="24"/>
          <w:lang w:val="en-US"/>
        </w:rPr>
        <w:t xml:space="preserve">involved </w:t>
      </w:r>
      <w:r w:rsidR="00FA5810" w:rsidRPr="59A009FC">
        <w:rPr>
          <w:sz w:val="24"/>
          <w:szCs w:val="24"/>
          <w:lang w:val="en-US"/>
        </w:rPr>
        <w:t>the following steps</w:t>
      </w:r>
      <w:r w:rsidR="004353EF" w:rsidRPr="59A009FC">
        <w:rPr>
          <w:sz w:val="24"/>
          <w:szCs w:val="24"/>
          <w:lang w:val="en-US"/>
        </w:rPr>
        <w:t>:</w:t>
      </w:r>
    </w:p>
    <w:p w14:paraId="32A6E29C" w14:textId="77777777" w:rsidR="00345DDC" w:rsidRPr="00255D5F" w:rsidRDefault="00345DDC">
      <w:pPr>
        <w:pStyle w:val="ListParagraph"/>
        <w:spacing w:after="0" w:line="360" w:lineRule="auto"/>
        <w:ind w:left="0"/>
        <w:jc w:val="both"/>
        <w:rPr>
          <w:sz w:val="24"/>
          <w:szCs w:val="24"/>
          <w:lang w:val="en-US"/>
        </w:rPr>
        <w:pPrChange w:id="278" w:author="Bertotto, Mercedes [2]" w:date="2023-12-08T16:57:00Z">
          <w:pPr>
            <w:pStyle w:val="ListParagraph"/>
            <w:ind w:left="0"/>
            <w:jc w:val="both"/>
          </w:pPr>
        </w:pPrChange>
      </w:pPr>
    </w:p>
    <w:p w14:paraId="4A9C1D77" w14:textId="4D25D177" w:rsidR="00F13D62" w:rsidRDefault="004C2020" w:rsidP="002D11DF">
      <w:pPr>
        <w:pStyle w:val="ListParagraph"/>
        <w:numPr>
          <w:ilvl w:val="0"/>
          <w:numId w:val="7"/>
        </w:numPr>
        <w:ind w:left="357" w:hanging="357"/>
        <w:jc w:val="both"/>
        <w:rPr>
          <w:ins w:id="279" w:author="Bertotto, Mercedes" w:date="2024-01-16T14:58:00Z"/>
          <w:b/>
          <w:bCs/>
          <w:color w:val="FF0000"/>
          <w:sz w:val="24"/>
          <w:szCs w:val="24"/>
          <w:lang w:val="en-US"/>
        </w:rPr>
      </w:pPr>
      <w:r w:rsidRPr="004C2020">
        <w:rPr>
          <w:b/>
          <w:bCs/>
          <w:color w:val="FF0000"/>
          <w:sz w:val="24"/>
          <w:szCs w:val="24"/>
          <w:lang w:val="en-US"/>
        </w:rPr>
        <w:t>Data</w:t>
      </w:r>
      <w:ins w:id="280" w:author="Bertotto, Mercedes" w:date="2024-01-16T14:57:00Z">
        <w:r w:rsidR="00F13D62">
          <w:rPr>
            <w:b/>
            <w:bCs/>
            <w:color w:val="FF0000"/>
            <w:sz w:val="24"/>
            <w:szCs w:val="24"/>
            <w:lang w:val="en-US"/>
          </w:rPr>
          <w:t xml:space="preserve"> Visualization </w:t>
        </w:r>
      </w:ins>
    </w:p>
    <w:p w14:paraId="6AA6A44A" w14:textId="77777777" w:rsidR="00F13D62" w:rsidRPr="00F13D62" w:rsidRDefault="00F13D62">
      <w:pPr>
        <w:spacing w:line="240" w:lineRule="auto"/>
        <w:jc w:val="both"/>
        <w:rPr>
          <w:sz w:val="24"/>
          <w:szCs w:val="24"/>
          <w:lang w:val="en-US"/>
          <w:rPrChange w:id="281" w:author="Bertotto, Mercedes" w:date="2024-01-16T14:58:00Z">
            <w:rPr>
              <w:lang w:val="en-US"/>
            </w:rPr>
          </w:rPrChange>
        </w:rPr>
        <w:pPrChange w:id="282" w:author="Bertotto, Mercedes" w:date="2024-01-16T14:58:00Z">
          <w:pPr>
            <w:pStyle w:val="ListParagraph"/>
            <w:numPr>
              <w:numId w:val="7"/>
            </w:numPr>
            <w:spacing w:line="240" w:lineRule="auto"/>
            <w:ind w:left="360" w:hanging="360"/>
            <w:jc w:val="both"/>
          </w:pPr>
        </w:pPrChange>
      </w:pPr>
      <w:r w:rsidRPr="00F13D62">
        <w:rPr>
          <w:sz w:val="24"/>
          <w:szCs w:val="24"/>
          <w:lang w:val="en-US"/>
          <w:rPrChange w:id="283" w:author="Bertotto, Mercedes" w:date="2024-01-16T14:58:00Z">
            <w:rPr>
              <w:lang w:val="en-US"/>
            </w:rPr>
          </w:rPrChange>
        </w:rPr>
        <w:t xml:space="preserve">First of all, the data set was plot to have a first appreciation of the shape of the data, observe its clarity, signal-to-noise ratio, presence of obvious outliers, baseline, etc. </w:t>
      </w:r>
    </w:p>
    <w:p w14:paraId="3EE19746" w14:textId="77777777" w:rsidR="00F13D62" w:rsidRDefault="00F13D62">
      <w:pPr>
        <w:pStyle w:val="ListParagraph"/>
        <w:ind w:left="357"/>
        <w:jc w:val="both"/>
        <w:rPr>
          <w:ins w:id="284" w:author="Bertotto, Mercedes" w:date="2024-01-16T14:58:00Z"/>
          <w:b/>
          <w:bCs/>
          <w:color w:val="FF0000"/>
          <w:sz w:val="24"/>
          <w:szCs w:val="24"/>
          <w:lang w:val="en-US"/>
        </w:rPr>
        <w:pPrChange w:id="285" w:author="Bertotto, Mercedes" w:date="2024-01-16T14:58:00Z">
          <w:pPr>
            <w:pStyle w:val="ListParagraph"/>
            <w:numPr>
              <w:numId w:val="7"/>
            </w:numPr>
            <w:ind w:left="357" w:hanging="357"/>
            <w:jc w:val="both"/>
          </w:pPr>
        </w:pPrChange>
      </w:pPr>
    </w:p>
    <w:p w14:paraId="4BE3A67A" w14:textId="0EF6F943" w:rsidR="004C2020" w:rsidRDefault="004C2020" w:rsidP="002D11DF">
      <w:pPr>
        <w:pStyle w:val="ListParagraph"/>
        <w:numPr>
          <w:ilvl w:val="0"/>
          <w:numId w:val="7"/>
        </w:numPr>
        <w:ind w:left="357" w:hanging="357"/>
        <w:jc w:val="both"/>
        <w:rPr>
          <w:b/>
          <w:bCs/>
          <w:color w:val="FF0000"/>
          <w:sz w:val="24"/>
          <w:szCs w:val="24"/>
          <w:lang w:val="en-US"/>
        </w:rPr>
      </w:pPr>
      <w:r w:rsidRPr="004C2020">
        <w:rPr>
          <w:b/>
          <w:bCs/>
          <w:color w:val="FF0000"/>
          <w:sz w:val="24"/>
          <w:szCs w:val="24"/>
          <w:lang w:val="en-US"/>
        </w:rPr>
        <w:t xml:space="preserve"> </w:t>
      </w:r>
      <w:ins w:id="286" w:author="Bertotto, Mercedes" w:date="2024-01-16T14:59:00Z">
        <w:r w:rsidR="00F13D62">
          <w:rPr>
            <w:b/>
            <w:bCs/>
            <w:color w:val="FF0000"/>
            <w:sz w:val="24"/>
            <w:szCs w:val="24"/>
            <w:lang w:val="en-US"/>
          </w:rPr>
          <w:t xml:space="preserve">Data </w:t>
        </w:r>
      </w:ins>
      <w:r w:rsidR="003F190E" w:rsidRPr="004C2020">
        <w:rPr>
          <w:b/>
          <w:bCs/>
          <w:color w:val="FF0000"/>
          <w:sz w:val="24"/>
          <w:szCs w:val="24"/>
          <w:lang w:val="en-US"/>
        </w:rPr>
        <w:t>Ex</w:t>
      </w:r>
      <w:r w:rsidR="00BD44D4" w:rsidRPr="004C2020">
        <w:rPr>
          <w:b/>
          <w:bCs/>
          <w:color w:val="FF0000"/>
          <w:sz w:val="24"/>
          <w:szCs w:val="24"/>
          <w:lang w:val="en-US"/>
        </w:rPr>
        <w:t>ploration</w:t>
      </w:r>
      <w:ins w:id="287" w:author="Bertotto, Mercedes" w:date="2024-01-16T14:59:00Z">
        <w:r w:rsidR="00F13D62">
          <w:rPr>
            <w:b/>
            <w:bCs/>
            <w:color w:val="FF0000"/>
            <w:sz w:val="24"/>
            <w:szCs w:val="24"/>
            <w:lang w:val="en-US"/>
          </w:rPr>
          <w:t xml:space="preserve"> and Outlier Removal</w:t>
        </w:r>
      </w:ins>
    </w:p>
    <w:p w14:paraId="1D67AE61" w14:textId="2D9988D2" w:rsidR="00050B0E" w:rsidRDefault="00050B0E" w:rsidP="00050B0E">
      <w:pPr>
        <w:pStyle w:val="ListParagraph"/>
        <w:ind w:left="360"/>
        <w:jc w:val="both"/>
        <w:rPr>
          <w:del w:id="288" w:author="Bertotto, Mercedes [2]" w:date="2023-12-06T08:01:00Z"/>
          <w:b/>
          <w:bCs/>
          <w:color w:val="FF0000"/>
          <w:sz w:val="24"/>
          <w:szCs w:val="24"/>
          <w:lang w:val="en-US"/>
        </w:rPr>
      </w:pPr>
    </w:p>
    <w:p w14:paraId="574ACE05" w14:textId="6E9A92EF" w:rsidR="003E47A5" w:rsidRDefault="001D3A0E">
      <w:pPr>
        <w:pStyle w:val="ListParagraph"/>
        <w:spacing w:after="0" w:line="240" w:lineRule="auto"/>
        <w:ind w:left="0"/>
        <w:jc w:val="both"/>
        <w:rPr>
          <w:sz w:val="24"/>
          <w:szCs w:val="24"/>
          <w:lang w:val="en-US"/>
        </w:rPr>
        <w:pPrChange w:id="289" w:author="Bertotto, Mercedes [2]" w:date="2023-12-08T16:57:00Z">
          <w:pPr>
            <w:pStyle w:val="ListParagraph"/>
            <w:ind w:left="0"/>
            <w:jc w:val="both"/>
          </w:pPr>
        </w:pPrChange>
      </w:pPr>
      <w:r w:rsidRPr="59A009FC">
        <w:rPr>
          <w:sz w:val="24"/>
          <w:szCs w:val="24"/>
          <w:lang w:val="en-US"/>
        </w:rPr>
        <w:t>E</w:t>
      </w:r>
      <w:r w:rsidR="00050B0E" w:rsidRPr="59A009FC">
        <w:rPr>
          <w:sz w:val="24"/>
          <w:szCs w:val="24"/>
          <w:lang w:val="en-US"/>
        </w:rPr>
        <w:t xml:space="preserve">xploratory analysis </w:t>
      </w:r>
      <w:r w:rsidRPr="59A009FC">
        <w:rPr>
          <w:sz w:val="24"/>
          <w:szCs w:val="24"/>
          <w:lang w:val="en-US"/>
        </w:rPr>
        <w:t xml:space="preserve">was carried out at </w:t>
      </w:r>
      <w:r w:rsidR="6E54047C" w:rsidRPr="59A009FC">
        <w:rPr>
          <w:sz w:val="24"/>
          <w:szCs w:val="24"/>
          <w:lang w:val="en-US"/>
        </w:rPr>
        <w:t>sepal</w:t>
      </w:r>
      <w:r w:rsidR="1A27F6A7" w:rsidRPr="59A009FC">
        <w:rPr>
          <w:sz w:val="24"/>
          <w:szCs w:val="24"/>
          <w:lang w:val="en-US"/>
        </w:rPr>
        <w:t xml:space="preserve"> </w:t>
      </w:r>
      <w:r w:rsidRPr="59A009FC">
        <w:rPr>
          <w:sz w:val="24"/>
          <w:szCs w:val="24"/>
          <w:lang w:val="en-US"/>
        </w:rPr>
        <w:t xml:space="preserve">and variety level using </w:t>
      </w:r>
      <w:r w:rsidR="00B37393" w:rsidRPr="59A009FC">
        <w:rPr>
          <w:sz w:val="24"/>
          <w:szCs w:val="24"/>
          <w:lang w:val="en-US"/>
        </w:rPr>
        <w:t>Principal Component Analysis (PCA</w:t>
      </w:r>
      <w:r w:rsidR="21315720" w:rsidRPr="59A009FC">
        <w:rPr>
          <w:sz w:val="24"/>
          <w:szCs w:val="24"/>
          <w:lang w:val="en-US"/>
        </w:rPr>
        <w:t>)</w:t>
      </w:r>
      <w:r w:rsidR="7A981747" w:rsidRPr="59A009FC">
        <w:rPr>
          <w:sz w:val="24"/>
          <w:szCs w:val="24"/>
          <w:lang w:val="en-US"/>
        </w:rPr>
        <w:t xml:space="preserve"> {Fearn, 2016 #24}</w:t>
      </w:r>
      <w:r w:rsidR="656C33B2" w:rsidRPr="59A009FC">
        <w:rPr>
          <w:sz w:val="24"/>
          <w:szCs w:val="24"/>
          <w:lang w:val="en-US"/>
        </w:rPr>
        <w:t>.</w:t>
      </w:r>
    </w:p>
    <w:p w14:paraId="13366EDB" w14:textId="77777777" w:rsidR="00BD4EEA" w:rsidRDefault="00BD4EEA">
      <w:pPr>
        <w:spacing w:after="0" w:line="240" w:lineRule="auto"/>
        <w:jc w:val="both"/>
        <w:rPr>
          <w:ins w:id="290" w:author="Chauhan, Aneesh" w:date="2023-12-27T15:46:00Z"/>
          <w:sz w:val="24"/>
          <w:szCs w:val="24"/>
          <w:u w:val="single"/>
          <w:lang w:val="en-US"/>
        </w:rPr>
      </w:pPr>
    </w:p>
    <w:p w14:paraId="05F7693E" w14:textId="257D742E" w:rsidR="00971D92" w:rsidRDefault="064B2F00" w:rsidP="2EABC22C">
      <w:pPr>
        <w:spacing w:after="0" w:line="240" w:lineRule="auto"/>
        <w:jc w:val="both"/>
        <w:rPr>
          <w:sz w:val="24"/>
          <w:szCs w:val="24"/>
          <w:lang w:val="en-US"/>
        </w:rPr>
      </w:pPr>
      <w:commentRangeStart w:id="291"/>
      <w:commentRangeStart w:id="292"/>
      <w:commentRangeStart w:id="293"/>
      <w:r w:rsidRPr="59A009FC">
        <w:rPr>
          <w:sz w:val="24"/>
          <w:szCs w:val="24"/>
          <w:u w:val="single"/>
          <w:lang w:val="en-US"/>
        </w:rPr>
        <w:t xml:space="preserve">A.1. </w:t>
      </w:r>
      <w:ins w:id="294" w:author="Bertotto, Mercedes" w:date="2024-01-16T14:39:00Z">
        <w:r w:rsidR="00D32D53">
          <w:rPr>
            <w:sz w:val="24"/>
            <w:szCs w:val="24"/>
            <w:u w:val="single"/>
            <w:lang w:val="en-US"/>
          </w:rPr>
          <w:t>Sepal</w:t>
        </w:r>
      </w:ins>
      <w:del w:id="295" w:author="Bertotto, Mercedes" w:date="2024-01-16T14:39:00Z">
        <w:r w:rsidRPr="59A009FC" w:rsidDel="00D32D53">
          <w:rPr>
            <w:sz w:val="24"/>
            <w:szCs w:val="24"/>
            <w:u w:val="single"/>
            <w:lang w:val="en-US"/>
          </w:rPr>
          <w:delText>Pixel</w:delText>
        </w:r>
      </w:del>
      <w:r w:rsidRPr="59A009FC">
        <w:rPr>
          <w:sz w:val="24"/>
          <w:szCs w:val="24"/>
          <w:u w:val="single"/>
          <w:lang w:val="en-US"/>
        </w:rPr>
        <w:t xml:space="preserve"> Level</w:t>
      </w:r>
      <w:commentRangeEnd w:id="291"/>
      <w:r w:rsidR="4C8E9CE9">
        <w:rPr>
          <w:rStyle w:val="CommentReference"/>
        </w:rPr>
        <w:commentReference w:id="291"/>
      </w:r>
      <w:commentRangeEnd w:id="292"/>
      <w:r w:rsidR="4C8E9CE9">
        <w:rPr>
          <w:rStyle w:val="CommentReference"/>
        </w:rPr>
        <w:commentReference w:id="292"/>
      </w:r>
      <w:commentRangeEnd w:id="293"/>
      <w:r w:rsidR="4C8E9CE9">
        <w:rPr>
          <w:rStyle w:val="CommentReference"/>
        </w:rPr>
        <w:commentReference w:id="293"/>
      </w:r>
      <w:r w:rsidRPr="59A009FC">
        <w:rPr>
          <w:sz w:val="24"/>
          <w:szCs w:val="24"/>
          <w:u w:val="single"/>
          <w:lang w:val="en-US"/>
        </w:rPr>
        <w:t>.</w:t>
      </w:r>
      <w:r w:rsidRPr="59A009FC">
        <w:rPr>
          <w:sz w:val="24"/>
          <w:szCs w:val="24"/>
          <w:lang w:val="en-US"/>
        </w:rPr>
        <w:t xml:space="preserve"> </w:t>
      </w:r>
      <w:r w:rsidR="00352C4B" w:rsidRPr="59A009FC">
        <w:rPr>
          <w:sz w:val="24"/>
          <w:szCs w:val="24"/>
          <w:lang w:val="en-US"/>
        </w:rPr>
        <w:t xml:space="preserve"> PCA was applied over all the pixels</w:t>
      </w:r>
      <w:r w:rsidR="009A5336" w:rsidRPr="59A009FC">
        <w:rPr>
          <w:sz w:val="24"/>
          <w:szCs w:val="24"/>
          <w:lang w:val="en-US"/>
        </w:rPr>
        <w:t xml:space="preserve"> for a given </w:t>
      </w:r>
      <w:commentRangeStart w:id="296"/>
      <w:r w:rsidR="009A5336" w:rsidRPr="59A009FC">
        <w:rPr>
          <w:sz w:val="24"/>
          <w:szCs w:val="24"/>
          <w:lang w:val="en-US"/>
        </w:rPr>
        <w:t>sepal</w:t>
      </w:r>
      <w:commentRangeEnd w:id="296"/>
      <w:r w:rsidR="4C8E9CE9">
        <w:rPr>
          <w:rStyle w:val="CommentReference"/>
        </w:rPr>
        <w:commentReference w:id="296"/>
      </w:r>
      <w:r w:rsidR="009A5336" w:rsidRPr="59A009FC">
        <w:rPr>
          <w:sz w:val="24"/>
          <w:szCs w:val="24"/>
          <w:lang w:val="en-US"/>
        </w:rPr>
        <w:t>.</w:t>
      </w:r>
      <w:ins w:id="297" w:author="Bertotto, Mercedes [2]" w:date="2024-01-11T19:22:00Z">
        <w:r w:rsidR="30B5CFC3" w:rsidRPr="59A009FC">
          <w:rPr>
            <w:sz w:val="24"/>
            <w:szCs w:val="24"/>
            <w:lang w:val="en-US"/>
          </w:rPr>
          <w:t xml:space="preserve"> </w:t>
        </w:r>
      </w:ins>
      <w:r w:rsidR="4C8E9CE9" w:rsidRPr="59A009FC">
        <w:rPr>
          <w:sz w:val="24"/>
          <w:szCs w:val="24"/>
          <w:lang w:val="en-US"/>
        </w:rPr>
        <w:t xml:space="preserve">In </w:t>
      </w:r>
      <w:r w:rsidR="0080314F" w:rsidRPr="59A009FC">
        <w:rPr>
          <w:sz w:val="24"/>
          <w:szCs w:val="24"/>
          <w:lang w:val="en-US"/>
        </w:rPr>
        <w:t>order to detect outlier pixels</w:t>
      </w:r>
      <w:r w:rsidR="4C8E9CE9" w:rsidRPr="59A009FC">
        <w:rPr>
          <w:sz w:val="24"/>
          <w:szCs w:val="24"/>
          <w:lang w:val="en-US"/>
        </w:rPr>
        <w:t>,</w:t>
      </w:r>
      <w:commentRangeStart w:id="298"/>
      <w:r w:rsidR="791E85AF" w:rsidRPr="59A009FC">
        <w:rPr>
          <w:sz w:val="24"/>
          <w:szCs w:val="24"/>
          <w:lang w:val="en-US"/>
        </w:rPr>
        <w:t xml:space="preserve"> </w:t>
      </w:r>
      <w:proofErr w:type="spellStart"/>
      <w:r w:rsidR="791E85AF" w:rsidRPr="59A009FC">
        <w:rPr>
          <w:sz w:val="24"/>
          <w:szCs w:val="24"/>
          <w:lang w:val="en-US"/>
        </w:rPr>
        <w:t>Mahalanobis</w:t>
      </w:r>
      <w:proofErr w:type="spellEnd"/>
      <w:r w:rsidR="791E85AF" w:rsidRPr="59A009FC">
        <w:rPr>
          <w:sz w:val="24"/>
          <w:szCs w:val="24"/>
          <w:lang w:val="en-US"/>
        </w:rPr>
        <w:t xml:space="preserve"> distances were computed between the individual projection of each score value onto the model and the center of the model. </w:t>
      </w:r>
      <w:r w:rsidR="4C8E9CE9" w:rsidRPr="59A009FC">
        <w:rPr>
          <w:sz w:val="24"/>
          <w:szCs w:val="24"/>
          <w:lang w:val="en-US"/>
        </w:rPr>
        <w:t xml:space="preserve"> </w:t>
      </w:r>
      <w:commentRangeEnd w:id="298"/>
      <w:r w:rsidR="4C8E9CE9">
        <w:rPr>
          <w:rStyle w:val="CommentReference"/>
        </w:rPr>
        <w:commentReference w:id="298"/>
      </w:r>
      <w:r w:rsidR="4C8E9CE9" w:rsidRPr="59A009FC">
        <w:rPr>
          <w:sz w:val="24"/>
          <w:szCs w:val="24"/>
          <w:lang w:val="en-US"/>
        </w:rPr>
        <w:t xml:space="preserve">The identification of outliers was determined based on a specified confidence level (0.95), indicating the probability that a data </w:t>
      </w:r>
      <w:r w:rsidR="4C8E9CE9" w:rsidRPr="59A009FC">
        <w:rPr>
          <w:sz w:val="24"/>
          <w:szCs w:val="24"/>
          <w:lang w:val="en-US"/>
        </w:rPr>
        <w:lastRenderedPageBreak/>
        <w:t xml:space="preserve">point lies within a certain range. The cutoff for </w:t>
      </w:r>
      <w:proofErr w:type="spellStart"/>
      <w:r w:rsidR="4C8E9CE9" w:rsidRPr="59A009FC">
        <w:rPr>
          <w:sz w:val="24"/>
          <w:szCs w:val="24"/>
          <w:lang w:val="en-US"/>
        </w:rPr>
        <w:t>Mahalanobis</w:t>
      </w:r>
      <w:proofErr w:type="spellEnd"/>
      <w:r w:rsidR="4C8E9CE9" w:rsidRPr="59A009FC">
        <w:rPr>
          <w:sz w:val="24"/>
          <w:szCs w:val="24"/>
          <w:lang w:val="en-US"/>
        </w:rPr>
        <w:t xml:space="preserve"> distances was employed as a threshold, beyond which data samples were classified as outliers. The confidence level played a crucial role in controlling the sensitivity of the outlier detection, with higher confidence levels leading to more stringent criteria for identifying outliers.</w:t>
      </w:r>
    </w:p>
    <w:p w14:paraId="33355E33" w14:textId="5D105D12" w:rsidR="00971D92" w:rsidRDefault="7EB65BF6" w:rsidP="2EABC22C">
      <w:pPr>
        <w:spacing w:after="0" w:line="240" w:lineRule="auto"/>
        <w:jc w:val="both"/>
        <w:rPr>
          <w:sz w:val="24"/>
          <w:szCs w:val="24"/>
          <w:lang w:val="en-US"/>
        </w:rPr>
      </w:pPr>
      <w:r w:rsidRPr="2EABC22C">
        <w:rPr>
          <w:sz w:val="24"/>
          <w:szCs w:val="24"/>
          <w:lang w:val="en-US"/>
        </w:rPr>
        <w:t xml:space="preserve">The outliers were removed, the remaining pixels averaged, and the </w:t>
      </w:r>
      <w:ins w:id="299" w:author="Bertotto, Mercedes" w:date="2024-01-16T14:40:00Z">
        <w:r w:rsidR="00D32D53">
          <w:rPr>
            <w:sz w:val="24"/>
            <w:szCs w:val="24"/>
            <w:lang w:val="en-US"/>
          </w:rPr>
          <w:t xml:space="preserve">datasets </w:t>
        </w:r>
      </w:ins>
      <w:commentRangeStart w:id="300"/>
      <w:del w:id="301" w:author="Bertotto, Mercedes" w:date="2024-01-16T14:40:00Z">
        <w:r w:rsidRPr="2EABC22C" w:rsidDel="00D32D53">
          <w:rPr>
            <w:sz w:val="24"/>
            <w:szCs w:val="24"/>
            <w:lang w:val="en-US"/>
          </w:rPr>
          <w:delText xml:space="preserve">tables </w:delText>
        </w:r>
      </w:del>
      <w:r w:rsidR="7DED2FDA" w:rsidRPr="2EABC22C">
        <w:rPr>
          <w:sz w:val="24"/>
          <w:szCs w:val="24"/>
          <w:lang w:val="en-US"/>
        </w:rPr>
        <w:t xml:space="preserve">were </w:t>
      </w:r>
      <w:r w:rsidRPr="2EABC22C">
        <w:rPr>
          <w:sz w:val="24"/>
          <w:szCs w:val="24"/>
          <w:lang w:val="en-US"/>
        </w:rPr>
        <w:t xml:space="preserve">finally </w:t>
      </w:r>
      <w:commentRangeEnd w:id="300"/>
      <w:r>
        <w:rPr>
          <w:rStyle w:val="CommentReference"/>
        </w:rPr>
        <w:commentReference w:id="300"/>
      </w:r>
      <w:r w:rsidRPr="2EABC22C">
        <w:rPr>
          <w:sz w:val="24"/>
          <w:szCs w:val="24"/>
          <w:lang w:val="en-US"/>
        </w:rPr>
        <w:t>reassembled according to their labels</w:t>
      </w:r>
      <w:r w:rsidR="7F99F178" w:rsidRPr="2EABC22C">
        <w:rPr>
          <w:sz w:val="24"/>
          <w:szCs w:val="24"/>
          <w:lang w:val="en-US"/>
        </w:rPr>
        <w:t xml:space="preserve"> (</w:t>
      </w:r>
      <w:r w:rsidR="002F4995" w:rsidRPr="2EABC22C">
        <w:rPr>
          <w:sz w:val="24"/>
          <w:szCs w:val="24"/>
          <w:lang w:val="en-US"/>
        </w:rPr>
        <w:t xml:space="preserve">see </w:t>
      </w:r>
      <w:r w:rsidR="7F99F178" w:rsidRPr="2EABC22C">
        <w:rPr>
          <w:sz w:val="24"/>
          <w:szCs w:val="24"/>
          <w:lang w:val="en-US"/>
        </w:rPr>
        <w:t>Table 1)</w:t>
      </w:r>
      <w:r w:rsidRPr="2EABC22C">
        <w:rPr>
          <w:sz w:val="24"/>
          <w:szCs w:val="24"/>
          <w:lang w:val="en-US"/>
        </w:rPr>
        <w:t xml:space="preserve">. </w:t>
      </w:r>
    </w:p>
    <w:p w14:paraId="5A3E72D4" w14:textId="77777777" w:rsidR="00B23DD1" w:rsidDel="00775E78" w:rsidRDefault="00B23DD1">
      <w:pPr>
        <w:spacing w:after="0" w:line="240" w:lineRule="auto"/>
        <w:jc w:val="both"/>
        <w:rPr>
          <w:del w:id="302" w:author="Bertotto, Mercedes" w:date="2024-01-16T15:00:00Z"/>
          <w:sz w:val="24"/>
          <w:szCs w:val="24"/>
          <w:lang w:val="en-US"/>
        </w:rPr>
      </w:pPr>
    </w:p>
    <w:p w14:paraId="28455353" w14:textId="4EE55685" w:rsidR="0ED57426" w:rsidDel="00775E78" w:rsidRDefault="0ED57426" w:rsidP="4DBC728B">
      <w:pPr>
        <w:spacing w:after="0" w:line="240" w:lineRule="auto"/>
        <w:jc w:val="both"/>
        <w:rPr>
          <w:del w:id="303" w:author="Bertotto, Mercedes" w:date="2024-01-16T15:00:00Z"/>
          <w:sz w:val="24"/>
          <w:szCs w:val="24"/>
          <w:lang w:val="en-US"/>
        </w:rPr>
      </w:pPr>
    </w:p>
    <w:p w14:paraId="64741843" w14:textId="413C2506" w:rsidR="13A251B7" w:rsidRDefault="13A251B7" w:rsidP="13A251B7">
      <w:pPr>
        <w:spacing w:after="0" w:line="240" w:lineRule="auto"/>
        <w:jc w:val="both"/>
        <w:rPr>
          <w:sz w:val="24"/>
          <w:szCs w:val="24"/>
          <w:lang w:val="en-US"/>
        </w:rPr>
      </w:pPr>
    </w:p>
    <w:p w14:paraId="57167EFE" w14:textId="41699C81" w:rsidR="4E0C2289" w:rsidRDefault="4E0C2289" w:rsidP="73083DBA">
      <w:pPr>
        <w:pStyle w:val="ListParagraph"/>
        <w:spacing w:after="0" w:line="240" w:lineRule="auto"/>
        <w:ind w:left="0"/>
        <w:jc w:val="both"/>
        <w:rPr>
          <w:sz w:val="16"/>
          <w:szCs w:val="16"/>
          <w:lang w:val="en-US"/>
        </w:rPr>
      </w:pPr>
      <w:r w:rsidRPr="59A009FC">
        <w:rPr>
          <w:b/>
          <w:bCs/>
          <w:sz w:val="16"/>
          <w:szCs w:val="16"/>
          <w:lang w:val="en-US"/>
        </w:rPr>
        <w:t>Table 1:</w:t>
      </w:r>
      <w:r w:rsidRPr="59A009FC">
        <w:rPr>
          <w:sz w:val="16"/>
          <w:szCs w:val="16"/>
          <w:lang w:val="en-US"/>
        </w:rPr>
        <w:t xml:space="preserve"> </w:t>
      </w:r>
      <w:r w:rsidR="6E6BD7F1" w:rsidRPr="59A009FC">
        <w:rPr>
          <w:sz w:val="16"/>
          <w:szCs w:val="16"/>
          <w:lang w:val="en-US"/>
        </w:rPr>
        <w:t xml:space="preserve">Description of the dimensionality of the initial </w:t>
      </w:r>
      <w:r w:rsidR="074D9FD5" w:rsidRPr="59A009FC">
        <w:rPr>
          <w:sz w:val="16"/>
          <w:szCs w:val="16"/>
          <w:lang w:val="en-US"/>
        </w:rPr>
        <w:t xml:space="preserve">and final </w:t>
      </w:r>
      <w:r w:rsidR="6E6BD7F1" w:rsidRPr="59A009FC">
        <w:rPr>
          <w:sz w:val="16"/>
          <w:szCs w:val="16"/>
          <w:lang w:val="en-US"/>
        </w:rPr>
        <w:t xml:space="preserve">datasets </w:t>
      </w:r>
      <w:r w:rsidR="3CFC13DC" w:rsidRPr="59A009FC">
        <w:rPr>
          <w:sz w:val="16"/>
          <w:szCs w:val="16"/>
          <w:lang w:val="en-US"/>
        </w:rPr>
        <w:t>before and after averaging</w:t>
      </w:r>
      <w:r w:rsidR="1CA52D62" w:rsidRPr="59A009FC">
        <w:rPr>
          <w:sz w:val="16"/>
          <w:szCs w:val="16"/>
          <w:lang w:val="en-US"/>
        </w:rPr>
        <w:t xml:space="preserve"> spectra that belonged to the same sepal.</w:t>
      </w:r>
      <w:r w:rsidR="3CFC13DC" w:rsidRPr="59A009FC">
        <w:rPr>
          <w:sz w:val="16"/>
          <w:szCs w:val="16"/>
          <w:lang w:val="en-US"/>
        </w:rPr>
        <w:t xml:space="preserve"> </w:t>
      </w:r>
    </w:p>
    <w:p w14:paraId="5866F8C8" w14:textId="1730D431" w:rsidR="73083DBA" w:rsidRDefault="73083DBA" w:rsidP="73083DBA">
      <w:pPr>
        <w:jc w:val="both"/>
        <w:rPr>
          <w:sz w:val="24"/>
          <w:szCs w:val="24"/>
          <w:lang w:val="en-US"/>
        </w:rPr>
      </w:pPr>
    </w:p>
    <w:tbl>
      <w:tblPr>
        <w:tblStyle w:val="TableGrid"/>
        <w:tblW w:w="8512" w:type="dxa"/>
        <w:tblInd w:w="720" w:type="dxa"/>
        <w:tblLayout w:type="fixed"/>
        <w:tblLook w:val="04A0" w:firstRow="1" w:lastRow="0" w:firstColumn="1" w:lastColumn="0" w:noHBand="0" w:noVBand="1"/>
        <w:tblPrChange w:id="304" w:author="Bertotto, Mercedes [2]" w:date="2024-01-15T13:47:00Z">
          <w:tblPr>
            <w:tblStyle w:val="TableGrid"/>
            <w:tblW w:w="0" w:type="auto"/>
            <w:tblInd w:w="720" w:type="dxa"/>
            <w:tblLook w:val="04A0" w:firstRow="1" w:lastRow="0" w:firstColumn="1" w:lastColumn="0" w:noHBand="0" w:noVBand="1"/>
          </w:tblPr>
        </w:tblPrChange>
      </w:tblPr>
      <w:tblGrid>
        <w:gridCol w:w="1170"/>
        <w:gridCol w:w="799"/>
        <w:gridCol w:w="960"/>
        <w:gridCol w:w="1125"/>
        <w:gridCol w:w="705"/>
        <w:gridCol w:w="1005"/>
        <w:gridCol w:w="1616"/>
        <w:gridCol w:w="1132"/>
        <w:tblGridChange w:id="305">
          <w:tblGrid>
            <w:gridCol w:w="969"/>
            <w:gridCol w:w="917"/>
            <w:gridCol w:w="795"/>
            <w:gridCol w:w="1012"/>
            <w:gridCol w:w="517"/>
            <w:gridCol w:w="1325"/>
            <w:gridCol w:w="1845"/>
            <w:gridCol w:w="962"/>
          </w:tblGrid>
        </w:tblGridChange>
      </w:tblGrid>
      <w:tr w:rsidR="73083DBA" w14:paraId="27219FD6" w14:textId="77777777" w:rsidTr="59A009FC">
        <w:trPr>
          <w:trHeight w:val="300"/>
          <w:trPrChange w:id="306" w:author="Bertotto, Mercedes [2]" w:date="2024-01-15T13:47:00Z">
            <w:trPr>
              <w:trHeight w:val="300"/>
            </w:trPr>
          </w:trPrChange>
        </w:trPr>
        <w:tc>
          <w:tcPr>
            <w:tcW w:w="1170" w:type="dxa"/>
            <w:tcPrChange w:id="307" w:author="Bertotto, Mercedes [2]" w:date="2024-01-15T13:47:00Z">
              <w:tcPr>
                <w:tcW w:w="1233" w:type="dxa"/>
              </w:tcPr>
            </w:tcPrChange>
          </w:tcPr>
          <w:p w14:paraId="7A8A9924" w14:textId="3F8148D2" w:rsidR="73083DBA" w:rsidRDefault="2E2756AE" w:rsidP="73083DBA">
            <w:pPr>
              <w:pStyle w:val="ListParagraph"/>
              <w:ind w:left="0"/>
              <w:jc w:val="center"/>
              <w:rPr>
                <w:sz w:val="18"/>
                <w:szCs w:val="18"/>
                <w:lang w:val="en-US"/>
              </w:rPr>
            </w:pPr>
            <w:r w:rsidRPr="59A009FC">
              <w:rPr>
                <w:sz w:val="18"/>
                <w:szCs w:val="18"/>
                <w:lang w:val="en-US"/>
              </w:rPr>
              <w:t>Dataset</w:t>
            </w:r>
            <w:r w:rsidR="4F0117ED" w:rsidRPr="59A009FC">
              <w:rPr>
                <w:sz w:val="18"/>
                <w:szCs w:val="18"/>
                <w:lang w:val="en-US"/>
              </w:rPr>
              <w:t xml:space="preserve"> name/ </w:t>
            </w:r>
            <w:ins w:id="308" w:author="Bertotto, Mercedes [2]" w:date="2024-01-15T13:47:00Z">
              <w:r w:rsidR="49A2E5CD" w:rsidRPr="59A009FC">
                <w:rPr>
                  <w:sz w:val="18"/>
                  <w:szCs w:val="18"/>
                  <w:lang w:val="en-US"/>
                </w:rPr>
                <w:t>N</w:t>
              </w:r>
            </w:ins>
            <w:r w:rsidR="4F0117ED" w:rsidRPr="59A009FC">
              <w:rPr>
                <w:sz w:val="18"/>
                <w:szCs w:val="18"/>
                <w:lang w:val="en-US"/>
              </w:rPr>
              <w:t>umber of</w:t>
            </w:r>
          </w:p>
        </w:tc>
        <w:tc>
          <w:tcPr>
            <w:tcW w:w="799" w:type="dxa"/>
            <w:tcPrChange w:id="309" w:author="Bertotto, Mercedes [2]" w:date="2024-01-15T13:47:00Z">
              <w:tcPr>
                <w:tcW w:w="994" w:type="dxa"/>
              </w:tcPr>
            </w:tcPrChange>
          </w:tcPr>
          <w:p w14:paraId="1AD7B1A0" w14:textId="60630116" w:rsidR="73083DBA" w:rsidRDefault="73083DBA" w:rsidP="73083DBA">
            <w:pPr>
              <w:pStyle w:val="ListParagraph"/>
              <w:ind w:left="0"/>
              <w:jc w:val="center"/>
              <w:rPr>
                <w:sz w:val="18"/>
                <w:szCs w:val="18"/>
                <w:lang w:val="en-US"/>
              </w:rPr>
            </w:pPr>
            <w:r w:rsidRPr="73083DBA">
              <w:rPr>
                <w:sz w:val="18"/>
                <w:szCs w:val="18"/>
                <w:lang w:val="en-US"/>
              </w:rPr>
              <w:t>Pixels per sepal</w:t>
            </w:r>
          </w:p>
        </w:tc>
        <w:tc>
          <w:tcPr>
            <w:tcW w:w="960" w:type="dxa"/>
            <w:tcPrChange w:id="310" w:author="Bertotto, Mercedes [2]" w:date="2024-01-15T13:47:00Z">
              <w:tcPr>
                <w:tcW w:w="912" w:type="dxa"/>
              </w:tcPr>
            </w:tcPrChange>
          </w:tcPr>
          <w:p w14:paraId="2A0161BA" w14:textId="651096AA" w:rsidR="73083DBA" w:rsidRDefault="73083DBA" w:rsidP="73083DBA">
            <w:pPr>
              <w:pStyle w:val="ListParagraph"/>
              <w:ind w:left="0"/>
              <w:jc w:val="center"/>
              <w:rPr>
                <w:sz w:val="18"/>
                <w:szCs w:val="18"/>
                <w:lang w:val="en-US"/>
              </w:rPr>
            </w:pPr>
            <w:r w:rsidRPr="73083DBA">
              <w:rPr>
                <w:sz w:val="18"/>
                <w:szCs w:val="18"/>
                <w:lang w:val="en-US"/>
              </w:rPr>
              <w:t>Sepals per tomato</w:t>
            </w:r>
          </w:p>
        </w:tc>
        <w:tc>
          <w:tcPr>
            <w:tcW w:w="1125" w:type="dxa"/>
            <w:tcPrChange w:id="311" w:author="Bertotto, Mercedes [2]" w:date="2024-01-15T13:47:00Z">
              <w:tcPr>
                <w:tcW w:w="1177" w:type="dxa"/>
              </w:tcPr>
            </w:tcPrChange>
          </w:tcPr>
          <w:p w14:paraId="042AFC10" w14:textId="6C404528" w:rsidR="73083DBA" w:rsidRDefault="73083DBA" w:rsidP="73083DBA">
            <w:pPr>
              <w:pStyle w:val="ListParagraph"/>
              <w:ind w:left="0"/>
              <w:jc w:val="center"/>
              <w:rPr>
                <w:sz w:val="18"/>
                <w:szCs w:val="18"/>
                <w:lang w:val="en-US"/>
              </w:rPr>
            </w:pPr>
            <w:r w:rsidRPr="73083DBA">
              <w:rPr>
                <w:sz w:val="18"/>
                <w:szCs w:val="18"/>
                <w:lang w:val="en-US"/>
              </w:rPr>
              <w:t>Tomatoes per image</w:t>
            </w:r>
          </w:p>
        </w:tc>
        <w:tc>
          <w:tcPr>
            <w:tcW w:w="705" w:type="dxa"/>
            <w:tcPrChange w:id="312" w:author="Bertotto, Mercedes [2]" w:date="2024-01-15T13:47:00Z">
              <w:tcPr>
                <w:tcW w:w="889" w:type="dxa"/>
              </w:tcPr>
            </w:tcPrChange>
          </w:tcPr>
          <w:p w14:paraId="590D4B59" w14:textId="2B20F267" w:rsidR="73083DBA" w:rsidRDefault="73083DBA" w:rsidP="73083DBA">
            <w:pPr>
              <w:pStyle w:val="ListParagraph"/>
              <w:ind w:left="0"/>
              <w:jc w:val="center"/>
              <w:rPr>
                <w:sz w:val="18"/>
                <w:szCs w:val="18"/>
                <w:lang w:val="en-US"/>
              </w:rPr>
            </w:pPr>
            <w:r w:rsidRPr="73083DBA">
              <w:rPr>
                <w:sz w:val="18"/>
                <w:szCs w:val="18"/>
                <w:lang w:val="en-US"/>
              </w:rPr>
              <w:t>HSI</w:t>
            </w:r>
          </w:p>
        </w:tc>
        <w:tc>
          <w:tcPr>
            <w:tcW w:w="1005" w:type="dxa"/>
            <w:tcPrChange w:id="313" w:author="Bertotto, Mercedes [2]" w:date="2024-01-15T13:47:00Z">
              <w:tcPr>
                <w:tcW w:w="1037" w:type="dxa"/>
              </w:tcPr>
            </w:tcPrChange>
          </w:tcPr>
          <w:p w14:paraId="480328E1" w14:textId="5CCBFE7E" w:rsidR="60BBD7AE" w:rsidRDefault="73083DBA" w:rsidP="73083DBA">
            <w:pPr>
              <w:pStyle w:val="ListParagraph"/>
              <w:ind w:left="0"/>
              <w:jc w:val="center"/>
              <w:rPr>
                <w:sz w:val="18"/>
                <w:szCs w:val="18"/>
                <w:lang w:val="en-US"/>
              </w:rPr>
            </w:pPr>
            <w:commentRangeStart w:id="314"/>
            <w:r w:rsidRPr="73083DBA">
              <w:rPr>
                <w:sz w:val="18"/>
                <w:szCs w:val="18"/>
                <w:lang w:val="en-US"/>
              </w:rPr>
              <w:t>Spectra in the</w:t>
            </w:r>
          </w:p>
          <w:p w14:paraId="4A21C03B" w14:textId="0E6D22A1" w:rsidR="73083DBA" w:rsidRDefault="73083DBA" w:rsidP="73083DBA">
            <w:pPr>
              <w:pStyle w:val="ListParagraph"/>
              <w:ind w:left="0"/>
              <w:jc w:val="center"/>
              <w:rPr>
                <w:sz w:val="18"/>
                <w:szCs w:val="18"/>
                <w:lang w:val="en-US"/>
              </w:rPr>
            </w:pPr>
            <w:r w:rsidRPr="73083DBA">
              <w:rPr>
                <w:sz w:val="18"/>
                <w:szCs w:val="18"/>
                <w:lang w:val="en-US"/>
              </w:rPr>
              <w:t>initial dataset</w:t>
            </w:r>
            <w:commentRangeEnd w:id="314"/>
            <w:r>
              <w:commentReference w:id="314"/>
            </w:r>
          </w:p>
        </w:tc>
        <w:tc>
          <w:tcPr>
            <w:tcW w:w="1616" w:type="dxa"/>
            <w:tcPrChange w:id="315" w:author="Bertotto, Mercedes [2]" w:date="2024-01-15T13:47:00Z">
              <w:tcPr>
                <w:tcW w:w="1230" w:type="dxa"/>
              </w:tcPr>
            </w:tcPrChange>
          </w:tcPr>
          <w:p w14:paraId="5DCB7A80" w14:textId="76C94848" w:rsidR="60BBD7AE" w:rsidRDefault="73083DBA" w:rsidP="73083DBA">
            <w:pPr>
              <w:pStyle w:val="ListParagraph"/>
              <w:ind w:left="0"/>
              <w:jc w:val="center"/>
              <w:rPr>
                <w:sz w:val="18"/>
                <w:szCs w:val="18"/>
                <w:lang w:val="en-US"/>
              </w:rPr>
            </w:pPr>
            <w:commentRangeStart w:id="316"/>
            <w:commentRangeStart w:id="317"/>
            <w:r w:rsidRPr="73083DBA">
              <w:rPr>
                <w:sz w:val="18"/>
                <w:szCs w:val="18"/>
                <w:lang w:val="en-US"/>
              </w:rPr>
              <w:t>Spectra in the averaged datase</w:t>
            </w:r>
            <w:commentRangeEnd w:id="316"/>
            <w:r w:rsidR="60BBD7AE">
              <w:commentReference w:id="316"/>
            </w:r>
            <w:r w:rsidRPr="73083DBA">
              <w:rPr>
                <w:sz w:val="18"/>
                <w:szCs w:val="18"/>
                <w:lang w:val="en-US"/>
              </w:rPr>
              <w:t>t</w:t>
            </w:r>
            <w:commentRangeEnd w:id="317"/>
            <w:r w:rsidR="60BBD7AE">
              <w:commentReference w:id="317"/>
            </w:r>
          </w:p>
        </w:tc>
        <w:tc>
          <w:tcPr>
            <w:tcW w:w="1132" w:type="dxa"/>
            <w:tcPrChange w:id="318" w:author="Bertotto, Mercedes [2]" w:date="2024-01-15T13:47:00Z">
              <w:tcPr>
                <w:tcW w:w="870" w:type="dxa"/>
              </w:tcPr>
            </w:tcPrChange>
          </w:tcPr>
          <w:p w14:paraId="395C61B5" w14:textId="362A1DF0" w:rsidR="73083DBA" w:rsidRDefault="73083DBA" w:rsidP="73083DBA">
            <w:pPr>
              <w:pStyle w:val="ListParagraph"/>
              <w:ind w:left="0"/>
              <w:jc w:val="center"/>
              <w:rPr>
                <w:sz w:val="18"/>
                <w:szCs w:val="18"/>
                <w:lang w:val="en-US"/>
              </w:rPr>
            </w:pPr>
            <w:r w:rsidRPr="73083DBA">
              <w:rPr>
                <w:sz w:val="18"/>
                <w:szCs w:val="18"/>
                <w:lang w:val="en-US"/>
              </w:rPr>
              <w:t>Variables</w:t>
            </w:r>
          </w:p>
        </w:tc>
      </w:tr>
      <w:tr w:rsidR="73083DBA" w14:paraId="4BB2C9DB" w14:textId="77777777" w:rsidTr="59A009FC">
        <w:trPr>
          <w:trHeight w:val="300"/>
          <w:trPrChange w:id="319" w:author="Bertotto, Mercedes [2]" w:date="2024-01-15T13:47:00Z">
            <w:trPr>
              <w:trHeight w:val="300"/>
            </w:trPr>
          </w:trPrChange>
        </w:trPr>
        <w:tc>
          <w:tcPr>
            <w:tcW w:w="1170" w:type="dxa"/>
            <w:tcPrChange w:id="320" w:author="Bertotto, Mercedes [2]" w:date="2024-01-15T13:47:00Z">
              <w:tcPr>
                <w:tcW w:w="1233" w:type="dxa"/>
              </w:tcPr>
            </w:tcPrChange>
          </w:tcPr>
          <w:p w14:paraId="01B69A38" w14:textId="4A639AA1" w:rsidR="73083DBA" w:rsidRDefault="73083DBA" w:rsidP="73083DBA">
            <w:pPr>
              <w:pStyle w:val="ListParagraph"/>
              <w:ind w:left="0"/>
              <w:jc w:val="center"/>
              <w:rPr>
                <w:sz w:val="18"/>
                <w:szCs w:val="18"/>
                <w:lang w:val="en-US"/>
              </w:rPr>
            </w:pPr>
            <w:proofErr w:type="spellStart"/>
            <w:r w:rsidRPr="73083DBA">
              <w:rPr>
                <w:sz w:val="18"/>
                <w:szCs w:val="18"/>
                <w:lang w:val="en-US"/>
              </w:rPr>
              <w:t>Provine</w:t>
            </w:r>
            <w:proofErr w:type="spellEnd"/>
          </w:p>
        </w:tc>
        <w:tc>
          <w:tcPr>
            <w:tcW w:w="799" w:type="dxa"/>
            <w:tcPrChange w:id="321" w:author="Bertotto, Mercedes [2]" w:date="2024-01-15T13:47:00Z">
              <w:tcPr>
                <w:tcW w:w="994" w:type="dxa"/>
              </w:tcPr>
            </w:tcPrChange>
          </w:tcPr>
          <w:p w14:paraId="2809E6BD" w14:textId="3D4D5D56" w:rsidR="73083DBA" w:rsidRDefault="73083DBA" w:rsidP="73083DBA">
            <w:pPr>
              <w:pStyle w:val="ListParagraph"/>
              <w:ind w:left="0"/>
              <w:jc w:val="center"/>
              <w:rPr>
                <w:sz w:val="18"/>
                <w:szCs w:val="18"/>
                <w:lang w:val="en-US"/>
              </w:rPr>
            </w:pPr>
            <w:r w:rsidRPr="73083DBA">
              <w:rPr>
                <w:sz w:val="18"/>
                <w:szCs w:val="18"/>
                <w:lang w:val="en-US"/>
              </w:rPr>
              <w:t>Between 119 and 90</w:t>
            </w:r>
          </w:p>
        </w:tc>
        <w:tc>
          <w:tcPr>
            <w:tcW w:w="960" w:type="dxa"/>
            <w:tcPrChange w:id="322" w:author="Bertotto, Mercedes [2]" w:date="2024-01-15T13:47:00Z">
              <w:tcPr>
                <w:tcW w:w="912" w:type="dxa"/>
              </w:tcPr>
            </w:tcPrChange>
          </w:tcPr>
          <w:p w14:paraId="3510AE51" w14:textId="4CEF9481" w:rsidR="73083DBA" w:rsidRDefault="73083DBA" w:rsidP="73083DBA">
            <w:pPr>
              <w:pStyle w:val="ListParagraph"/>
              <w:ind w:left="0"/>
              <w:jc w:val="center"/>
              <w:rPr>
                <w:sz w:val="18"/>
                <w:szCs w:val="18"/>
                <w:lang w:val="en-US"/>
              </w:rPr>
            </w:pPr>
            <w:r w:rsidRPr="73083DBA">
              <w:rPr>
                <w:sz w:val="18"/>
                <w:szCs w:val="18"/>
                <w:lang w:val="en-US"/>
              </w:rPr>
              <w:t>5 or 6</w:t>
            </w:r>
          </w:p>
        </w:tc>
        <w:tc>
          <w:tcPr>
            <w:tcW w:w="1125" w:type="dxa"/>
            <w:tcPrChange w:id="323" w:author="Bertotto, Mercedes [2]" w:date="2024-01-15T13:47:00Z">
              <w:tcPr>
                <w:tcW w:w="1177" w:type="dxa"/>
              </w:tcPr>
            </w:tcPrChange>
          </w:tcPr>
          <w:p w14:paraId="0316B777" w14:textId="27892B47" w:rsidR="73083DBA" w:rsidRDefault="73083DBA" w:rsidP="73083DBA">
            <w:pPr>
              <w:pStyle w:val="ListParagraph"/>
              <w:ind w:left="0"/>
              <w:jc w:val="center"/>
              <w:rPr>
                <w:sz w:val="18"/>
                <w:szCs w:val="18"/>
                <w:lang w:val="en-US"/>
              </w:rPr>
            </w:pPr>
            <w:r w:rsidRPr="73083DBA">
              <w:rPr>
                <w:sz w:val="18"/>
                <w:szCs w:val="18"/>
                <w:lang w:val="en-US"/>
              </w:rPr>
              <w:t>16</w:t>
            </w:r>
          </w:p>
        </w:tc>
        <w:tc>
          <w:tcPr>
            <w:tcW w:w="705" w:type="dxa"/>
            <w:tcPrChange w:id="324" w:author="Bertotto, Mercedes [2]" w:date="2024-01-15T13:47:00Z">
              <w:tcPr>
                <w:tcW w:w="889" w:type="dxa"/>
              </w:tcPr>
            </w:tcPrChange>
          </w:tcPr>
          <w:p w14:paraId="3DA91E80" w14:textId="4BB8CEA5" w:rsidR="73083DBA" w:rsidRDefault="73083DBA" w:rsidP="73083DBA">
            <w:pPr>
              <w:pStyle w:val="ListParagraph"/>
              <w:ind w:left="0"/>
              <w:jc w:val="center"/>
              <w:rPr>
                <w:sz w:val="18"/>
                <w:szCs w:val="18"/>
                <w:lang w:val="en-US"/>
              </w:rPr>
            </w:pPr>
            <w:r w:rsidRPr="73083DBA">
              <w:rPr>
                <w:sz w:val="18"/>
                <w:szCs w:val="18"/>
                <w:lang w:val="en-US"/>
              </w:rPr>
              <w:t>2</w:t>
            </w:r>
          </w:p>
        </w:tc>
        <w:tc>
          <w:tcPr>
            <w:tcW w:w="1005" w:type="dxa"/>
            <w:tcPrChange w:id="325" w:author="Bertotto, Mercedes [2]" w:date="2024-01-15T13:47:00Z">
              <w:tcPr>
                <w:tcW w:w="1037" w:type="dxa"/>
              </w:tcPr>
            </w:tcPrChange>
          </w:tcPr>
          <w:p w14:paraId="45E74F1F" w14:textId="4A78A261" w:rsidR="73083DBA" w:rsidRDefault="73083DBA" w:rsidP="73083DBA">
            <w:pPr>
              <w:pStyle w:val="ListParagraph"/>
              <w:ind w:left="0"/>
              <w:jc w:val="center"/>
              <w:rPr>
                <w:sz w:val="18"/>
                <w:szCs w:val="18"/>
                <w:lang w:val="en-US"/>
              </w:rPr>
            </w:pPr>
            <w:r w:rsidRPr="73083DBA">
              <w:rPr>
                <w:sz w:val="18"/>
                <w:szCs w:val="18"/>
                <w:lang w:val="en-US"/>
              </w:rPr>
              <w:t>16156</w:t>
            </w:r>
          </w:p>
        </w:tc>
        <w:tc>
          <w:tcPr>
            <w:tcW w:w="1616" w:type="dxa"/>
            <w:tcPrChange w:id="326" w:author="Bertotto, Mercedes [2]" w:date="2024-01-15T13:47:00Z">
              <w:tcPr>
                <w:tcW w:w="1230" w:type="dxa"/>
              </w:tcPr>
            </w:tcPrChange>
          </w:tcPr>
          <w:p w14:paraId="5DA1E5FB" w14:textId="20C147F1" w:rsidR="73083DBA" w:rsidRDefault="73083DBA" w:rsidP="73083DBA">
            <w:pPr>
              <w:pStyle w:val="ListParagraph"/>
              <w:ind w:left="0"/>
              <w:jc w:val="center"/>
              <w:rPr>
                <w:sz w:val="18"/>
                <w:szCs w:val="18"/>
                <w:lang w:val="en-US"/>
              </w:rPr>
            </w:pPr>
            <w:r w:rsidRPr="73083DBA">
              <w:rPr>
                <w:sz w:val="18"/>
                <w:szCs w:val="18"/>
                <w:lang w:val="en-US"/>
              </w:rPr>
              <w:t>159</w:t>
            </w:r>
          </w:p>
        </w:tc>
        <w:tc>
          <w:tcPr>
            <w:tcW w:w="1132" w:type="dxa"/>
            <w:tcPrChange w:id="327" w:author="Bertotto, Mercedes [2]" w:date="2024-01-15T13:47:00Z">
              <w:tcPr>
                <w:tcW w:w="870" w:type="dxa"/>
              </w:tcPr>
            </w:tcPrChange>
          </w:tcPr>
          <w:p w14:paraId="7FAF8466" w14:textId="4DC9673E" w:rsidR="73083DBA" w:rsidRDefault="73083DBA" w:rsidP="73083DBA">
            <w:pPr>
              <w:pStyle w:val="ListParagraph"/>
              <w:ind w:left="0"/>
              <w:jc w:val="center"/>
              <w:rPr>
                <w:sz w:val="18"/>
                <w:szCs w:val="18"/>
                <w:lang w:val="en-US"/>
              </w:rPr>
            </w:pPr>
            <w:r w:rsidRPr="73083DBA">
              <w:rPr>
                <w:sz w:val="18"/>
                <w:szCs w:val="18"/>
                <w:lang w:val="en-US"/>
              </w:rPr>
              <w:t>112</w:t>
            </w:r>
          </w:p>
        </w:tc>
      </w:tr>
      <w:tr w:rsidR="73083DBA" w14:paraId="483B439F" w14:textId="77777777" w:rsidTr="59A009FC">
        <w:trPr>
          <w:trHeight w:val="300"/>
          <w:trPrChange w:id="328" w:author="Bertotto, Mercedes [2]" w:date="2024-01-15T13:47:00Z">
            <w:trPr>
              <w:trHeight w:val="300"/>
            </w:trPr>
          </w:trPrChange>
        </w:trPr>
        <w:tc>
          <w:tcPr>
            <w:tcW w:w="1170" w:type="dxa"/>
            <w:tcPrChange w:id="329" w:author="Bertotto, Mercedes [2]" w:date="2024-01-15T13:47:00Z">
              <w:tcPr>
                <w:tcW w:w="1233" w:type="dxa"/>
              </w:tcPr>
            </w:tcPrChange>
          </w:tcPr>
          <w:p w14:paraId="6E127411" w14:textId="29398B9B" w:rsidR="73083DBA" w:rsidRDefault="73083DBA" w:rsidP="73083DBA">
            <w:pPr>
              <w:pStyle w:val="ListParagraph"/>
              <w:ind w:left="0"/>
              <w:jc w:val="center"/>
              <w:rPr>
                <w:sz w:val="18"/>
                <w:szCs w:val="18"/>
                <w:lang w:val="en-US"/>
              </w:rPr>
            </w:pPr>
            <w:proofErr w:type="spellStart"/>
            <w:r w:rsidRPr="73083DBA">
              <w:rPr>
                <w:sz w:val="18"/>
                <w:szCs w:val="18"/>
                <w:lang w:val="en-US"/>
              </w:rPr>
              <w:t>Brioso</w:t>
            </w:r>
            <w:proofErr w:type="spellEnd"/>
          </w:p>
        </w:tc>
        <w:tc>
          <w:tcPr>
            <w:tcW w:w="799" w:type="dxa"/>
            <w:tcPrChange w:id="330" w:author="Bertotto, Mercedes [2]" w:date="2024-01-15T13:47:00Z">
              <w:tcPr>
                <w:tcW w:w="994" w:type="dxa"/>
              </w:tcPr>
            </w:tcPrChange>
          </w:tcPr>
          <w:p w14:paraId="7F7A1262" w14:textId="2095E310" w:rsidR="73083DBA" w:rsidRDefault="73083DBA" w:rsidP="73083DBA">
            <w:pPr>
              <w:pStyle w:val="ListParagraph"/>
              <w:ind w:left="0"/>
              <w:jc w:val="center"/>
              <w:rPr>
                <w:sz w:val="18"/>
                <w:szCs w:val="18"/>
                <w:lang w:val="en-US"/>
              </w:rPr>
            </w:pPr>
            <w:r w:rsidRPr="73083DBA">
              <w:rPr>
                <w:sz w:val="18"/>
                <w:szCs w:val="18"/>
                <w:lang w:val="en-US"/>
              </w:rPr>
              <w:t>Between 45 and 53</w:t>
            </w:r>
          </w:p>
        </w:tc>
        <w:tc>
          <w:tcPr>
            <w:tcW w:w="960" w:type="dxa"/>
            <w:tcPrChange w:id="331" w:author="Bertotto, Mercedes [2]" w:date="2024-01-15T13:47:00Z">
              <w:tcPr>
                <w:tcW w:w="912" w:type="dxa"/>
              </w:tcPr>
            </w:tcPrChange>
          </w:tcPr>
          <w:p w14:paraId="689A440B" w14:textId="79347869" w:rsidR="73083DBA" w:rsidRDefault="73083DBA" w:rsidP="73083DBA">
            <w:pPr>
              <w:pStyle w:val="ListParagraph"/>
              <w:ind w:left="0"/>
              <w:jc w:val="center"/>
              <w:rPr>
                <w:sz w:val="18"/>
                <w:szCs w:val="18"/>
                <w:lang w:val="en-US"/>
              </w:rPr>
            </w:pPr>
            <w:r w:rsidRPr="73083DBA">
              <w:rPr>
                <w:sz w:val="18"/>
                <w:szCs w:val="18"/>
                <w:lang w:val="en-US"/>
              </w:rPr>
              <w:t>5 or 6</w:t>
            </w:r>
          </w:p>
        </w:tc>
        <w:tc>
          <w:tcPr>
            <w:tcW w:w="1125" w:type="dxa"/>
            <w:tcPrChange w:id="332" w:author="Bertotto, Mercedes [2]" w:date="2024-01-15T13:47:00Z">
              <w:tcPr>
                <w:tcW w:w="1177" w:type="dxa"/>
              </w:tcPr>
            </w:tcPrChange>
          </w:tcPr>
          <w:p w14:paraId="660542D6" w14:textId="5792C496" w:rsidR="73083DBA" w:rsidRDefault="73083DBA" w:rsidP="73083DBA">
            <w:pPr>
              <w:pStyle w:val="ListParagraph"/>
              <w:ind w:left="0"/>
              <w:jc w:val="center"/>
              <w:rPr>
                <w:sz w:val="18"/>
                <w:szCs w:val="18"/>
                <w:lang w:val="en-US"/>
              </w:rPr>
            </w:pPr>
            <w:r w:rsidRPr="73083DBA">
              <w:rPr>
                <w:sz w:val="18"/>
                <w:szCs w:val="18"/>
                <w:lang w:val="en-US"/>
              </w:rPr>
              <w:t>32</w:t>
            </w:r>
          </w:p>
        </w:tc>
        <w:tc>
          <w:tcPr>
            <w:tcW w:w="705" w:type="dxa"/>
            <w:tcPrChange w:id="333" w:author="Bertotto, Mercedes [2]" w:date="2024-01-15T13:47:00Z">
              <w:tcPr>
                <w:tcW w:w="889" w:type="dxa"/>
              </w:tcPr>
            </w:tcPrChange>
          </w:tcPr>
          <w:p w14:paraId="7266F172" w14:textId="2C627E9B" w:rsidR="73083DBA" w:rsidRDefault="73083DBA" w:rsidP="73083DBA">
            <w:pPr>
              <w:pStyle w:val="ListParagraph"/>
              <w:ind w:left="0"/>
              <w:jc w:val="center"/>
              <w:rPr>
                <w:sz w:val="18"/>
                <w:szCs w:val="18"/>
                <w:lang w:val="en-US"/>
              </w:rPr>
            </w:pPr>
            <w:r w:rsidRPr="73083DBA">
              <w:rPr>
                <w:sz w:val="18"/>
                <w:szCs w:val="18"/>
                <w:lang w:val="en-US"/>
              </w:rPr>
              <w:t>1</w:t>
            </w:r>
          </w:p>
        </w:tc>
        <w:tc>
          <w:tcPr>
            <w:tcW w:w="1005" w:type="dxa"/>
            <w:tcPrChange w:id="334" w:author="Bertotto, Mercedes [2]" w:date="2024-01-15T13:47:00Z">
              <w:tcPr>
                <w:tcW w:w="1037" w:type="dxa"/>
              </w:tcPr>
            </w:tcPrChange>
          </w:tcPr>
          <w:p w14:paraId="0F94DE67" w14:textId="69B03C27" w:rsidR="73083DBA" w:rsidRDefault="73083DBA" w:rsidP="73083DBA">
            <w:pPr>
              <w:pStyle w:val="ListParagraph"/>
              <w:ind w:left="0"/>
              <w:jc w:val="center"/>
              <w:rPr>
                <w:sz w:val="18"/>
                <w:szCs w:val="18"/>
                <w:lang w:val="en-US"/>
              </w:rPr>
            </w:pPr>
            <w:r w:rsidRPr="73083DBA">
              <w:rPr>
                <w:sz w:val="18"/>
                <w:szCs w:val="18"/>
                <w:lang w:val="en-US"/>
              </w:rPr>
              <w:t>6497</w:t>
            </w:r>
          </w:p>
        </w:tc>
        <w:tc>
          <w:tcPr>
            <w:tcW w:w="1616" w:type="dxa"/>
            <w:tcPrChange w:id="335" w:author="Bertotto, Mercedes [2]" w:date="2024-01-15T13:47:00Z">
              <w:tcPr>
                <w:tcW w:w="1230" w:type="dxa"/>
              </w:tcPr>
            </w:tcPrChange>
          </w:tcPr>
          <w:p w14:paraId="696ADCF2" w14:textId="09309358" w:rsidR="73083DBA" w:rsidRDefault="73083DBA" w:rsidP="73083DBA">
            <w:pPr>
              <w:pStyle w:val="ListParagraph"/>
              <w:ind w:left="0"/>
              <w:jc w:val="center"/>
              <w:rPr>
                <w:sz w:val="18"/>
                <w:szCs w:val="18"/>
                <w:lang w:val="en-US"/>
              </w:rPr>
            </w:pPr>
            <w:r w:rsidRPr="73083DBA">
              <w:rPr>
                <w:sz w:val="18"/>
                <w:szCs w:val="18"/>
                <w:lang w:val="en-US"/>
              </w:rPr>
              <w:t>164</w:t>
            </w:r>
          </w:p>
        </w:tc>
        <w:tc>
          <w:tcPr>
            <w:tcW w:w="1132" w:type="dxa"/>
            <w:tcPrChange w:id="336" w:author="Bertotto, Mercedes [2]" w:date="2024-01-15T13:47:00Z">
              <w:tcPr>
                <w:tcW w:w="870" w:type="dxa"/>
              </w:tcPr>
            </w:tcPrChange>
          </w:tcPr>
          <w:p w14:paraId="38B71596" w14:textId="55FB727B" w:rsidR="73083DBA" w:rsidRDefault="73083DBA" w:rsidP="73083DBA">
            <w:pPr>
              <w:pStyle w:val="ListParagraph"/>
              <w:ind w:left="0"/>
              <w:jc w:val="center"/>
              <w:rPr>
                <w:sz w:val="18"/>
                <w:szCs w:val="18"/>
                <w:lang w:val="en-US"/>
              </w:rPr>
            </w:pPr>
            <w:r w:rsidRPr="73083DBA">
              <w:rPr>
                <w:sz w:val="18"/>
                <w:szCs w:val="18"/>
                <w:lang w:val="en-US"/>
              </w:rPr>
              <w:t>112</w:t>
            </w:r>
          </w:p>
        </w:tc>
      </w:tr>
      <w:tr w:rsidR="73083DBA" w14:paraId="7125E737" w14:textId="77777777" w:rsidTr="59A009FC">
        <w:trPr>
          <w:trHeight w:val="300"/>
          <w:trPrChange w:id="337" w:author="Bertotto, Mercedes [2]" w:date="2024-01-15T13:47:00Z">
            <w:trPr>
              <w:trHeight w:val="300"/>
            </w:trPr>
          </w:trPrChange>
        </w:trPr>
        <w:tc>
          <w:tcPr>
            <w:tcW w:w="1170" w:type="dxa"/>
            <w:tcPrChange w:id="338" w:author="Bertotto, Mercedes [2]" w:date="2024-01-15T13:47:00Z">
              <w:tcPr>
                <w:tcW w:w="1233" w:type="dxa"/>
              </w:tcPr>
            </w:tcPrChange>
          </w:tcPr>
          <w:p w14:paraId="353603B9" w14:textId="11D2F3D1" w:rsidR="73083DBA" w:rsidRDefault="73083DBA" w:rsidP="73083DBA">
            <w:pPr>
              <w:pStyle w:val="ListParagraph"/>
              <w:ind w:left="0"/>
              <w:jc w:val="center"/>
              <w:rPr>
                <w:sz w:val="18"/>
                <w:szCs w:val="18"/>
                <w:lang w:val="en-US"/>
              </w:rPr>
            </w:pPr>
            <w:proofErr w:type="spellStart"/>
            <w:r w:rsidRPr="73083DBA">
              <w:rPr>
                <w:sz w:val="18"/>
                <w:szCs w:val="18"/>
                <w:lang w:val="en-US"/>
              </w:rPr>
              <w:t>Cappricia</w:t>
            </w:r>
            <w:proofErr w:type="spellEnd"/>
          </w:p>
        </w:tc>
        <w:tc>
          <w:tcPr>
            <w:tcW w:w="799" w:type="dxa"/>
            <w:tcPrChange w:id="339" w:author="Bertotto, Mercedes [2]" w:date="2024-01-15T13:47:00Z">
              <w:tcPr>
                <w:tcW w:w="994" w:type="dxa"/>
              </w:tcPr>
            </w:tcPrChange>
          </w:tcPr>
          <w:p w14:paraId="4EA50CE7" w14:textId="1D26A722" w:rsidR="73083DBA" w:rsidRDefault="73083DBA" w:rsidP="73083DBA">
            <w:pPr>
              <w:pStyle w:val="ListParagraph"/>
              <w:ind w:left="0"/>
              <w:jc w:val="center"/>
              <w:rPr>
                <w:sz w:val="18"/>
                <w:szCs w:val="18"/>
                <w:lang w:val="en-US"/>
              </w:rPr>
            </w:pPr>
            <w:r w:rsidRPr="73083DBA">
              <w:rPr>
                <w:sz w:val="18"/>
                <w:szCs w:val="18"/>
                <w:lang w:val="en-US"/>
              </w:rPr>
              <w:t>Between 81 and 124</w:t>
            </w:r>
          </w:p>
        </w:tc>
        <w:tc>
          <w:tcPr>
            <w:tcW w:w="960" w:type="dxa"/>
            <w:tcPrChange w:id="340" w:author="Bertotto, Mercedes [2]" w:date="2024-01-15T13:47:00Z">
              <w:tcPr>
                <w:tcW w:w="912" w:type="dxa"/>
              </w:tcPr>
            </w:tcPrChange>
          </w:tcPr>
          <w:p w14:paraId="48820B01" w14:textId="335E75B7" w:rsidR="73083DBA" w:rsidRDefault="73083DBA" w:rsidP="73083DBA">
            <w:pPr>
              <w:pStyle w:val="ListParagraph"/>
              <w:ind w:left="0"/>
              <w:jc w:val="center"/>
              <w:rPr>
                <w:sz w:val="18"/>
                <w:szCs w:val="18"/>
                <w:lang w:val="en-US"/>
              </w:rPr>
            </w:pPr>
            <w:r w:rsidRPr="73083DBA">
              <w:rPr>
                <w:sz w:val="18"/>
                <w:szCs w:val="18"/>
                <w:lang w:val="en-US"/>
              </w:rPr>
              <w:t>5 or 6</w:t>
            </w:r>
          </w:p>
        </w:tc>
        <w:tc>
          <w:tcPr>
            <w:tcW w:w="1125" w:type="dxa"/>
            <w:tcPrChange w:id="341" w:author="Bertotto, Mercedes [2]" w:date="2024-01-15T13:47:00Z">
              <w:tcPr>
                <w:tcW w:w="1177" w:type="dxa"/>
              </w:tcPr>
            </w:tcPrChange>
          </w:tcPr>
          <w:p w14:paraId="40C141A3" w14:textId="4C118FD8" w:rsidR="73083DBA" w:rsidRDefault="73083DBA" w:rsidP="73083DBA">
            <w:pPr>
              <w:pStyle w:val="ListParagraph"/>
              <w:ind w:left="0"/>
              <w:jc w:val="center"/>
              <w:rPr>
                <w:sz w:val="18"/>
                <w:szCs w:val="18"/>
                <w:lang w:val="en-US"/>
              </w:rPr>
            </w:pPr>
            <w:r w:rsidRPr="73083DBA">
              <w:rPr>
                <w:sz w:val="18"/>
                <w:szCs w:val="18"/>
                <w:lang w:val="en-US"/>
              </w:rPr>
              <w:t>16</w:t>
            </w:r>
          </w:p>
        </w:tc>
        <w:tc>
          <w:tcPr>
            <w:tcW w:w="705" w:type="dxa"/>
            <w:tcPrChange w:id="342" w:author="Bertotto, Mercedes [2]" w:date="2024-01-15T13:47:00Z">
              <w:tcPr>
                <w:tcW w:w="889" w:type="dxa"/>
              </w:tcPr>
            </w:tcPrChange>
          </w:tcPr>
          <w:p w14:paraId="78180A89" w14:textId="58C8393E" w:rsidR="73083DBA" w:rsidRDefault="73083DBA" w:rsidP="73083DBA">
            <w:pPr>
              <w:pStyle w:val="ListParagraph"/>
              <w:ind w:left="0"/>
              <w:jc w:val="center"/>
              <w:rPr>
                <w:sz w:val="18"/>
                <w:szCs w:val="18"/>
                <w:lang w:val="en-US"/>
              </w:rPr>
            </w:pPr>
            <w:r w:rsidRPr="73083DBA">
              <w:rPr>
                <w:sz w:val="18"/>
                <w:szCs w:val="18"/>
                <w:lang w:val="en-US"/>
              </w:rPr>
              <w:t>2</w:t>
            </w:r>
          </w:p>
        </w:tc>
        <w:tc>
          <w:tcPr>
            <w:tcW w:w="1005" w:type="dxa"/>
            <w:tcPrChange w:id="343" w:author="Bertotto, Mercedes [2]" w:date="2024-01-15T13:47:00Z">
              <w:tcPr>
                <w:tcW w:w="1037" w:type="dxa"/>
              </w:tcPr>
            </w:tcPrChange>
          </w:tcPr>
          <w:p w14:paraId="7F6D8575" w14:textId="3822B133" w:rsidR="73083DBA" w:rsidRDefault="73083DBA" w:rsidP="73083DBA">
            <w:pPr>
              <w:pStyle w:val="ListParagraph"/>
              <w:ind w:left="0"/>
              <w:jc w:val="center"/>
              <w:rPr>
                <w:sz w:val="18"/>
                <w:szCs w:val="18"/>
                <w:lang w:val="en-US"/>
              </w:rPr>
            </w:pPr>
            <w:r w:rsidRPr="73083DBA">
              <w:rPr>
                <w:sz w:val="18"/>
                <w:szCs w:val="18"/>
                <w:lang w:val="en-US"/>
              </w:rPr>
              <w:t>12816</w:t>
            </w:r>
          </w:p>
        </w:tc>
        <w:tc>
          <w:tcPr>
            <w:tcW w:w="1616" w:type="dxa"/>
            <w:tcPrChange w:id="344" w:author="Bertotto, Mercedes [2]" w:date="2024-01-15T13:47:00Z">
              <w:tcPr>
                <w:tcW w:w="1230" w:type="dxa"/>
              </w:tcPr>
            </w:tcPrChange>
          </w:tcPr>
          <w:p w14:paraId="13AB4E5A" w14:textId="0BF72203" w:rsidR="73083DBA" w:rsidRDefault="73083DBA" w:rsidP="73083DBA">
            <w:pPr>
              <w:pStyle w:val="ListParagraph"/>
              <w:ind w:left="0"/>
              <w:jc w:val="center"/>
              <w:rPr>
                <w:sz w:val="18"/>
                <w:szCs w:val="18"/>
                <w:lang w:val="en-US"/>
              </w:rPr>
            </w:pPr>
            <w:r w:rsidRPr="73083DBA">
              <w:rPr>
                <w:sz w:val="18"/>
                <w:szCs w:val="18"/>
                <w:lang w:val="en-US"/>
              </w:rPr>
              <w:t>165</w:t>
            </w:r>
          </w:p>
        </w:tc>
        <w:tc>
          <w:tcPr>
            <w:tcW w:w="1132" w:type="dxa"/>
            <w:tcPrChange w:id="345" w:author="Bertotto, Mercedes [2]" w:date="2024-01-15T13:47:00Z">
              <w:tcPr>
                <w:tcW w:w="870" w:type="dxa"/>
              </w:tcPr>
            </w:tcPrChange>
          </w:tcPr>
          <w:p w14:paraId="17924D20" w14:textId="2C2EA1CE" w:rsidR="73083DBA" w:rsidRDefault="73083DBA" w:rsidP="73083DBA">
            <w:pPr>
              <w:pStyle w:val="ListParagraph"/>
              <w:ind w:left="0"/>
              <w:jc w:val="center"/>
              <w:rPr>
                <w:sz w:val="18"/>
                <w:szCs w:val="18"/>
                <w:lang w:val="en-US"/>
              </w:rPr>
            </w:pPr>
            <w:r w:rsidRPr="73083DBA">
              <w:rPr>
                <w:sz w:val="18"/>
                <w:szCs w:val="18"/>
                <w:lang w:val="en-US"/>
              </w:rPr>
              <w:t>112</w:t>
            </w:r>
          </w:p>
        </w:tc>
      </w:tr>
    </w:tbl>
    <w:p w14:paraId="10D41BCD" w14:textId="7B4C379A" w:rsidR="00F13D62" w:rsidRDefault="00F13D62">
      <w:pPr>
        <w:pStyle w:val="ListParagraph"/>
        <w:spacing w:line="240" w:lineRule="auto"/>
        <w:jc w:val="both"/>
        <w:rPr>
          <w:ins w:id="346" w:author="Bertotto, Mercedes" w:date="2024-01-16T14:59:00Z"/>
          <w:sz w:val="24"/>
          <w:szCs w:val="24"/>
          <w:lang w:val="en-US"/>
        </w:rPr>
      </w:pPr>
    </w:p>
    <w:p w14:paraId="2E1C532B" w14:textId="13F9AA0B" w:rsidR="00F13D62" w:rsidRDefault="00F13D62" w:rsidP="00F13D62">
      <w:pPr>
        <w:pStyle w:val="ListParagraph"/>
        <w:spacing w:line="240" w:lineRule="auto"/>
        <w:ind w:left="0"/>
        <w:jc w:val="both"/>
        <w:rPr>
          <w:sz w:val="24"/>
          <w:szCs w:val="24"/>
          <w:lang w:val="en-US"/>
        </w:rPr>
      </w:pPr>
      <w:r w:rsidRPr="59A009FC">
        <w:rPr>
          <w:sz w:val="24"/>
          <w:szCs w:val="24"/>
          <w:lang w:val="en-US"/>
        </w:rPr>
        <w:t>Data exploration was carried out</w:t>
      </w:r>
      <w:ins w:id="347" w:author="Bertotto, Mercedes" w:date="2024-01-16T15:00:00Z">
        <w:r w:rsidR="00775E78">
          <w:rPr>
            <w:sz w:val="24"/>
            <w:szCs w:val="24"/>
            <w:lang w:val="en-US"/>
          </w:rPr>
          <w:t xml:space="preserve"> again</w:t>
        </w:r>
      </w:ins>
      <w:r w:rsidRPr="59A009FC">
        <w:rPr>
          <w:sz w:val="24"/>
          <w:szCs w:val="24"/>
          <w:lang w:val="en-US"/>
        </w:rPr>
        <w:t xml:space="preserve"> by PCA in order to remove outliers</w:t>
      </w:r>
      <w:ins w:id="348" w:author="Bertotto, Mercedes" w:date="2024-01-16T15:00:00Z">
        <w:r w:rsidR="00775E78">
          <w:rPr>
            <w:sz w:val="24"/>
            <w:szCs w:val="24"/>
            <w:lang w:val="en-US"/>
          </w:rPr>
          <w:t xml:space="preserve"> at Cultivar level (in </w:t>
        </w:r>
        <w:proofErr w:type="spellStart"/>
        <w:r w:rsidR="00775E78">
          <w:rPr>
            <w:sz w:val="24"/>
            <w:szCs w:val="24"/>
            <w:lang w:val="en-US"/>
          </w:rPr>
          <w:t>Pr</w:t>
        </w:r>
      </w:ins>
      <w:ins w:id="349" w:author="Bertotto, Mercedes" w:date="2024-01-16T15:01:00Z">
        <w:r w:rsidR="00775E78">
          <w:rPr>
            <w:sz w:val="24"/>
            <w:szCs w:val="24"/>
            <w:lang w:val="en-US"/>
          </w:rPr>
          <w:t>ovine</w:t>
        </w:r>
        <w:proofErr w:type="spellEnd"/>
        <w:r w:rsidR="00775E78">
          <w:rPr>
            <w:sz w:val="24"/>
            <w:szCs w:val="24"/>
            <w:lang w:val="en-US"/>
          </w:rPr>
          <w:t xml:space="preserve">, </w:t>
        </w:r>
        <w:proofErr w:type="spellStart"/>
        <w:r w:rsidR="00775E78">
          <w:rPr>
            <w:sz w:val="24"/>
            <w:szCs w:val="24"/>
            <w:lang w:val="en-US"/>
          </w:rPr>
          <w:t>Brioso</w:t>
        </w:r>
        <w:proofErr w:type="spellEnd"/>
        <w:r w:rsidR="00775E78">
          <w:rPr>
            <w:sz w:val="24"/>
            <w:szCs w:val="24"/>
            <w:lang w:val="en-US"/>
          </w:rPr>
          <w:t xml:space="preserve"> and </w:t>
        </w:r>
        <w:proofErr w:type="spellStart"/>
        <w:r w:rsidR="00775E78">
          <w:rPr>
            <w:sz w:val="24"/>
            <w:szCs w:val="24"/>
            <w:lang w:val="en-US"/>
          </w:rPr>
          <w:t>Cappricia</w:t>
        </w:r>
        <w:proofErr w:type="spellEnd"/>
        <w:r w:rsidR="00775E78">
          <w:rPr>
            <w:sz w:val="24"/>
            <w:szCs w:val="24"/>
            <w:lang w:val="en-US"/>
          </w:rPr>
          <w:t xml:space="preserve"> datasets)</w:t>
        </w:r>
      </w:ins>
      <w:r w:rsidRPr="59A009FC">
        <w:rPr>
          <w:sz w:val="24"/>
          <w:szCs w:val="24"/>
          <w:lang w:val="en-US"/>
        </w:rPr>
        <w:t>. Score plots were created, outliers were detected visually and removed from dataset.</w:t>
      </w:r>
    </w:p>
    <w:p w14:paraId="35FE09FB" w14:textId="77777777" w:rsidR="00F13D62" w:rsidRDefault="00F13D62">
      <w:pPr>
        <w:pStyle w:val="ListParagraph"/>
        <w:spacing w:line="240" w:lineRule="auto"/>
        <w:jc w:val="both"/>
        <w:rPr>
          <w:sz w:val="24"/>
          <w:szCs w:val="24"/>
          <w:lang w:val="en-US"/>
        </w:rPr>
        <w:pPrChange w:id="350" w:author="Bertotto, Mercedes [2]" w:date="2024-01-12T11:11:00Z">
          <w:pPr>
            <w:jc w:val="both"/>
          </w:pPr>
        </w:pPrChange>
      </w:pPr>
    </w:p>
    <w:p w14:paraId="23EEE331" w14:textId="001F1B78" w:rsidR="00032B41" w:rsidRPr="004B5E5D" w:rsidRDefault="00032B41" w:rsidP="2EABC22C">
      <w:pPr>
        <w:pStyle w:val="ListParagraph"/>
        <w:rPr>
          <w:sz w:val="16"/>
          <w:szCs w:val="16"/>
          <w:lang w:val="en-US"/>
        </w:rPr>
      </w:pPr>
    </w:p>
    <w:p w14:paraId="6CDF6FDF" w14:textId="21B2E816" w:rsidR="00026103" w:rsidDel="008B630E" w:rsidRDefault="7BE671E1">
      <w:pPr>
        <w:pStyle w:val="ListParagraph"/>
        <w:jc w:val="both"/>
        <w:rPr>
          <w:del w:id="351" w:author="Bertotto, Mercedes" w:date="2024-01-16T14:41:00Z"/>
          <w:sz w:val="24"/>
          <w:szCs w:val="24"/>
          <w:lang w:val="en-US"/>
        </w:rPr>
        <w:pPrChange w:id="352" w:author="Bertotto, Mercedes [2]" w:date="2024-01-12T13:01:00Z">
          <w:pPr>
            <w:pStyle w:val="ListParagraph"/>
            <w:jc w:val="center"/>
          </w:pPr>
        </w:pPrChange>
      </w:pPr>
      <w:del w:id="353" w:author="Bertotto, Mercedes" w:date="2024-01-16T14:41:00Z">
        <w:r w:rsidRPr="59A009FC" w:rsidDel="008B630E">
          <w:rPr>
            <w:sz w:val="24"/>
            <w:szCs w:val="24"/>
            <w:lang w:val="en-US"/>
          </w:rPr>
          <w:delText>The following analyzes were performed on the following datasets, using the three scenarios:</w:delText>
        </w:r>
      </w:del>
    </w:p>
    <w:p w14:paraId="696F9C07" w14:textId="68644F2C" w:rsidR="00026103" w:rsidDel="008B630E" w:rsidRDefault="7BE671E1" w:rsidP="59A009FC">
      <w:pPr>
        <w:pStyle w:val="ListParagraph"/>
        <w:numPr>
          <w:ilvl w:val="1"/>
          <w:numId w:val="1"/>
        </w:numPr>
        <w:jc w:val="both"/>
        <w:rPr>
          <w:del w:id="354" w:author="Bertotto, Mercedes" w:date="2024-01-16T14:41:00Z"/>
          <w:sz w:val="24"/>
          <w:szCs w:val="24"/>
          <w:lang w:val="en-US"/>
        </w:rPr>
      </w:pPr>
      <w:del w:id="355" w:author="Bertotto, Mercedes" w:date="2024-01-16T14:41:00Z">
        <w:r w:rsidRPr="59A009FC" w:rsidDel="008B630E">
          <w:rPr>
            <w:sz w:val="24"/>
            <w:szCs w:val="24"/>
            <w:lang w:val="en-US"/>
          </w:rPr>
          <w:delText>Cappricia</w:delText>
        </w:r>
        <w:r w:rsidR="5E05039D" w:rsidRPr="59A009FC" w:rsidDel="008B630E">
          <w:rPr>
            <w:sz w:val="24"/>
            <w:szCs w:val="24"/>
            <w:lang w:val="en-US"/>
          </w:rPr>
          <w:delText>,</w:delText>
        </w:r>
        <w:r w:rsidR="28F2E375" w:rsidRPr="59A009FC" w:rsidDel="008B630E">
          <w:rPr>
            <w:sz w:val="24"/>
            <w:szCs w:val="24"/>
            <w:lang w:val="en-US"/>
          </w:rPr>
          <w:delText xml:space="preserve"> </w:delText>
        </w:r>
        <w:r w:rsidRPr="59A009FC" w:rsidDel="008B630E">
          <w:rPr>
            <w:sz w:val="24"/>
            <w:szCs w:val="24"/>
            <w:lang w:val="en-US"/>
          </w:rPr>
          <w:delText>Provine</w:delText>
        </w:r>
        <w:r w:rsidR="6B61D2EB" w:rsidRPr="59A009FC" w:rsidDel="008B630E">
          <w:rPr>
            <w:sz w:val="24"/>
            <w:szCs w:val="24"/>
            <w:lang w:val="en-US"/>
          </w:rPr>
          <w:delText xml:space="preserve">, </w:delText>
        </w:r>
        <w:r w:rsidRPr="59A009FC" w:rsidDel="008B630E">
          <w:rPr>
            <w:sz w:val="24"/>
            <w:szCs w:val="24"/>
            <w:lang w:val="en-US"/>
          </w:rPr>
          <w:delText>Brioso</w:delText>
        </w:r>
        <w:r w:rsidR="7EF13DD1" w:rsidRPr="59A009FC" w:rsidDel="008B630E">
          <w:rPr>
            <w:sz w:val="24"/>
            <w:szCs w:val="24"/>
            <w:lang w:val="en-US"/>
          </w:rPr>
          <w:delText>,</w:delText>
        </w:r>
        <w:r w:rsidR="45FD2C91" w:rsidRPr="59A009FC" w:rsidDel="008B630E">
          <w:rPr>
            <w:sz w:val="24"/>
            <w:szCs w:val="24"/>
            <w:lang w:val="en-US"/>
          </w:rPr>
          <w:delText xml:space="preserve"> </w:delText>
        </w:r>
        <w:r w:rsidRPr="59A009FC" w:rsidDel="008B630E">
          <w:rPr>
            <w:sz w:val="24"/>
            <w:szCs w:val="24"/>
            <w:lang w:val="en-US"/>
          </w:rPr>
          <w:delText>Cappricia + Provine</w:delText>
        </w:r>
        <w:r w:rsidR="207C3174" w:rsidRPr="59A009FC" w:rsidDel="008B630E">
          <w:rPr>
            <w:sz w:val="24"/>
            <w:szCs w:val="24"/>
            <w:lang w:val="en-US"/>
          </w:rPr>
          <w:delText xml:space="preserve">, </w:delText>
        </w:r>
        <w:r w:rsidRPr="59A009FC" w:rsidDel="008B630E">
          <w:rPr>
            <w:sz w:val="24"/>
            <w:szCs w:val="24"/>
            <w:lang w:val="en-US"/>
          </w:rPr>
          <w:delText>Cappricia + Brioso</w:delText>
        </w:r>
        <w:r w:rsidR="6455DF43" w:rsidRPr="59A009FC" w:rsidDel="008B630E">
          <w:rPr>
            <w:sz w:val="24"/>
            <w:szCs w:val="24"/>
            <w:lang w:val="en-US"/>
          </w:rPr>
          <w:delText>,</w:delText>
        </w:r>
      </w:del>
      <w:ins w:id="356" w:author="Bertotto, Mercedes [2]" w:date="2024-01-15T13:52:00Z">
        <w:del w:id="357" w:author="Bertotto, Mercedes" w:date="2024-01-16T14:41:00Z">
          <w:r w:rsidR="057E3B59" w:rsidRPr="59A009FC" w:rsidDel="008B630E">
            <w:rPr>
              <w:sz w:val="24"/>
              <w:szCs w:val="24"/>
              <w:lang w:val="en-US"/>
            </w:rPr>
            <w:delText xml:space="preserve"> </w:delText>
          </w:r>
        </w:del>
      </w:ins>
      <w:del w:id="358" w:author="Bertotto, Mercedes" w:date="2024-01-16T14:41:00Z">
        <w:r w:rsidRPr="59A009FC" w:rsidDel="008B630E">
          <w:rPr>
            <w:sz w:val="24"/>
            <w:szCs w:val="24"/>
            <w:lang w:val="en-US"/>
          </w:rPr>
          <w:delText>Brioso + Provine</w:delText>
        </w:r>
        <w:r w:rsidR="23107F33" w:rsidRPr="59A009FC" w:rsidDel="008B630E">
          <w:rPr>
            <w:sz w:val="24"/>
            <w:szCs w:val="24"/>
            <w:lang w:val="en-US"/>
          </w:rPr>
          <w:delText>,</w:delText>
        </w:r>
        <w:r w:rsidR="25B87BB6" w:rsidRPr="59A009FC" w:rsidDel="008B630E">
          <w:rPr>
            <w:sz w:val="24"/>
            <w:szCs w:val="24"/>
            <w:lang w:val="en-US"/>
          </w:rPr>
          <w:delText xml:space="preserve"> </w:delText>
        </w:r>
        <w:r w:rsidRPr="59A009FC" w:rsidDel="008B630E">
          <w:rPr>
            <w:sz w:val="24"/>
            <w:szCs w:val="24"/>
            <w:lang w:val="en-US"/>
          </w:rPr>
          <w:delText>Cappricia + Provine + Brioso</w:delText>
        </w:r>
        <w:r w:rsidR="3D577636" w:rsidRPr="59A009FC" w:rsidDel="008B630E">
          <w:rPr>
            <w:sz w:val="24"/>
            <w:szCs w:val="24"/>
            <w:lang w:val="en-US"/>
          </w:rPr>
          <w:delText>.</w:delText>
        </w:r>
        <w:r w:rsidR="4FA68E33" w:rsidRPr="59A009FC" w:rsidDel="008B630E">
          <w:rPr>
            <w:sz w:val="24"/>
            <w:szCs w:val="24"/>
            <w:lang w:val="en-US"/>
          </w:rPr>
          <w:delText xml:space="preserve"> </w:delText>
        </w:r>
        <w:r w:rsidRPr="59A009FC" w:rsidDel="008B630E">
          <w:rPr>
            <w:sz w:val="24"/>
            <w:szCs w:val="24"/>
            <w:lang w:val="en-US"/>
          </w:rPr>
          <w:delText xml:space="preserve">However, only the </w:delText>
        </w:r>
        <w:r w:rsidR="2E509587" w:rsidRPr="59A009FC" w:rsidDel="008B630E">
          <w:rPr>
            <w:sz w:val="24"/>
            <w:szCs w:val="24"/>
            <w:lang w:val="en-US"/>
          </w:rPr>
          <w:delText>relevant</w:delText>
        </w:r>
        <w:r w:rsidRPr="59A009FC" w:rsidDel="008B630E">
          <w:rPr>
            <w:sz w:val="24"/>
            <w:szCs w:val="24"/>
            <w:lang w:val="en-US"/>
          </w:rPr>
          <w:delText xml:space="preserve"> results are shown in this work.</w:delText>
        </w:r>
      </w:del>
    </w:p>
    <w:p w14:paraId="6B1C095E" w14:textId="6B3E312F" w:rsidR="00032B41" w:rsidRPr="00850487" w:rsidDel="008B630E" w:rsidRDefault="00032B41" w:rsidP="00391FEC">
      <w:pPr>
        <w:pStyle w:val="ListParagraph"/>
        <w:jc w:val="center"/>
        <w:rPr>
          <w:del w:id="359" w:author="Bertotto, Mercedes" w:date="2024-01-16T14:41:00Z"/>
          <w:sz w:val="24"/>
          <w:szCs w:val="24"/>
          <w:lang w:val="en-US"/>
        </w:rPr>
      </w:pPr>
    </w:p>
    <w:p w14:paraId="4A8953E4" w14:textId="3F4402A3" w:rsidR="006460B5" w:rsidRPr="00275D9F" w:rsidRDefault="000840B6" w:rsidP="00275D9F">
      <w:pPr>
        <w:pStyle w:val="ListParagraph"/>
        <w:numPr>
          <w:ilvl w:val="0"/>
          <w:numId w:val="7"/>
        </w:numPr>
        <w:rPr>
          <w:b/>
          <w:bCs/>
          <w:color w:val="FF0000"/>
          <w:sz w:val="24"/>
          <w:szCs w:val="24"/>
          <w:lang w:val="en-US"/>
        </w:rPr>
      </w:pPr>
      <w:bookmarkStart w:id="360" w:name="_Hlk149831232"/>
      <w:r>
        <w:rPr>
          <w:b/>
          <w:bCs/>
          <w:color w:val="FF0000"/>
          <w:sz w:val="24"/>
          <w:szCs w:val="24"/>
          <w:lang w:val="en-US"/>
        </w:rPr>
        <w:t>Pretreatments to Raw Spectra</w:t>
      </w:r>
    </w:p>
    <w:bookmarkEnd w:id="360"/>
    <w:p w14:paraId="45BB127F" w14:textId="4A0BFDAD" w:rsidR="20C13468" w:rsidRDefault="20C13468">
      <w:pPr>
        <w:spacing w:after="0" w:line="240" w:lineRule="auto"/>
        <w:jc w:val="both"/>
        <w:rPr>
          <w:ins w:id="361" w:author="Bertotto, Mercedes [2]" w:date="2023-12-06T08:41:00Z"/>
          <w:color w:val="000000" w:themeColor="text1"/>
          <w:sz w:val="24"/>
          <w:szCs w:val="24"/>
          <w:lang w:val="en-US"/>
        </w:rPr>
        <w:pPrChange w:id="362" w:author="Bertotto, Mercedes [2]" w:date="2023-12-06T09:08:00Z">
          <w:pPr>
            <w:jc w:val="both"/>
          </w:pPr>
        </w:pPrChange>
      </w:pPr>
      <w:r w:rsidRPr="2EABC22C">
        <w:rPr>
          <w:color w:val="000000" w:themeColor="text1"/>
          <w:sz w:val="24"/>
          <w:szCs w:val="24"/>
          <w:lang w:val="en-US"/>
        </w:rPr>
        <w:t>Various pre</w:t>
      </w:r>
      <w:del w:id="363" w:author="Bertotto, Mercedes" w:date="2024-01-16T14:41:00Z">
        <w:r w:rsidRPr="2EABC22C" w:rsidDel="008B630E">
          <w:rPr>
            <w:color w:val="000000" w:themeColor="text1"/>
            <w:sz w:val="24"/>
            <w:szCs w:val="24"/>
            <w:lang w:val="en-US"/>
          </w:rPr>
          <w:delText>-</w:delText>
        </w:r>
      </w:del>
      <w:r w:rsidRPr="2EABC22C">
        <w:rPr>
          <w:color w:val="000000" w:themeColor="text1"/>
          <w:sz w:val="24"/>
          <w:szCs w:val="24"/>
          <w:lang w:val="en-US"/>
        </w:rPr>
        <w:t xml:space="preserve">treated forms of the original spectra were used to calibrate and validate different models, whose performances were compared with each other. These methods include: </w:t>
      </w:r>
      <w:r w:rsidR="7286D940" w:rsidRPr="2EABC22C">
        <w:rPr>
          <w:color w:val="000000" w:themeColor="text1"/>
          <w:sz w:val="24"/>
          <w:szCs w:val="24"/>
          <w:lang w:val="en-US"/>
        </w:rPr>
        <w:t xml:space="preserve">Detrend grades 1 and 2; </w:t>
      </w:r>
      <w:proofErr w:type="spellStart"/>
      <w:r w:rsidR="7286D940" w:rsidRPr="2EABC22C">
        <w:rPr>
          <w:color w:val="000000" w:themeColor="text1"/>
          <w:sz w:val="24"/>
          <w:szCs w:val="24"/>
          <w:lang w:val="en-US"/>
        </w:rPr>
        <w:t>Savitzky</w:t>
      </w:r>
      <w:proofErr w:type="spellEnd"/>
      <w:r w:rsidR="7286D940" w:rsidRPr="2EABC22C">
        <w:rPr>
          <w:color w:val="000000" w:themeColor="text1"/>
          <w:sz w:val="24"/>
          <w:szCs w:val="24"/>
          <w:lang w:val="en-US"/>
        </w:rPr>
        <w:t>–</w:t>
      </w:r>
      <w:proofErr w:type="spellStart"/>
      <w:r w:rsidR="7286D940" w:rsidRPr="2EABC22C">
        <w:rPr>
          <w:color w:val="000000" w:themeColor="text1"/>
          <w:sz w:val="24"/>
          <w:szCs w:val="24"/>
          <w:lang w:val="en-US"/>
        </w:rPr>
        <w:t>Golay</w:t>
      </w:r>
      <w:proofErr w:type="spellEnd"/>
      <w:r w:rsidR="7286D940" w:rsidRPr="2EABC22C">
        <w:rPr>
          <w:color w:val="000000" w:themeColor="text1"/>
          <w:sz w:val="24"/>
          <w:szCs w:val="24"/>
          <w:lang w:val="en-US"/>
        </w:rPr>
        <w:t xml:space="preserve"> first and second derivatives, second polynomial degree and 9, 11, 15, 17 smoothing windows; </w:t>
      </w:r>
      <w:commentRangeStart w:id="364"/>
      <w:commentRangeStart w:id="365"/>
      <w:r w:rsidR="7286D940" w:rsidRPr="2EABC22C">
        <w:rPr>
          <w:color w:val="000000" w:themeColor="text1"/>
          <w:sz w:val="24"/>
          <w:szCs w:val="24"/>
          <w:lang w:val="en-US"/>
        </w:rPr>
        <w:t xml:space="preserve">Standard Normal Variate (SNV); </w:t>
      </w:r>
      <w:commentRangeEnd w:id="364"/>
      <w:r>
        <w:rPr>
          <w:rStyle w:val="CommentReference"/>
        </w:rPr>
        <w:commentReference w:id="364"/>
      </w:r>
      <w:commentRangeEnd w:id="365"/>
      <w:r>
        <w:rPr>
          <w:rStyle w:val="CommentReference"/>
        </w:rPr>
        <w:commentReference w:id="365"/>
      </w:r>
      <w:r w:rsidR="7286D940" w:rsidRPr="2EABC22C">
        <w:rPr>
          <w:color w:val="000000" w:themeColor="text1"/>
          <w:sz w:val="24"/>
          <w:szCs w:val="24"/>
          <w:lang w:val="en-US"/>
        </w:rPr>
        <w:t xml:space="preserve">and combinations of </w:t>
      </w:r>
      <w:r w:rsidR="7286D940" w:rsidRPr="2EABC22C">
        <w:rPr>
          <w:color w:val="000000" w:themeColor="text1"/>
          <w:sz w:val="24"/>
          <w:szCs w:val="24"/>
          <w:lang w:val="en-US"/>
        </w:rPr>
        <w:lastRenderedPageBreak/>
        <w:t>these {Jean-Michel Roger, 2022 #18}.</w:t>
      </w:r>
      <w:ins w:id="366" w:author="Bertotto, Mercedes [2]" w:date="2023-12-06T08:38:00Z">
        <w:r w:rsidR="6EBF1D29" w:rsidRPr="2EABC22C">
          <w:rPr>
            <w:color w:val="000000" w:themeColor="text1"/>
            <w:sz w:val="24"/>
            <w:szCs w:val="24"/>
            <w:lang w:val="en-US"/>
          </w:rPr>
          <w:t xml:space="preserve"> </w:t>
        </w:r>
      </w:ins>
      <w:r w:rsidR="7286D940" w:rsidRPr="2EABC22C">
        <w:rPr>
          <w:color w:val="000000" w:themeColor="text1"/>
          <w:sz w:val="24"/>
          <w:szCs w:val="24"/>
          <w:lang w:val="en-US"/>
        </w:rPr>
        <w:t xml:space="preserve">Only the </w:t>
      </w:r>
      <w:r w:rsidR="00CC2155" w:rsidRPr="2EABC22C">
        <w:rPr>
          <w:color w:val="000000" w:themeColor="text1"/>
          <w:sz w:val="24"/>
          <w:szCs w:val="24"/>
          <w:lang w:val="en-US"/>
        </w:rPr>
        <w:t>best</w:t>
      </w:r>
      <w:r w:rsidR="7286D940" w:rsidRPr="2EABC22C">
        <w:rPr>
          <w:color w:val="000000" w:themeColor="text1"/>
          <w:sz w:val="24"/>
          <w:szCs w:val="24"/>
          <w:lang w:val="en-US"/>
        </w:rPr>
        <w:t xml:space="preserve"> results will be presented in this document.   </w:t>
      </w:r>
    </w:p>
    <w:p w14:paraId="10218315" w14:textId="57C89E41" w:rsidR="13A251B7" w:rsidRDefault="13A251B7" w:rsidP="13A251B7">
      <w:pPr>
        <w:spacing w:after="0" w:line="360" w:lineRule="auto"/>
        <w:jc w:val="both"/>
        <w:rPr>
          <w:color w:val="000000" w:themeColor="text1"/>
          <w:sz w:val="24"/>
          <w:szCs w:val="24"/>
          <w:lang w:val="en-US"/>
        </w:rPr>
      </w:pPr>
    </w:p>
    <w:p w14:paraId="1CE09541" w14:textId="75507852" w:rsidR="00275D9F" w:rsidRDefault="00275D9F" w:rsidP="00275D9F">
      <w:pPr>
        <w:pStyle w:val="ListParagraph"/>
        <w:numPr>
          <w:ilvl w:val="0"/>
          <w:numId w:val="7"/>
        </w:numPr>
        <w:rPr>
          <w:b/>
          <w:bCs/>
          <w:color w:val="FF0000"/>
          <w:sz w:val="24"/>
          <w:szCs w:val="24"/>
          <w:lang w:val="en-US"/>
        </w:rPr>
      </w:pPr>
      <w:r>
        <w:rPr>
          <w:b/>
          <w:bCs/>
          <w:color w:val="FF0000"/>
          <w:sz w:val="24"/>
          <w:szCs w:val="24"/>
          <w:lang w:val="en-US"/>
        </w:rPr>
        <w:t>Data split</w:t>
      </w:r>
    </w:p>
    <w:p w14:paraId="524A5511" w14:textId="77777777" w:rsidR="00275D9F" w:rsidRPr="00275D9F" w:rsidRDefault="00275D9F">
      <w:pPr>
        <w:pStyle w:val="ListParagraph"/>
        <w:spacing w:line="240" w:lineRule="auto"/>
        <w:ind w:left="0"/>
        <w:rPr>
          <w:b/>
          <w:bCs/>
          <w:color w:val="FF0000"/>
          <w:sz w:val="24"/>
          <w:szCs w:val="24"/>
          <w:lang w:val="en-US"/>
        </w:rPr>
        <w:pPrChange w:id="367" w:author="Bertotto, Mercedes [2]" w:date="2023-12-08T16:57:00Z">
          <w:pPr>
            <w:pStyle w:val="ListParagraph"/>
            <w:ind w:left="360"/>
          </w:pPr>
        </w:pPrChange>
      </w:pPr>
    </w:p>
    <w:p w14:paraId="5D4D0112" w14:textId="7FC2ABF5" w:rsidR="003F7488" w:rsidRDefault="00E52A9A">
      <w:pPr>
        <w:pStyle w:val="ListParagraph"/>
        <w:spacing w:after="0" w:line="240" w:lineRule="auto"/>
        <w:ind w:left="0"/>
        <w:jc w:val="both"/>
        <w:rPr>
          <w:sz w:val="24"/>
          <w:szCs w:val="24"/>
          <w:lang w:val="en-US"/>
        </w:rPr>
      </w:pPr>
      <w:commentRangeStart w:id="368"/>
      <w:del w:id="369" w:author="Bertotto, Mercedes" w:date="2024-01-16T14:46:00Z">
        <w:r w:rsidRPr="2EABC22C" w:rsidDel="008B630E">
          <w:rPr>
            <w:sz w:val="24"/>
            <w:szCs w:val="24"/>
            <w:lang w:val="en-US"/>
          </w:rPr>
          <w:delText xml:space="preserve">Visual scoring by three experts </w:delText>
        </w:r>
        <w:r w:rsidR="00E91687" w:rsidRPr="2EABC22C" w:rsidDel="008B630E">
          <w:rPr>
            <w:sz w:val="24"/>
            <w:szCs w:val="24"/>
            <w:lang w:val="en-US"/>
          </w:rPr>
          <w:delText>scored each sepal into 4 grades of severity: 0 for no infection to 4 for severe infection. From these</w:delText>
        </w:r>
        <w:r w:rsidR="00A56F3C" w:rsidRPr="2EABC22C" w:rsidDel="008B630E">
          <w:rPr>
            <w:sz w:val="24"/>
            <w:szCs w:val="24"/>
            <w:lang w:val="en-US"/>
          </w:rPr>
          <w:delText>,</w:delText>
        </w:r>
        <w:r w:rsidR="003F7488" w:rsidRPr="2EABC22C" w:rsidDel="008B630E">
          <w:rPr>
            <w:sz w:val="24"/>
            <w:szCs w:val="24"/>
            <w:lang w:val="en-US"/>
          </w:rPr>
          <w:delText xml:space="preserve"> </w:delText>
        </w:r>
      </w:del>
      <w:ins w:id="370" w:author="Bertotto, Mercedes" w:date="2024-01-16T14:45:00Z">
        <w:r w:rsidR="008B630E">
          <w:rPr>
            <w:sz w:val="24"/>
            <w:szCs w:val="24"/>
            <w:lang w:val="en-US"/>
          </w:rPr>
          <w:t>T</w:t>
        </w:r>
      </w:ins>
      <w:del w:id="371" w:author="Bertotto, Mercedes" w:date="2024-01-16T14:45:00Z">
        <w:r w:rsidR="003F7488" w:rsidRPr="2EABC22C" w:rsidDel="008B630E">
          <w:rPr>
            <w:sz w:val="24"/>
            <w:szCs w:val="24"/>
            <w:lang w:val="en-US"/>
          </w:rPr>
          <w:delText>t</w:delText>
        </w:r>
      </w:del>
      <w:r w:rsidR="003F7488" w:rsidRPr="2EABC22C">
        <w:rPr>
          <w:sz w:val="24"/>
          <w:szCs w:val="24"/>
          <w:lang w:val="en-US"/>
        </w:rPr>
        <w:t xml:space="preserve">hree binary-class scenarios were </w:t>
      </w:r>
      <w:r w:rsidR="00A56F3C" w:rsidRPr="2EABC22C">
        <w:rPr>
          <w:sz w:val="24"/>
          <w:szCs w:val="24"/>
          <w:lang w:val="en-US"/>
        </w:rPr>
        <w:t>derived</w:t>
      </w:r>
      <w:ins w:id="372" w:author="Bertotto, Mercedes" w:date="2024-01-16T14:45:00Z">
        <w:r w:rsidR="008B630E">
          <w:rPr>
            <w:sz w:val="24"/>
            <w:szCs w:val="24"/>
            <w:lang w:val="en-US"/>
          </w:rPr>
          <w:t xml:space="preserve"> from the visual scoring explained in</w:t>
        </w:r>
      </w:ins>
      <w:ins w:id="373" w:author="Bertotto, Mercedes" w:date="2024-01-16T14:46:00Z">
        <w:r w:rsidR="008B630E" w:rsidRPr="008B630E">
          <w:rPr>
            <w:sz w:val="24"/>
            <w:szCs w:val="24"/>
            <w:lang w:val="en-US"/>
          </w:rPr>
          <w:t xml:space="preserve"> Data collection</w:t>
        </w:r>
        <w:r w:rsidR="008B630E">
          <w:rPr>
            <w:sz w:val="24"/>
            <w:szCs w:val="24"/>
            <w:lang w:val="en-US"/>
          </w:rPr>
          <w:t xml:space="preserve"> (2.2.1):</w:t>
        </w:r>
      </w:ins>
      <w:del w:id="374" w:author="Bertotto, Mercedes" w:date="2024-01-16T14:45:00Z">
        <w:r w:rsidR="003F7488" w:rsidRPr="2EABC22C" w:rsidDel="008B630E">
          <w:rPr>
            <w:sz w:val="24"/>
            <w:szCs w:val="24"/>
            <w:lang w:val="en-US"/>
          </w:rPr>
          <w:delText>:</w:delText>
        </w:r>
      </w:del>
    </w:p>
    <w:p w14:paraId="18150C3E" w14:textId="578C6125" w:rsidR="004A17EA" w:rsidRDefault="003F7488" w:rsidP="003F7488">
      <w:pPr>
        <w:pStyle w:val="ListParagraph"/>
        <w:numPr>
          <w:ilvl w:val="0"/>
          <w:numId w:val="14"/>
        </w:numPr>
        <w:spacing w:after="0" w:line="240" w:lineRule="auto"/>
        <w:jc w:val="both"/>
        <w:rPr>
          <w:sz w:val="24"/>
          <w:szCs w:val="24"/>
          <w:lang w:val="en-US"/>
        </w:rPr>
      </w:pPr>
      <w:r w:rsidRPr="2EABC22C">
        <w:rPr>
          <w:sz w:val="24"/>
          <w:szCs w:val="24"/>
          <w:lang w:val="en-US"/>
        </w:rPr>
        <w:t>Scenario</w:t>
      </w:r>
      <w:r w:rsidR="00A56F3C" w:rsidRPr="2EABC22C">
        <w:rPr>
          <w:sz w:val="24"/>
          <w:szCs w:val="24"/>
          <w:lang w:val="en-US"/>
        </w:rPr>
        <w:t xml:space="preserve"> </w:t>
      </w:r>
      <w:r w:rsidRPr="2EABC22C">
        <w:rPr>
          <w:sz w:val="24"/>
          <w:szCs w:val="24"/>
          <w:lang w:val="en-US"/>
        </w:rPr>
        <w:t xml:space="preserve">1: Score of </w:t>
      </w:r>
      <w:r w:rsidR="1B73D402" w:rsidRPr="2EABC22C">
        <w:rPr>
          <w:sz w:val="24"/>
          <w:szCs w:val="24"/>
          <w:lang w:val="en-US"/>
        </w:rPr>
        <w:t>0 was considered healthy</w:t>
      </w:r>
      <w:r w:rsidRPr="2EABC22C">
        <w:rPr>
          <w:sz w:val="24"/>
          <w:szCs w:val="24"/>
          <w:lang w:val="en-US"/>
        </w:rPr>
        <w:t xml:space="preserve">, and any other value </w:t>
      </w:r>
      <w:r w:rsidR="004A17EA" w:rsidRPr="2EABC22C">
        <w:rPr>
          <w:sz w:val="24"/>
          <w:szCs w:val="24"/>
          <w:lang w:val="en-US"/>
        </w:rPr>
        <w:t xml:space="preserve">was considered </w:t>
      </w:r>
      <w:r w:rsidR="00A56F3C" w:rsidRPr="2EABC22C">
        <w:rPr>
          <w:sz w:val="24"/>
          <w:szCs w:val="24"/>
          <w:lang w:val="en-US"/>
        </w:rPr>
        <w:t>infected</w:t>
      </w:r>
      <w:r w:rsidR="004A17EA" w:rsidRPr="2EABC22C">
        <w:rPr>
          <w:sz w:val="24"/>
          <w:szCs w:val="24"/>
          <w:lang w:val="en-US"/>
        </w:rPr>
        <w:t>;</w:t>
      </w:r>
    </w:p>
    <w:p w14:paraId="65B9F2C9" w14:textId="4FBC6FE9" w:rsidR="004A17EA" w:rsidRDefault="1B73D402" w:rsidP="003F7488">
      <w:pPr>
        <w:pStyle w:val="ListParagraph"/>
        <w:numPr>
          <w:ilvl w:val="0"/>
          <w:numId w:val="14"/>
        </w:numPr>
        <w:spacing w:after="0" w:line="240" w:lineRule="auto"/>
        <w:jc w:val="both"/>
        <w:rPr>
          <w:sz w:val="24"/>
          <w:szCs w:val="24"/>
          <w:lang w:val="en-US"/>
        </w:rPr>
      </w:pPr>
      <w:r w:rsidRPr="4DBC728B">
        <w:rPr>
          <w:sz w:val="24"/>
          <w:szCs w:val="24"/>
          <w:lang w:val="en-US"/>
        </w:rPr>
        <w:t>Scenario 2</w:t>
      </w:r>
      <w:r w:rsidR="004A17EA" w:rsidRPr="4DBC728B">
        <w:rPr>
          <w:sz w:val="24"/>
          <w:szCs w:val="24"/>
          <w:lang w:val="en-US"/>
        </w:rPr>
        <w:t xml:space="preserve">: A </w:t>
      </w:r>
      <w:r w:rsidR="00066645" w:rsidRPr="4DBC728B">
        <w:rPr>
          <w:sz w:val="24"/>
          <w:szCs w:val="24"/>
          <w:lang w:val="en-US"/>
        </w:rPr>
        <w:t>score</w:t>
      </w:r>
      <w:r w:rsidR="004A17EA" w:rsidRPr="4DBC728B">
        <w:rPr>
          <w:sz w:val="24"/>
          <w:szCs w:val="24"/>
          <w:lang w:val="en-US"/>
        </w:rPr>
        <w:t xml:space="preserve"> of </w:t>
      </w:r>
      <w:r w:rsidR="2D92313F" w:rsidRPr="4DBC728B">
        <w:rPr>
          <w:sz w:val="24"/>
          <w:szCs w:val="24"/>
          <w:lang w:val="en-US"/>
        </w:rPr>
        <w:t xml:space="preserve">1 or less </w:t>
      </w:r>
      <w:r w:rsidR="00066645" w:rsidRPr="4DBC728B">
        <w:rPr>
          <w:sz w:val="24"/>
          <w:szCs w:val="24"/>
          <w:lang w:val="en-US"/>
        </w:rPr>
        <w:t xml:space="preserve">was </w:t>
      </w:r>
      <w:r w:rsidR="1A84246E" w:rsidRPr="4DBC728B">
        <w:rPr>
          <w:sz w:val="24"/>
          <w:szCs w:val="24"/>
          <w:lang w:val="en-US"/>
        </w:rPr>
        <w:t>considered healthy</w:t>
      </w:r>
      <w:r w:rsidR="3714F4A0" w:rsidRPr="4DBC728B">
        <w:rPr>
          <w:sz w:val="24"/>
          <w:szCs w:val="24"/>
          <w:lang w:val="en-US"/>
        </w:rPr>
        <w:t xml:space="preserve"> and</w:t>
      </w:r>
      <w:r w:rsidR="004A17EA" w:rsidRPr="4DBC728B">
        <w:rPr>
          <w:sz w:val="24"/>
          <w:szCs w:val="24"/>
          <w:lang w:val="en-US"/>
        </w:rPr>
        <w:t xml:space="preserve"> the rest infected</w:t>
      </w:r>
      <w:r w:rsidR="00066645" w:rsidRPr="4DBC728B">
        <w:rPr>
          <w:sz w:val="24"/>
          <w:szCs w:val="24"/>
          <w:lang w:val="en-US"/>
        </w:rPr>
        <w:t>;</w:t>
      </w:r>
    </w:p>
    <w:p w14:paraId="47419D1F" w14:textId="23B4A29C" w:rsidR="00665B90" w:rsidRDefault="004A17EA">
      <w:pPr>
        <w:pStyle w:val="ListParagraph"/>
        <w:numPr>
          <w:ilvl w:val="0"/>
          <w:numId w:val="14"/>
        </w:numPr>
        <w:spacing w:after="0" w:line="240" w:lineRule="auto"/>
        <w:jc w:val="both"/>
        <w:rPr>
          <w:sz w:val="24"/>
          <w:szCs w:val="24"/>
          <w:lang w:val="en-US"/>
        </w:rPr>
        <w:pPrChange w:id="375" w:author="Chauhan, Aneesh" w:date="2023-12-27T17:21:00Z">
          <w:pPr>
            <w:pStyle w:val="ListParagraph"/>
            <w:ind w:left="360"/>
            <w:jc w:val="both"/>
          </w:pPr>
        </w:pPrChange>
      </w:pPr>
      <w:r w:rsidRPr="4DBC728B">
        <w:rPr>
          <w:sz w:val="24"/>
          <w:szCs w:val="24"/>
          <w:lang w:val="en-US"/>
        </w:rPr>
        <w:t>Scenario 3</w:t>
      </w:r>
      <w:r w:rsidR="00156FD6" w:rsidRPr="4DBC728B">
        <w:rPr>
          <w:sz w:val="24"/>
          <w:szCs w:val="24"/>
          <w:lang w:val="en-US"/>
        </w:rPr>
        <w:t xml:space="preserve">: scores from two consecutive days were averaged, and </w:t>
      </w:r>
      <w:r w:rsidR="000C6AFE" w:rsidRPr="4DBC728B">
        <w:rPr>
          <w:sz w:val="24"/>
          <w:szCs w:val="24"/>
          <w:lang w:val="en-US"/>
        </w:rPr>
        <w:t xml:space="preserve">a </w:t>
      </w:r>
      <w:r w:rsidR="472F7E8F" w:rsidRPr="4DBC728B">
        <w:rPr>
          <w:sz w:val="24"/>
          <w:szCs w:val="24"/>
          <w:lang w:val="en-US"/>
        </w:rPr>
        <w:t xml:space="preserve">healthy class </w:t>
      </w:r>
      <w:r w:rsidR="000C6AFE" w:rsidRPr="4DBC728B">
        <w:rPr>
          <w:sz w:val="24"/>
          <w:szCs w:val="24"/>
          <w:lang w:val="en-US"/>
        </w:rPr>
        <w:t xml:space="preserve">was considered when score was </w:t>
      </w:r>
      <w:r w:rsidR="10009C0F" w:rsidRPr="4DBC728B">
        <w:rPr>
          <w:sz w:val="24"/>
          <w:szCs w:val="24"/>
          <w:lang w:val="en-US"/>
        </w:rPr>
        <w:t>0.5</w:t>
      </w:r>
      <w:r w:rsidR="000C6AFE" w:rsidRPr="4DBC728B">
        <w:rPr>
          <w:sz w:val="24"/>
          <w:szCs w:val="24"/>
          <w:lang w:val="en-US"/>
        </w:rPr>
        <w:t xml:space="preserve"> or lower, otherwise the sepal was consi</w:t>
      </w:r>
      <w:r w:rsidR="00902FFD" w:rsidRPr="4DBC728B">
        <w:rPr>
          <w:sz w:val="24"/>
          <w:szCs w:val="24"/>
          <w:lang w:val="en-US"/>
        </w:rPr>
        <w:t>dered infected</w:t>
      </w:r>
      <w:commentRangeEnd w:id="368"/>
      <w:r>
        <w:rPr>
          <w:rStyle w:val="CommentReference"/>
        </w:rPr>
        <w:commentReference w:id="368"/>
      </w:r>
    </w:p>
    <w:p w14:paraId="2A7F6A8D" w14:textId="77777777" w:rsidR="00AA24AC" w:rsidRDefault="00AA24AC" w:rsidP="2EABC22C">
      <w:pPr>
        <w:pStyle w:val="ListParagraph"/>
        <w:spacing w:line="240" w:lineRule="auto"/>
        <w:jc w:val="both"/>
        <w:rPr>
          <w:sz w:val="24"/>
          <w:szCs w:val="24"/>
          <w:lang w:val="en-US"/>
        </w:rPr>
      </w:pPr>
    </w:p>
    <w:p w14:paraId="75275AD1" w14:textId="5E15EE2E" w:rsidR="00AA24AC" w:rsidDel="00523F04" w:rsidRDefault="7BEE18A7" w:rsidP="2EABC22C">
      <w:pPr>
        <w:pStyle w:val="ListParagraph"/>
        <w:spacing w:after="0" w:line="240" w:lineRule="auto"/>
        <w:ind w:left="0"/>
        <w:jc w:val="both"/>
        <w:rPr>
          <w:del w:id="376" w:author="Chauhan, Aneesh" w:date="2023-12-28T09:35:00Z"/>
          <w:sz w:val="24"/>
          <w:szCs w:val="24"/>
          <w:lang w:val="en-US"/>
        </w:rPr>
      </w:pPr>
      <w:commentRangeStart w:id="377"/>
      <w:r w:rsidRPr="59A009FC">
        <w:rPr>
          <w:sz w:val="24"/>
          <w:szCs w:val="24"/>
          <w:lang w:val="en-US"/>
        </w:rPr>
        <w:t xml:space="preserve">Stratified sampling was </w:t>
      </w:r>
      <w:r w:rsidR="7B7F4FFD" w:rsidRPr="59A009FC">
        <w:rPr>
          <w:sz w:val="24"/>
          <w:szCs w:val="24"/>
          <w:lang w:val="en-US"/>
        </w:rPr>
        <w:t xml:space="preserve">carried out in the following way. </w:t>
      </w:r>
      <w:r w:rsidR="00AA24AC" w:rsidRPr="59A009FC">
        <w:rPr>
          <w:sz w:val="24"/>
          <w:szCs w:val="24"/>
          <w:lang w:val="en-US"/>
        </w:rPr>
        <w:t xml:space="preserve">The </w:t>
      </w:r>
      <w:commentRangeStart w:id="378"/>
      <w:commentRangeStart w:id="379"/>
      <w:r w:rsidR="00AA24AC" w:rsidRPr="59A009FC">
        <w:rPr>
          <w:sz w:val="24"/>
          <w:szCs w:val="24"/>
          <w:lang w:val="en-US"/>
        </w:rPr>
        <w:t>data</w:t>
      </w:r>
      <w:del w:id="380" w:author="Chauhan, Aneesh" w:date="2023-12-28T09:30:00Z">
        <w:r w:rsidR="00AA24AC" w:rsidRPr="59A009FC" w:rsidDel="00AA24AC">
          <w:rPr>
            <w:sz w:val="24"/>
            <w:szCs w:val="24"/>
            <w:lang w:val="en-US"/>
          </w:rPr>
          <w:delText xml:space="preserve"> </w:delText>
        </w:r>
      </w:del>
      <w:r w:rsidR="00AA24AC" w:rsidRPr="59A009FC">
        <w:rPr>
          <w:sz w:val="24"/>
          <w:szCs w:val="24"/>
          <w:lang w:val="en-US"/>
        </w:rPr>
        <w:t xml:space="preserve">sets </w:t>
      </w:r>
      <w:commentRangeEnd w:id="378"/>
      <w:r w:rsidR="00AA24AC">
        <w:rPr>
          <w:rStyle w:val="CommentReference"/>
        </w:rPr>
        <w:commentReference w:id="378"/>
      </w:r>
      <w:commentRangeEnd w:id="379"/>
      <w:r w:rsidR="00AA24AC">
        <w:rPr>
          <w:rStyle w:val="CommentReference"/>
        </w:rPr>
        <w:commentReference w:id="379"/>
      </w:r>
      <w:r w:rsidR="00AA24AC" w:rsidRPr="59A009FC">
        <w:rPr>
          <w:sz w:val="24"/>
          <w:szCs w:val="24"/>
          <w:lang w:val="en-US"/>
        </w:rPr>
        <w:t>were divided into calibration (70%) and validation (30%) sets, in a representative way for each class</w:t>
      </w:r>
      <w:r w:rsidR="2586A8CA" w:rsidRPr="59A009FC">
        <w:rPr>
          <w:sz w:val="24"/>
          <w:szCs w:val="24"/>
          <w:lang w:val="en-US"/>
        </w:rPr>
        <w:t>, randomly</w:t>
      </w:r>
      <w:r w:rsidR="3135D85E" w:rsidRPr="59A009FC">
        <w:rPr>
          <w:sz w:val="24"/>
          <w:szCs w:val="24"/>
          <w:lang w:val="en-US"/>
        </w:rPr>
        <w:t>.</w:t>
      </w:r>
      <w:r w:rsidR="00AA24AC" w:rsidRPr="59A009FC">
        <w:rPr>
          <w:sz w:val="24"/>
          <w:szCs w:val="24"/>
          <w:lang w:val="en-US"/>
        </w:rPr>
        <w:t xml:space="preserve">  </w:t>
      </w:r>
      <w:commentRangeEnd w:id="377"/>
      <w:r w:rsidR="00AA24AC">
        <w:rPr>
          <w:rStyle w:val="CommentReference"/>
        </w:rPr>
        <w:commentReference w:id="377"/>
      </w:r>
      <w:r w:rsidR="00AA24AC" w:rsidRPr="59A009FC">
        <w:rPr>
          <w:sz w:val="24"/>
          <w:szCs w:val="24"/>
          <w:lang w:val="en-US"/>
        </w:rPr>
        <w:t xml:space="preserve">The number of spectra resulting from this separation, according to each labeling scenario, can be seen in </w:t>
      </w:r>
      <w:commentRangeStart w:id="381"/>
      <w:r w:rsidR="00AA24AC" w:rsidRPr="59A009FC">
        <w:rPr>
          <w:sz w:val="24"/>
          <w:szCs w:val="24"/>
          <w:lang w:val="en-US"/>
        </w:rPr>
        <w:t xml:space="preserve">Table </w:t>
      </w:r>
      <w:r w:rsidR="5DB45F9A" w:rsidRPr="59A009FC">
        <w:rPr>
          <w:sz w:val="24"/>
          <w:szCs w:val="24"/>
          <w:lang w:val="en-US"/>
        </w:rPr>
        <w:t>2</w:t>
      </w:r>
      <w:commentRangeEnd w:id="381"/>
      <w:r w:rsidR="00AA24AC">
        <w:rPr>
          <w:rStyle w:val="CommentReference"/>
        </w:rPr>
        <w:commentReference w:id="381"/>
      </w:r>
      <w:r w:rsidR="00AA24AC" w:rsidRPr="59A009FC">
        <w:rPr>
          <w:sz w:val="24"/>
          <w:szCs w:val="24"/>
          <w:lang w:val="en-US"/>
        </w:rPr>
        <w:t>.</w:t>
      </w:r>
    </w:p>
    <w:p w14:paraId="14841752" w14:textId="6ADF6513" w:rsidR="00AA24AC" w:rsidDel="00523F04" w:rsidRDefault="00AA24AC">
      <w:pPr>
        <w:pStyle w:val="ListParagraph"/>
        <w:spacing w:after="0" w:line="240" w:lineRule="auto"/>
        <w:ind w:left="0"/>
        <w:jc w:val="both"/>
        <w:rPr>
          <w:del w:id="382" w:author="Chauhan, Aneesh" w:date="2023-12-28T09:35:00Z"/>
          <w:sz w:val="24"/>
          <w:szCs w:val="24"/>
          <w:lang w:val="en-US"/>
        </w:rPr>
        <w:pPrChange w:id="383" w:author="Chauhan, Aneesh" w:date="2023-12-28T09:35:00Z">
          <w:pPr>
            <w:pStyle w:val="ListParagraph"/>
            <w:ind w:left="0"/>
            <w:jc w:val="both"/>
          </w:pPr>
        </w:pPrChange>
      </w:pPr>
    </w:p>
    <w:p w14:paraId="17358AB5" w14:textId="77777777" w:rsidR="00326D37" w:rsidRDefault="00326D37" w:rsidP="00CA040F">
      <w:pPr>
        <w:pStyle w:val="ListParagraph"/>
        <w:ind w:left="0"/>
        <w:jc w:val="both"/>
        <w:rPr>
          <w:sz w:val="24"/>
          <w:szCs w:val="24"/>
          <w:lang w:val="en-US"/>
        </w:rPr>
      </w:pPr>
    </w:p>
    <w:p w14:paraId="118D55F7" w14:textId="488483F1" w:rsidR="73083DBA" w:rsidRDefault="73083DBA" w:rsidP="73083DBA">
      <w:pPr>
        <w:pStyle w:val="ListParagraph"/>
        <w:ind w:left="0"/>
        <w:jc w:val="both"/>
        <w:rPr>
          <w:b/>
          <w:bCs/>
          <w:sz w:val="16"/>
          <w:szCs w:val="16"/>
          <w:lang w:val="en-US"/>
        </w:rPr>
      </w:pPr>
    </w:p>
    <w:p w14:paraId="29ECA05B" w14:textId="02500232" w:rsidR="001D0BFD" w:rsidRDefault="00CF469F" w:rsidP="001939F0">
      <w:pPr>
        <w:pStyle w:val="ListParagraph"/>
        <w:ind w:left="0"/>
        <w:jc w:val="both"/>
        <w:rPr>
          <w:sz w:val="16"/>
          <w:szCs w:val="16"/>
          <w:lang w:val="en-US"/>
        </w:rPr>
      </w:pPr>
      <w:r w:rsidRPr="2EABC22C">
        <w:rPr>
          <w:b/>
          <w:bCs/>
          <w:sz w:val="16"/>
          <w:szCs w:val="16"/>
          <w:lang w:val="en-US"/>
        </w:rPr>
        <w:t xml:space="preserve">Table </w:t>
      </w:r>
      <w:ins w:id="384" w:author="Bertotto, Mercedes [2]" w:date="2024-01-12T12:43:00Z">
        <w:r w:rsidR="4375CEB2" w:rsidRPr="2EABC22C">
          <w:rPr>
            <w:b/>
            <w:bCs/>
            <w:sz w:val="16"/>
            <w:szCs w:val="16"/>
            <w:lang w:val="en-US"/>
          </w:rPr>
          <w:t>2</w:t>
        </w:r>
      </w:ins>
      <w:del w:id="385" w:author="Bertotto, Mercedes [2]" w:date="2024-01-12T12:43:00Z">
        <w:r w:rsidRPr="2EABC22C" w:rsidDel="005C73C6">
          <w:rPr>
            <w:b/>
            <w:bCs/>
            <w:sz w:val="16"/>
            <w:szCs w:val="16"/>
            <w:lang w:val="en-US"/>
          </w:rPr>
          <w:delText>3</w:delText>
        </w:r>
      </w:del>
      <w:r w:rsidRPr="2EABC22C">
        <w:rPr>
          <w:b/>
          <w:bCs/>
          <w:sz w:val="16"/>
          <w:szCs w:val="16"/>
          <w:lang w:val="en-US"/>
        </w:rPr>
        <w:t>:</w:t>
      </w:r>
      <w:r w:rsidRPr="2EABC22C">
        <w:rPr>
          <w:sz w:val="16"/>
          <w:szCs w:val="16"/>
          <w:lang w:val="en-US"/>
        </w:rPr>
        <w:t xml:space="preserve"> Number of spectra in each clas</w:t>
      </w:r>
      <w:r w:rsidR="00501536" w:rsidRPr="2EABC22C">
        <w:rPr>
          <w:sz w:val="16"/>
          <w:szCs w:val="16"/>
          <w:lang w:val="en-US"/>
        </w:rPr>
        <w:t>s</w:t>
      </w:r>
      <w:r w:rsidR="00972939" w:rsidRPr="2EABC22C">
        <w:rPr>
          <w:sz w:val="16"/>
          <w:szCs w:val="16"/>
          <w:lang w:val="en-US"/>
        </w:rPr>
        <w:t xml:space="preserve"> (</w:t>
      </w:r>
      <w:r w:rsidR="00362737" w:rsidRPr="2EABC22C">
        <w:rPr>
          <w:sz w:val="16"/>
          <w:szCs w:val="16"/>
          <w:lang w:val="en-US"/>
        </w:rPr>
        <w:t>H</w:t>
      </w:r>
      <w:r w:rsidR="00972939" w:rsidRPr="2EABC22C">
        <w:rPr>
          <w:sz w:val="16"/>
          <w:szCs w:val="16"/>
          <w:lang w:val="en-US"/>
        </w:rPr>
        <w:t>ealthy</w:t>
      </w:r>
      <w:r w:rsidR="00362737" w:rsidRPr="2EABC22C">
        <w:rPr>
          <w:sz w:val="16"/>
          <w:szCs w:val="16"/>
          <w:lang w:val="en-US"/>
        </w:rPr>
        <w:t>: Class 1; Diseased: Class 2)</w:t>
      </w:r>
      <w:r w:rsidR="00501536" w:rsidRPr="2EABC22C">
        <w:rPr>
          <w:sz w:val="16"/>
          <w:szCs w:val="16"/>
          <w:lang w:val="en-US"/>
        </w:rPr>
        <w:t xml:space="preserve"> when dataset </w:t>
      </w:r>
      <w:r w:rsidR="00362737" w:rsidRPr="2EABC22C">
        <w:rPr>
          <w:sz w:val="16"/>
          <w:szCs w:val="16"/>
          <w:lang w:val="en-US"/>
        </w:rPr>
        <w:t>was</w:t>
      </w:r>
      <w:r w:rsidR="00501536" w:rsidRPr="2EABC22C">
        <w:rPr>
          <w:sz w:val="16"/>
          <w:szCs w:val="16"/>
          <w:lang w:val="en-US"/>
        </w:rPr>
        <w:t xml:space="preserve"> split </w:t>
      </w:r>
      <w:r w:rsidR="00972939" w:rsidRPr="2EABC22C">
        <w:rPr>
          <w:sz w:val="16"/>
          <w:szCs w:val="16"/>
          <w:lang w:val="en-US"/>
        </w:rPr>
        <w:t xml:space="preserve">according to different labelling scenarios </w:t>
      </w:r>
      <w:r w:rsidR="00D24D22" w:rsidRPr="2EABC22C">
        <w:rPr>
          <w:sz w:val="16"/>
          <w:szCs w:val="16"/>
          <w:lang w:val="en-US"/>
        </w:rPr>
        <w:t>(</w:t>
      </w:r>
      <w:r w:rsidR="00972939" w:rsidRPr="2EABC22C">
        <w:rPr>
          <w:sz w:val="16"/>
          <w:szCs w:val="16"/>
          <w:lang w:val="en-US"/>
        </w:rPr>
        <w:t>Label 1: 0/123;  Label 2: 01/23 and Label  3: 0.5/123</w:t>
      </w:r>
      <w:r w:rsidR="00D24D22" w:rsidRPr="2EABC22C">
        <w:rPr>
          <w:sz w:val="16"/>
          <w:szCs w:val="16"/>
          <w:lang w:val="en-US"/>
        </w:rPr>
        <w:t>)</w:t>
      </w:r>
      <w:r w:rsidR="00972939" w:rsidRPr="2EABC22C">
        <w:rPr>
          <w:sz w:val="16"/>
          <w:szCs w:val="16"/>
          <w:lang w:val="en-US"/>
        </w:rPr>
        <w:t>.</w:t>
      </w:r>
    </w:p>
    <w:p w14:paraId="192F1A12" w14:textId="77777777" w:rsidR="00326D37" w:rsidRPr="00362737" w:rsidRDefault="00326D37" w:rsidP="001939F0">
      <w:pPr>
        <w:pStyle w:val="ListParagraph"/>
        <w:ind w:left="0"/>
        <w:jc w:val="both"/>
        <w:rPr>
          <w:sz w:val="16"/>
          <w:szCs w:val="16"/>
          <w:lang w:val="en-US"/>
        </w:rPr>
      </w:pPr>
    </w:p>
    <w:tbl>
      <w:tblPr>
        <w:tblStyle w:val="TableGrid"/>
        <w:tblW w:w="8472" w:type="dxa"/>
        <w:tblInd w:w="720" w:type="dxa"/>
        <w:tblLook w:val="04A0" w:firstRow="1" w:lastRow="0" w:firstColumn="1" w:lastColumn="0" w:noHBand="0" w:noVBand="1"/>
        <w:tblPrChange w:id="386" w:author="Bertotto, Mercedes [2]" w:date="2023-12-08T16:57:00Z">
          <w:tblPr>
            <w:tblStyle w:val="TableGrid"/>
            <w:tblW w:w="0" w:type="auto"/>
            <w:tblInd w:w="720" w:type="dxa"/>
            <w:tblLook w:val="04A0" w:firstRow="1" w:lastRow="0" w:firstColumn="1" w:lastColumn="0" w:noHBand="0" w:noVBand="1"/>
          </w:tblPr>
        </w:tblPrChange>
      </w:tblPr>
      <w:tblGrid>
        <w:gridCol w:w="1163"/>
        <w:gridCol w:w="813"/>
        <w:gridCol w:w="1018"/>
        <w:gridCol w:w="1132"/>
        <w:gridCol w:w="1028"/>
        <w:gridCol w:w="1152"/>
        <w:gridCol w:w="1049"/>
        <w:gridCol w:w="1117"/>
        <w:tblGridChange w:id="387">
          <w:tblGrid>
            <w:gridCol w:w="1332"/>
            <w:gridCol w:w="674"/>
            <w:gridCol w:w="992"/>
            <w:gridCol w:w="1125"/>
            <w:gridCol w:w="992"/>
            <w:gridCol w:w="1125"/>
            <w:gridCol w:w="985"/>
            <w:gridCol w:w="1117"/>
          </w:tblGrid>
        </w:tblGridChange>
      </w:tblGrid>
      <w:tr w:rsidR="00200B1F" w14:paraId="38C38F19" w14:textId="77777777" w:rsidTr="13A251B7">
        <w:trPr>
          <w:trHeight w:val="300"/>
        </w:trPr>
        <w:tc>
          <w:tcPr>
            <w:tcW w:w="1170" w:type="dxa"/>
            <w:vMerge w:val="restart"/>
            <w:tcPrChange w:id="388" w:author="Bertotto, Mercedes [2]" w:date="2023-12-08T16:57:00Z">
              <w:tcPr>
                <w:tcW w:w="1079" w:type="dxa"/>
                <w:vMerge w:val="restart"/>
              </w:tcPr>
            </w:tcPrChange>
          </w:tcPr>
          <w:p w14:paraId="1D3E6BCC" w14:textId="5966EF88" w:rsidR="00200B1F" w:rsidRPr="00DB4244" w:rsidRDefault="00200B1F" w:rsidP="001939F0">
            <w:pPr>
              <w:pStyle w:val="ListParagraph"/>
              <w:ind w:left="0"/>
              <w:jc w:val="center"/>
              <w:rPr>
                <w:sz w:val="20"/>
                <w:szCs w:val="20"/>
                <w:lang w:val="en-US"/>
              </w:rPr>
            </w:pPr>
            <w:r w:rsidRPr="00DB4244">
              <w:rPr>
                <w:sz w:val="20"/>
                <w:szCs w:val="20"/>
                <w:lang w:val="en-US"/>
              </w:rPr>
              <w:t>Cultivar</w:t>
            </w:r>
          </w:p>
        </w:tc>
        <w:tc>
          <w:tcPr>
            <w:tcW w:w="882" w:type="dxa"/>
            <w:vMerge w:val="restart"/>
            <w:tcPrChange w:id="389" w:author="Bertotto, Mercedes [2]" w:date="2023-12-08T16:57:00Z">
              <w:tcPr>
                <w:tcW w:w="597" w:type="dxa"/>
                <w:vMerge w:val="restart"/>
              </w:tcPr>
            </w:tcPrChange>
          </w:tcPr>
          <w:p w14:paraId="7EBA2B07" w14:textId="737145DE" w:rsidR="00200B1F" w:rsidRPr="00DB4244" w:rsidRDefault="00200B1F" w:rsidP="001939F0">
            <w:pPr>
              <w:pStyle w:val="ListParagraph"/>
              <w:ind w:left="0"/>
              <w:jc w:val="center"/>
              <w:rPr>
                <w:sz w:val="20"/>
                <w:szCs w:val="20"/>
                <w:lang w:val="en-US"/>
              </w:rPr>
            </w:pPr>
            <w:r w:rsidRPr="00DB4244">
              <w:rPr>
                <w:sz w:val="20"/>
                <w:szCs w:val="20"/>
                <w:lang w:val="en-US"/>
              </w:rPr>
              <w:t>n</w:t>
            </w:r>
          </w:p>
        </w:tc>
        <w:tc>
          <w:tcPr>
            <w:tcW w:w="2175" w:type="dxa"/>
            <w:gridSpan w:val="2"/>
            <w:tcPrChange w:id="390" w:author="Bertotto, Mercedes [2]" w:date="2023-12-08T16:57:00Z">
              <w:tcPr>
                <w:tcW w:w="2282" w:type="dxa"/>
                <w:gridSpan w:val="2"/>
              </w:tcPr>
            </w:tcPrChange>
          </w:tcPr>
          <w:p w14:paraId="088F973F" w14:textId="61EAEBDB" w:rsidR="00200B1F" w:rsidRPr="00DB4244" w:rsidRDefault="00200B1F" w:rsidP="001939F0">
            <w:pPr>
              <w:pStyle w:val="ListParagraph"/>
              <w:ind w:left="0"/>
              <w:jc w:val="center"/>
              <w:rPr>
                <w:sz w:val="20"/>
                <w:szCs w:val="20"/>
                <w:lang w:val="en-US"/>
              </w:rPr>
            </w:pPr>
            <w:r>
              <w:rPr>
                <w:sz w:val="20"/>
                <w:szCs w:val="20"/>
                <w:lang w:val="en-US"/>
              </w:rPr>
              <w:t>Label 1</w:t>
            </w:r>
          </w:p>
        </w:tc>
        <w:tc>
          <w:tcPr>
            <w:tcW w:w="2220" w:type="dxa"/>
            <w:gridSpan w:val="2"/>
            <w:tcPrChange w:id="391" w:author="Bertotto, Mercedes [2]" w:date="2023-12-08T16:57:00Z">
              <w:tcPr>
                <w:tcW w:w="2282" w:type="dxa"/>
                <w:gridSpan w:val="2"/>
              </w:tcPr>
            </w:tcPrChange>
          </w:tcPr>
          <w:p w14:paraId="22CCE0E5" w14:textId="5D0D66ED" w:rsidR="00200B1F" w:rsidRPr="00DB4244" w:rsidRDefault="00200B1F" w:rsidP="001939F0">
            <w:pPr>
              <w:pStyle w:val="ListParagraph"/>
              <w:ind w:left="0"/>
              <w:jc w:val="center"/>
              <w:rPr>
                <w:sz w:val="20"/>
                <w:szCs w:val="20"/>
                <w:lang w:val="en-US"/>
              </w:rPr>
            </w:pPr>
            <w:r>
              <w:rPr>
                <w:sz w:val="20"/>
                <w:szCs w:val="20"/>
                <w:lang w:val="en-US"/>
              </w:rPr>
              <w:t>Label 2</w:t>
            </w:r>
          </w:p>
        </w:tc>
        <w:tc>
          <w:tcPr>
            <w:tcW w:w="2025" w:type="dxa"/>
            <w:gridSpan w:val="2"/>
            <w:tcPrChange w:id="392" w:author="Bertotto, Mercedes [2]" w:date="2023-12-08T16:57:00Z">
              <w:tcPr>
                <w:tcW w:w="2102" w:type="dxa"/>
                <w:gridSpan w:val="2"/>
              </w:tcPr>
            </w:tcPrChange>
          </w:tcPr>
          <w:p w14:paraId="2CA1082E" w14:textId="249C015A" w:rsidR="00200B1F" w:rsidRPr="00DB4244" w:rsidRDefault="00200B1F" w:rsidP="001939F0">
            <w:pPr>
              <w:pStyle w:val="ListParagraph"/>
              <w:ind w:left="0"/>
              <w:jc w:val="center"/>
              <w:rPr>
                <w:sz w:val="20"/>
                <w:szCs w:val="20"/>
                <w:lang w:val="en-US"/>
              </w:rPr>
            </w:pPr>
            <w:r>
              <w:rPr>
                <w:sz w:val="20"/>
                <w:szCs w:val="20"/>
                <w:lang w:val="en-US"/>
              </w:rPr>
              <w:t>Label 3</w:t>
            </w:r>
          </w:p>
        </w:tc>
      </w:tr>
      <w:tr w:rsidR="00200B1F" w14:paraId="0F58DC91" w14:textId="77777777" w:rsidTr="13A251B7">
        <w:trPr>
          <w:trHeight w:val="300"/>
        </w:trPr>
        <w:tc>
          <w:tcPr>
            <w:tcW w:w="1170" w:type="dxa"/>
            <w:vMerge/>
            <w:tcPrChange w:id="393" w:author="Bertotto, Mercedes [2]" w:date="2023-12-08T16:57:00Z">
              <w:tcPr>
                <w:tcW w:w="1079" w:type="dxa"/>
                <w:vMerge/>
              </w:tcPr>
            </w:tcPrChange>
          </w:tcPr>
          <w:p w14:paraId="4890B1E7" w14:textId="12594F93" w:rsidR="00200B1F" w:rsidRPr="00DB4244" w:rsidRDefault="00200B1F" w:rsidP="001939F0">
            <w:pPr>
              <w:pStyle w:val="ListParagraph"/>
              <w:ind w:left="0"/>
              <w:jc w:val="center"/>
              <w:rPr>
                <w:sz w:val="20"/>
                <w:szCs w:val="20"/>
                <w:lang w:val="en-US"/>
              </w:rPr>
            </w:pPr>
          </w:p>
        </w:tc>
        <w:tc>
          <w:tcPr>
            <w:tcW w:w="882" w:type="dxa"/>
            <w:vMerge/>
            <w:tcPrChange w:id="394" w:author="Bertotto, Mercedes [2]" w:date="2023-12-08T16:57:00Z">
              <w:tcPr>
                <w:tcW w:w="597" w:type="dxa"/>
                <w:vMerge/>
              </w:tcPr>
            </w:tcPrChange>
          </w:tcPr>
          <w:p w14:paraId="7205CB0C" w14:textId="058C57E0" w:rsidR="00200B1F" w:rsidRPr="00DB4244" w:rsidRDefault="00200B1F" w:rsidP="001939F0">
            <w:pPr>
              <w:pStyle w:val="ListParagraph"/>
              <w:ind w:left="0"/>
              <w:jc w:val="center"/>
              <w:rPr>
                <w:sz w:val="20"/>
                <w:szCs w:val="20"/>
                <w:lang w:val="en-US"/>
              </w:rPr>
            </w:pPr>
          </w:p>
        </w:tc>
        <w:tc>
          <w:tcPr>
            <w:tcW w:w="1035" w:type="dxa"/>
            <w:tcPrChange w:id="395" w:author="Bertotto, Mercedes [2]" w:date="2023-12-08T16:57:00Z">
              <w:tcPr>
                <w:tcW w:w="1068" w:type="dxa"/>
              </w:tcPr>
            </w:tcPrChange>
          </w:tcPr>
          <w:p w14:paraId="634B8D49" w14:textId="425CDE05"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40" w:type="dxa"/>
            <w:tcPrChange w:id="396" w:author="Bertotto, Mercedes [2]" w:date="2023-12-08T16:57:00Z">
              <w:tcPr>
                <w:tcW w:w="1214" w:type="dxa"/>
              </w:tcPr>
            </w:tcPrChange>
          </w:tcPr>
          <w:p w14:paraId="64780228" w14:textId="0D8162DF"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50" w:type="dxa"/>
            <w:tcPrChange w:id="397" w:author="Bertotto, Mercedes [2]" w:date="2023-12-08T16:57:00Z">
              <w:tcPr>
                <w:tcW w:w="1068" w:type="dxa"/>
              </w:tcPr>
            </w:tcPrChange>
          </w:tcPr>
          <w:p w14:paraId="6AF7B429" w14:textId="7D510EA1"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70" w:type="dxa"/>
            <w:tcPrChange w:id="398" w:author="Bertotto, Mercedes [2]" w:date="2023-12-08T16:57:00Z">
              <w:tcPr>
                <w:tcW w:w="1214" w:type="dxa"/>
              </w:tcPr>
            </w:tcPrChange>
          </w:tcPr>
          <w:p w14:paraId="3BC77DDC" w14:textId="29AB3AAA"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80" w:type="dxa"/>
            <w:tcPrChange w:id="399" w:author="Bertotto, Mercedes [2]" w:date="2023-12-08T16:57:00Z">
              <w:tcPr>
                <w:tcW w:w="985" w:type="dxa"/>
              </w:tcPr>
            </w:tcPrChange>
          </w:tcPr>
          <w:p w14:paraId="6F34293A" w14:textId="4087046C"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945" w:type="dxa"/>
            <w:tcPrChange w:id="400" w:author="Bertotto, Mercedes [2]" w:date="2023-12-08T16:57:00Z">
              <w:tcPr>
                <w:tcW w:w="1117" w:type="dxa"/>
              </w:tcPr>
            </w:tcPrChange>
          </w:tcPr>
          <w:p w14:paraId="3F1E7AC6" w14:textId="16C18CF6" w:rsidR="00200B1F" w:rsidRPr="00DB4244" w:rsidRDefault="00200B1F" w:rsidP="001939F0">
            <w:pPr>
              <w:pStyle w:val="ListParagraph"/>
              <w:ind w:left="0"/>
              <w:jc w:val="center"/>
              <w:rPr>
                <w:sz w:val="20"/>
                <w:szCs w:val="20"/>
                <w:lang w:val="en-US"/>
              </w:rPr>
            </w:pPr>
            <w:r w:rsidRPr="00DB4244">
              <w:rPr>
                <w:sz w:val="20"/>
                <w:szCs w:val="20"/>
                <w:lang w:val="en-US"/>
              </w:rPr>
              <w:t>Diseased</w:t>
            </w:r>
          </w:p>
        </w:tc>
      </w:tr>
      <w:tr w:rsidR="00CF469F" w14:paraId="60679DA9" w14:textId="77777777" w:rsidTr="13A251B7">
        <w:trPr>
          <w:trHeight w:val="300"/>
        </w:trPr>
        <w:tc>
          <w:tcPr>
            <w:tcW w:w="1170" w:type="dxa"/>
            <w:tcPrChange w:id="401" w:author="Bertotto, Mercedes [2]" w:date="2023-12-08T16:57:00Z">
              <w:tcPr>
                <w:tcW w:w="1079" w:type="dxa"/>
              </w:tcPr>
            </w:tcPrChange>
          </w:tcPr>
          <w:p w14:paraId="5F1269F6" w14:textId="1A07E758" w:rsidR="00DB4244" w:rsidRDefault="00CF469F" w:rsidP="001939F0">
            <w:pPr>
              <w:pStyle w:val="ListParagraph"/>
              <w:ind w:left="0"/>
              <w:jc w:val="center"/>
              <w:rPr>
                <w:sz w:val="20"/>
                <w:szCs w:val="20"/>
                <w:lang w:val="en-US"/>
                <w:rPrChange w:id="402" w:author="Bertotto, Mercedes [2]" w:date="2023-12-08T16:57:00Z">
                  <w:rPr>
                    <w:sz w:val="24"/>
                    <w:szCs w:val="24"/>
                    <w:lang w:val="en-US"/>
                  </w:rPr>
                </w:rPrChange>
              </w:rPr>
            </w:pPr>
            <w:proofErr w:type="spellStart"/>
            <w:r w:rsidRPr="13A251B7">
              <w:rPr>
                <w:sz w:val="20"/>
                <w:szCs w:val="20"/>
                <w:lang w:val="en-US"/>
                <w:rPrChange w:id="403" w:author="Bertotto, Mercedes [2]" w:date="2023-12-08T16:57:00Z">
                  <w:rPr>
                    <w:sz w:val="24"/>
                    <w:szCs w:val="24"/>
                    <w:lang w:val="en-US"/>
                  </w:rPr>
                </w:rPrChange>
              </w:rPr>
              <w:t>Cappricia</w:t>
            </w:r>
            <w:proofErr w:type="spellEnd"/>
          </w:p>
        </w:tc>
        <w:tc>
          <w:tcPr>
            <w:tcW w:w="882" w:type="dxa"/>
            <w:tcPrChange w:id="404" w:author="Bertotto, Mercedes [2]" w:date="2023-12-08T16:57:00Z">
              <w:tcPr>
                <w:tcW w:w="597" w:type="dxa"/>
              </w:tcPr>
            </w:tcPrChange>
          </w:tcPr>
          <w:p w14:paraId="6077E08D" w14:textId="0C12CC2F" w:rsidR="00DB4244" w:rsidRDefault="00200B1F" w:rsidP="001939F0">
            <w:pPr>
              <w:pStyle w:val="ListParagraph"/>
              <w:ind w:left="0"/>
              <w:jc w:val="center"/>
              <w:rPr>
                <w:sz w:val="24"/>
                <w:szCs w:val="24"/>
                <w:lang w:val="en-US"/>
              </w:rPr>
            </w:pPr>
            <w:r>
              <w:rPr>
                <w:sz w:val="24"/>
                <w:szCs w:val="24"/>
                <w:lang w:val="en-US"/>
              </w:rPr>
              <w:t>163</w:t>
            </w:r>
          </w:p>
        </w:tc>
        <w:tc>
          <w:tcPr>
            <w:tcW w:w="1035" w:type="dxa"/>
            <w:tcPrChange w:id="405" w:author="Bertotto, Mercedes [2]" w:date="2023-12-08T16:57:00Z">
              <w:tcPr>
                <w:tcW w:w="1068" w:type="dxa"/>
              </w:tcPr>
            </w:tcPrChange>
          </w:tcPr>
          <w:p w14:paraId="71EE676C" w14:textId="65878B06" w:rsidR="00DB4244" w:rsidRDefault="00200B1F" w:rsidP="001939F0">
            <w:pPr>
              <w:pStyle w:val="ListParagraph"/>
              <w:ind w:left="0"/>
              <w:jc w:val="center"/>
              <w:rPr>
                <w:sz w:val="24"/>
                <w:szCs w:val="24"/>
                <w:lang w:val="en-US"/>
              </w:rPr>
            </w:pPr>
            <w:r>
              <w:rPr>
                <w:sz w:val="24"/>
                <w:szCs w:val="24"/>
                <w:lang w:val="en-US"/>
              </w:rPr>
              <w:t>139</w:t>
            </w:r>
          </w:p>
        </w:tc>
        <w:tc>
          <w:tcPr>
            <w:tcW w:w="1140" w:type="dxa"/>
            <w:tcPrChange w:id="406" w:author="Bertotto, Mercedes [2]" w:date="2023-12-08T16:57:00Z">
              <w:tcPr>
                <w:tcW w:w="1214" w:type="dxa"/>
              </w:tcPr>
            </w:tcPrChange>
          </w:tcPr>
          <w:p w14:paraId="62029125" w14:textId="7957E04F" w:rsidR="00DB4244" w:rsidRDefault="00200B1F" w:rsidP="001939F0">
            <w:pPr>
              <w:pStyle w:val="ListParagraph"/>
              <w:ind w:left="0"/>
              <w:jc w:val="center"/>
              <w:rPr>
                <w:sz w:val="24"/>
                <w:szCs w:val="24"/>
                <w:lang w:val="en-US"/>
              </w:rPr>
            </w:pPr>
            <w:r>
              <w:rPr>
                <w:sz w:val="24"/>
                <w:szCs w:val="24"/>
                <w:lang w:val="en-US"/>
              </w:rPr>
              <w:t>24</w:t>
            </w:r>
          </w:p>
        </w:tc>
        <w:tc>
          <w:tcPr>
            <w:tcW w:w="1050" w:type="dxa"/>
            <w:tcPrChange w:id="407" w:author="Bertotto, Mercedes [2]" w:date="2023-12-08T16:57:00Z">
              <w:tcPr>
                <w:tcW w:w="1068" w:type="dxa"/>
              </w:tcPr>
            </w:tcPrChange>
          </w:tcPr>
          <w:p w14:paraId="17871C79" w14:textId="6AAB3E67" w:rsidR="00DB4244" w:rsidRDefault="00200B1F" w:rsidP="001939F0">
            <w:pPr>
              <w:pStyle w:val="ListParagraph"/>
              <w:ind w:left="0"/>
              <w:jc w:val="center"/>
              <w:rPr>
                <w:sz w:val="24"/>
                <w:szCs w:val="24"/>
                <w:lang w:val="en-US"/>
              </w:rPr>
            </w:pPr>
            <w:r>
              <w:rPr>
                <w:sz w:val="24"/>
                <w:szCs w:val="24"/>
                <w:lang w:val="en-US"/>
              </w:rPr>
              <w:t>85</w:t>
            </w:r>
          </w:p>
        </w:tc>
        <w:tc>
          <w:tcPr>
            <w:tcW w:w="1170" w:type="dxa"/>
            <w:tcPrChange w:id="408" w:author="Bertotto, Mercedes [2]" w:date="2023-12-08T16:57:00Z">
              <w:tcPr>
                <w:tcW w:w="1214" w:type="dxa"/>
              </w:tcPr>
            </w:tcPrChange>
          </w:tcPr>
          <w:p w14:paraId="355C143E" w14:textId="194427EF" w:rsidR="00DB4244" w:rsidRDefault="00200B1F" w:rsidP="001939F0">
            <w:pPr>
              <w:pStyle w:val="ListParagraph"/>
              <w:ind w:left="0"/>
              <w:jc w:val="center"/>
              <w:rPr>
                <w:sz w:val="24"/>
                <w:szCs w:val="24"/>
                <w:lang w:val="en-US"/>
              </w:rPr>
            </w:pPr>
            <w:r>
              <w:rPr>
                <w:sz w:val="24"/>
                <w:szCs w:val="24"/>
                <w:lang w:val="en-US"/>
              </w:rPr>
              <w:t>78</w:t>
            </w:r>
          </w:p>
        </w:tc>
        <w:tc>
          <w:tcPr>
            <w:tcW w:w="1080" w:type="dxa"/>
            <w:tcPrChange w:id="409" w:author="Bertotto, Mercedes [2]" w:date="2023-12-08T16:57:00Z">
              <w:tcPr>
                <w:tcW w:w="985" w:type="dxa"/>
              </w:tcPr>
            </w:tcPrChange>
          </w:tcPr>
          <w:p w14:paraId="28815089" w14:textId="502AE9F0" w:rsidR="00DB4244" w:rsidRDefault="00200B1F" w:rsidP="001939F0">
            <w:pPr>
              <w:pStyle w:val="ListParagraph"/>
              <w:ind w:left="0"/>
              <w:jc w:val="center"/>
              <w:rPr>
                <w:sz w:val="24"/>
                <w:szCs w:val="24"/>
                <w:lang w:val="en-US"/>
              </w:rPr>
            </w:pPr>
            <w:r>
              <w:rPr>
                <w:sz w:val="24"/>
                <w:szCs w:val="24"/>
                <w:lang w:val="en-US"/>
              </w:rPr>
              <w:t>117</w:t>
            </w:r>
          </w:p>
        </w:tc>
        <w:tc>
          <w:tcPr>
            <w:tcW w:w="945" w:type="dxa"/>
            <w:tcPrChange w:id="410" w:author="Bertotto, Mercedes [2]" w:date="2023-12-08T16:57:00Z">
              <w:tcPr>
                <w:tcW w:w="1117" w:type="dxa"/>
              </w:tcPr>
            </w:tcPrChange>
          </w:tcPr>
          <w:p w14:paraId="03FB7296" w14:textId="3015CCC5" w:rsidR="00DB4244" w:rsidRDefault="00200B1F" w:rsidP="001939F0">
            <w:pPr>
              <w:pStyle w:val="ListParagraph"/>
              <w:ind w:left="0"/>
              <w:jc w:val="center"/>
              <w:rPr>
                <w:sz w:val="24"/>
                <w:szCs w:val="24"/>
                <w:lang w:val="en-US"/>
              </w:rPr>
            </w:pPr>
            <w:r>
              <w:rPr>
                <w:sz w:val="24"/>
                <w:szCs w:val="24"/>
                <w:lang w:val="en-US"/>
              </w:rPr>
              <w:t>46</w:t>
            </w:r>
          </w:p>
        </w:tc>
      </w:tr>
      <w:tr w:rsidR="00CF469F" w14:paraId="31642A56" w14:textId="77777777" w:rsidTr="13A251B7">
        <w:trPr>
          <w:trHeight w:val="300"/>
        </w:trPr>
        <w:tc>
          <w:tcPr>
            <w:tcW w:w="1170" w:type="dxa"/>
            <w:tcPrChange w:id="411" w:author="Bertotto, Mercedes [2]" w:date="2023-12-08T16:57:00Z">
              <w:tcPr>
                <w:tcW w:w="1079" w:type="dxa"/>
              </w:tcPr>
            </w:tcPrChange>
          </w:tcPr>
          <w:p w14:paraId="02184CF1" w14:textId="0D8B1CE6" w:rsidR="00DB4244" w:rsidRDefault="00CF469F" w:rsidP="001939F0">
            <w:pPr>
              <w:pStyle w:val="ListParagraph"/>
              <w:ind w:left="0"/>
              <w:jc w:val="center"/>
              <w:rPr>
                <w:sz w:val="20"/>
                <w:szCs w:val="20"/>
                <w:lang w:val="en-US"/>
                <w:rPrChange w:id="412" w:author="Bertotto, Mercedes [2]" w:date="2023-12-08T16:57:00Z">
                  <w:rPr>
                    <w:sz w:val="24"/>
                    <w:szCs w:val="24"/>
                    <w:lang w:val="en-US"/>
                  </w:rPr>
                </w:rPrChange>
              </w:rPr>
            </w:pPr>
            <w:proofErr w:type="spellStart"/>
            <w:r w:rsidRPr="13A251B7">
              <w:rPr>
                <w:sz w:val="20"/>
                <w:szCs w:val="20"/>
                <w:lang w:val="en-US"/>
                <w:rPrChange w:id="413" w:author="Bertotto, Mercedes [2]" w:date="2023-12-08T16:57:00Z">
                  <w:rPr>
                    <w:sz w:val="24"/>
                    <w:szCs w:val="24"/>
                    <w:lang w:val="en-US"/>
                  </w:rPr>
                </w:rPrChange>
              </w:rPr>
              <w:t>Brioso</w:t>
            </w:r>
            <w:proofErr w:type="spellEnd"/>
          </w:p>
        </w:tc>
        <w:tc>
          <w:tcPr>
            <w:tcW w:w="882" w:type="dxa"/>
            <w:tcPrChange w:id="414" w:author="Bertotto, Mercedes [2]" w:date="2023-12-08T16:57:00Z">
              <w:tcPr>
                <w:tcW w:w="597" w:type="dxa"/>
              </w:tcPr>
            </w:tcPrChange>
          </w:tcPr>
          <w:p w14:paraId="794C6648" w14:textId="60B08ED2" w:rsidR="00DB4244" w:rsidRDefault="00200B1F" w:rsidP="001939F0">
            <w:pPr>
              <w:pStyle w:val="ListParagraph"/>
              <w:ind w:left="0"/>
              <w:jc w:val="center"/>
              <w:rPr>
                <w:sz w:val="24"/>
                <w:szCs w:val="24"/>
                <w:lang w:val="en-US"/>
              </w:rPr>
            </w:pPr>
            <w:r>
              <w:rPr>
                <w:sz w:val="24"/>
                <w:szCs w:val="24"/>
                <w:lang w:val="en-US"/>
              </w:rPr>
              <w:t>153</w:t>
            </w:r>
          </w:p>
        </w:tc>
        <w:tc>
          <w:tcPr>
            <w:tcW w:w="1035" w:type="dxa"/>
            <w:tcPrChange w:id="415" w:author="Bertotto, Mercedes [2]" w:date="2023-12-08T16:57:00Z">
              <w:tcPr>
                <w:tcW w:w="1068" w:type="dxa"/>
              </w:tcPr>
            </w:tcPrChange>
          </w:tcPr>
          <w:p w14:paraId="02FCC2DC" w14:textId="39643104" w:rsidR="00DB4244" w:rsidRDefault="00200B1F" w:rsidP="001939F0">
            <w:pPr>
              <w:pStyle w:val="ListParagraph"/>
              <w:ind w:left="0"/>
              <w:jc w:val="center"/>
              <w:rPr>
                <w:sz w:val="24"/>
                <w:szCs w:val="24"/>
                <w:lang w:val="en-US"/>
              </w:rPr>
            </w:pPr>
            <w:r>
              <w:rPr>
                <w:sz w:val="24"/>
                <w:szCs w:val="24"/>
                <w:lang w:val="en-US"/>
              </w:rPr>
              <w:t>145</w:t>
            </w:r>
          </w:p>
        </w:tc>
        <w:tc>
          <w:tcPr>
            <w:tcW w:w="1140" w:type="dxa"/>
            <w:tcPrChange w:id="416" w:author="Bertotto, Mercedes [2]" w:date="2023-12-08T16:57:00Z">
              <w:tcPr>
                <w:tcW w:w="1214" w:type="dxa"/>
              </w:tcPr>
            </w:tcPrChange>
          </w:tcPr>
          <w:p w14:paraId="35CC2F4A" w14:textId="1DF91223" w:rsidR="00DB4244" w:rsidRDefault="00456177" w:rsidP="001939F0">
            <w:pPr>
              <w:pStyle w:val="ListParagraph"/>
              <w:ind w:left="0"/>
              <w:jc w:val="center"/>
              <w:rPr>
                <w:sz w:val="24"/>
                <w:szCs w:val="24"/>
                <w:lang w:val="en-US"/>
              </w:rPr>
            </w:pPr>
            <w:r>
              <w:rPr>
                <w:sz w:val="24"/>
                <w:szCs w:val="24"/>
                <w:lang w:val="en-US"/>
              </w:rPr>
              <w:t>8</w:t>
            </w:r>
          </w:p>
        </w:tc>
        <w:tc>
          <w:tcPr>
            <w:tcW w:w="1050" w:type="dxa"/>
            <w:tcPrChange w:id="417" w:author="Bertotto, Mercedes [2]" w:date="2023-12-08T16:57:00Z">
              <w:tcPr>
                <w:tcW w:w="1068" w:type="dxa"/>
              </w:tcPr>
            </w:tcPrChange>
          </w:tcPr>
          <w:p w14:paraId="753EFAA8" w14:textId="752FE085" w:rsidR="00DB4244" w:rsidRDefault="00456177" w:rsidP="001939F0">
            <w:pPr>
              <w:pStyle w:val="ListParagraph"/>
              <w:ind w:left="0"/>
              <w:jc w:val="center"/>
              <w:rPr>
                <w:sz w:val="24"/>
                <w:szCs w:val="24"/>
                <w:lang w:val="en-US"/>
              </w:rPr>
            </w:pPr>
            <w:r>
              <w:rPr>
                <w:sz w:val="24"/>
                <w:szCs w:val="24"/>
                <w:lang w:val="en-US"/>
              </w:rPr>
              <w:t>78</w:t>
            </w:r>
          </w:p>
        </w:tc>
        <w:tc>
          <w:tcPr>
            <w:tcW w:w="1170" w:type="dxa"/>
            <w:tcPrChange w:id="418" w:author="Bertotto, Mercedes [2]" w:date="2023-12-08T16:57:00Z">
              <w:tcPr>
                <w:tcW w:w="1214" w:type="dxa"/>
              </w:tcPr>
            </w:tcPrChange>
          </w:tcPr>
          <w:p w14:paraId="0C22E889" w14:textId="5200B17B" w:rsidR="00DB4244" w:rsidRDefault="00456177" w:rsidP="001939F0">
            <w:pPr>
              <w:pStyle w:val="ListParagraph"/>
              <w:ind w:left="0"/>
              <w:jc w:val="center"/>
              <w:rPr>
                <w:sz w:val="24"/>
                <w:szCs w:val="24"/>
                <w:lang w:val="en-US"/>
              </w:rPr>
            </w:pPr>
            <w:r>
              <w:rPr>
                <w:sz w:val="24"/>
                <w:szCs w:val="24"/>
                <w:lang w:val="en-US"/>
              </w:rPr>
              <w:t>75</w:t>
            </w:r>
          </w:p>
        </w:tc>
        <w:tc>
          <w:tcPr>
            <w:tcW w:w="1080" w:type="dxa"/>
            <w:tcPrChange w:id="419" w:author="Bertotto, Mercedes [2]" w:date="2023-12-08T16:57:00Z">
              <w:tcPr>
                <w:tcW w:w="985" w:type="dxa"/>
              </w:tcPr>
            </w:tcPrChange>
          </w:tcPr>
          <w:p w14:paraId="323F79A8" w14:textId="7D3AE254" w:rsidR="00DB4244" w:rsidRDefault="00456177" w:rsidP="001939F0">
            <w:pPr>
              <w:pStyle w:val="ListParagraph"/>
              <w:ind w:left="0"/>
              <w:jc w:val="center"/>
              <w:rPr>
                <w:sz w:val="24"/>
                <w:szCs w:val="24"/>
                <w:lang w:val="en-US"/>
              </w:rPr>
            </w:pPr>
            <w:r>
              <w:rPr>
                <w:sz w:val="24"/>
                <w:szCs w:val="24"/>
                <w:lang w:val="en-US"/>
              </w:rPr>
              <w:t>126</w:t>
            </w:r>
          </w:p>
        </w:tc>
        <w:tc>
          <w:tcPr>
            <w:tcW w:w="945" w:type="dxa"/>
            <w:tcPrChange w:id="420" w:author="Bertotto, Mercedes [2]" w:date="2023-12-08T16:57:00Z">
              <w:tcPr>
                <w:tcW w:w="1117" w:type="dxa"/>
              </w:tcPr>
            </w:tcPrChange>
          </w:tcPr>
          <w:p w14:paraId="482AEA1D" w14:textId="277A4F4A" w:rsidR="00DB4244" w:rsidRDefault="00456177" w:rsidP="001939F0">
            <w:pPr>
              <w:pStyle w:val="ListParagraph"/>
              <w:ind w:left="0"/>
              <w:jc w:val="center"/>
              <w:rPr>
                <w:sz w:val="24"/>
                <w:szCs w:val="24"/>
                <w:lang w:val="en-US"/>
              </w:rPr>
            </w:pPr>
            <w:r>
              <w:rPr>
                <w:sz w:val="24"/>
                <w:szCs w:val="24"/>
                <w:lang w:val="en-US"/>
              </w:rPr>
              <w:t>27</w:t>
            </w:r>
          </w:p>
        </w:tc>
      </w:tr>
      <w:tr w:rsidR="00CF469F" w14:paraId="6E37DFD8" w14:textId="77777777" w:rsidTr="13A251B7">
        <w:trPr>
          <w:trHeight w:val="300"/>
        </w:trPr>
        <w:tc>
          <w:tcPr>
            <w:tcW w:w="1170" w:type="dxa"/>
            <w:tcPrChange w:id="421" w:author="Bertotto, Mercedes [2]" w:date="2023-12-08T16:57:00Z">
              <w:tcPr>
                <w:tcW w:w="1079" w:type="dxa"/>
              </w:tcPr>
            </w:tcPrChange>
          </w:tcPr>
          <w:p w14:paraId="6AB8E9E0" w14:textId="2B39B9F9" w:rsidR="00DB4244" w:rsidRDefault="00CF469F" w:rsidP="001939F0">
            <w:pPr>
              <w:pStyle w:val="ListParagraph"/>
              <w:ind w:left="0"/>
              <w:jc w:val="center"/>
              <w:rPr>
                <w:sz w:val="20"/>
                <w:szCs w:val="20"/>
                <w:lang w:val="en-US"/>
                <w:rPrChange w:id="422" w:author="Bertotto, Mercedes [2]" w:date="2023-12-08T16:57:00Z">
                  <w:rPr>
                    <w:sz w:val="24"/>
                    <w:szCs w:val="24"/>
                    <w:lang w:val="en-US"/>
                  </w:rPr>
                </w:rPrChange>
              </w:rPr>
            </w:pPr>
            <w:proofErr w:type="spellStart"/>
            <w:r w:rsidRPr="13A251B7">
              <w:rPr>
                <w:sz w:val="20"/>
                <w:szCs w:val="20"/>
                <w:lang w:val="en-US"/>
                <w:rPrChange w:id="423" w:author="Bertotto, Mercedes [2]" w:date="2023-12-08T16:57:00Z">
                  <w:rPr>
                    <w:sz w:val="24"/>
                    <w:szCs w:val="24"/>
                    <w:lang w:val="en-US"/>
                  </w:rPr>
                </w:rPrChange>
              </w:rPr>
              <w:t>Provine</w:t>
            </w:r>
            <w:proofErr w:type="spellEnd"/>
          </w:p>
        </w:tc>
        <w:tc>
          <w:tcPr>
            <w:tcW w:w="882" w:type="dxa"/>
            <w:tcPrChange w:id="424" w:author="Bertotto, Mercedes [2]" w:date="2023-12-08T16:57:00Z">
              <w:tcPr>
                <w:tcW w:w="597" w:type="dxa"/>
              </w:tcPr>
            </w:tcPrChange>
          </w:tcPr>
          <w:p w14:paraId="52F11EE6" w14:textId="767CD811" w:rsidR="00DB4244" w:rsidRDefault="00200B1F" w:rsidP="001939F0">
            <w:pPr>
              <w:pStyle w:val="ListParagraph"/>
              <w:ind w:left="0"/>
              <w:jc w:val="center"/>
              <w:rPr>
                <w:sz w:val="24"/>
                <w:szCs w:val="24"/>
                <w:lang w:val="en-US"/>
              </w:rPr>
            </w:pPr>
            <w:r>
              <w:rPr>
                <w:sz w:val="24"/>
                <w:szCs w:val="24"/>
                <w:lang w:val="en-US"/>
              </w:rPr>
              <w:t>152</w:t>
            </w:r>
          </w:p>
        </w:tc>
        <w:tc>
          <w:tcPr>
            <w:tcW w:w="1035" w:type="dxa"/>
            <w:tcPrChange w:id="425" w:author="Bertotto, Mercedes [2]" w:date="2023-12-08T16:57:00Z">
              <w:tcPr>
                <w:tcW w:w="1068" w:type="dxa"/>
              </w:tcPr>
            </w:tcPrChange>
          </w:tcPr>
          <w:p w14:paraId="073B464F" w14:textId="3CFBABC2" w:rsidR="00DB4244" w:rsidRDefault="00456177" w:rsidP="001939F0">
            <w:pPr>
              <w:pStyle w:val="ListParagraph"/>
              <w:ind w:left="0"/>
              <w:jc w:val="center"/>
              <w:rPr>
                <w:sz w:val="24"/>
                <w:szCs w:val="24"/>
                <w:lang w:val="en-US"/>
              </w:rPr>
            </w:pPr>
            <w:r>
              <w:rPr>
                <w:sz w:val="24"/>
                <w:szCs w:val="24"/>
                <w:lang w:val="en-US"/>
              </w:rPr>
              <w:t>137</w:t>
            </w:r>
          </w:p>
        </w:tc>
        <w:tc>
          <w:tcPr>
            <w:tcW w:w="1140" w:type="dxa"/>
            <w:tcPrChange w:id="426" w:author="Bertotto, Mercedes [2]" w:date="2023-12-08T16:57:00Z">
              <w:tcPr>
                <w:tcW w:w="1214" w:type="dxa"/>
              </w:tcPr>
            </w:tcPrChange>
          </w:tcPr>
          <w:p w14:paraId="0804F5A2" w14:textId="38609539" w:rsidR="00DB4244" w:rsidRDefault="00456177" w:rsidP="001939F0">
            <w:pPr>
              <w:pStyle w:val="ListParagraph"/>
              <w:ind w:left="0"/>
              <w:jc w:val="center"/>
              <w:rPr>
                <w:sz w:val="24"/>
                <w:szCs w:val="24"/>
                <w:lang w:val="en-US"/>
              </w:rPr>
            </w:pPr>
            <w:r>
              <w:rPr>
                <w:sz w:val="24"/>
                <w:szCs w:val="24"/>
                <w:lang w:val="en-US"/>
              </w:rPr>
              <w:t>15</w:t>
            </w:r>
          </w:p>
        </w:tc>
        <w:tc>
          <w:tcPr>
            <w:tcW w:w="1050" w:type="dxa"/>
            <w:tcPrChange w:id="427" w:author="Bertotto, Mercedes [2]" w:date="2023-12-08T16:57:00Z">
              <w:tcPr>
                <w:tcW w:w="1068" w:type="dxa"/>
              </w:tcPr>
            </w:tcPrChange>
          </w:tcPr>
          <w:p w14:paraId="414FEC6B" w14:textId="597B95B7" w:rsidR="00DB4244" w:rsidRDefault="00456177" w:rsidP="001939F0">
            <w:pPr>
              <w:pStyle w:val="ListParagraph"/>
              <w:ind w:left="0"/>
              <w:jc w:val="center"/>
              <w:rPr>
                <w:sz w:val="24"/>
                <w:szCs w:val="24"/>
                <w:lang w:val="en-US"/>
              </w:rPr>
            </w:pPr>
            <w:r>
              <w:rPr>
                <w:sz w:val="24"/>
                <w:szCs w:val="24"/>
                <w:lang w:val="en-US"/>
              </w:rPr>
              <w:t>72</w:t>
            </w:r>
          </w:p>
        </w:tc>
        <w:tc>
          <w:tcPr>
            <w:tcW w:w="1170" w:type="dxa"/>
            <w:tcPrChange w:id="428" w:author="Bertotto, Mercedes [2]" w:date="2023-12-08T16:57:00Z">
              <w:tcPr>
                <w:tcW w:w="1214" w:type="dxa"/>
              </w:tcPr>
            </w:tcPrChange>
          </w:tcPr>
          <w:p w14:paraId="322D90ED" w14:textId="1D9A814A" w:rsidR="00DB4244" w:rsidRDefault="00456177" w:rsidP="001939F0">
            <w:pPr>
              <w:pStyle w:val="ListParagraph"/>
              <w:ind w:left="0"/>
              <w:jc w:val="center"/>
              <w:rPr>
                <w:sz w:val="24"/>
                <w:szCs w:val="24"/>
                <w:lang w:val="en-US"/>
              </w:rPr>
            </w:pPr>
            <w:r>
              <w:rPr>
                <w:sz w:val="24"/>
                <w:szCs w:val="24"/>
                <w:lang w:val="en-US"/>
              </w:rPr>
              <w:t>80</w:t>
            </w:r>
          </w:p>
        </w:tc>
        <w:tc>
          <w:tcPr>
            <w:tcW w:w="1080" w:type="dxa"/>
            <w:tcPrChange w:id="429" w:author="Bertotto, Mercedes [2]" w:date="2023-12-08T16:57:00Z">
              <w:tcPr>
                <w:tcW w:w="985" w:type="dxa"/>
              </w:tcPr>
            </w:tcPrChange>
          </w:tcPr>
          <w:p w14:paraId="191D9596" w14:textId="2F1C742C" w:rsidR="00DB4244" w:rsidRDefault="00456177" w:rsidP="001939F0">
            <w:pPr>
              <w:pStyle w:val="ListParagraph"/>
              <w:ind w:left="0"/>
              <w:jc w:val="center"/>
              <w:rPr>
                <w:sz w:val="24"/>
                <w:szCs w:val="24"/>
                <w:lang w:val="en-US"/>
              </w:rPr>
            </w:pPr>
            <w:r>
              <w:rPr>
                <w:sz w:val="24"/>
                <w:szCs w:val="24"/>
                <w:lang w:val="en-US"/>
              </w:rPr>
              <w:t>129</w:t>
            </w:r>
          </w:p>
        </w:tc>
        <w:tc>
          <w:tcPr>
            <w:tcW w:w="945" w:type="dxa"/>
            <w:tcPrChange w:id="430" w:author="Bertotto, Mercedes [2]" w:date="2023-12-08T16:57:00Z">
              <w:tcPr>
                <w:tcW w:w="1117" w:type="dxa"/>
              </w:tcPr>
            </w:tcPrChange>
          </w:tcPr>
          <w:p w14:paraId="1F006BE5" w14:textId="5BB35737" w:rsidR="00DB4244" w:rsidRDefault="00456177" w:rsidP="001939F0">
            <w:pPr>
              <w:pStyle w:val="ListParagraph"/>
              <w:ind w:left="0"/>
              <w:jc w:val="center"/>
              <w:rPr>
                <w:sz w:val="24"/>
                <w:szCs w:val="24"/>
                <w:lang w:val="en-US"/>
              </w:rPr>
            </w:pPr>
            <w:r>
              <w:rPr>
                <w:sz w:val="24"/>
                <w:szCs w:val="24"/>
                <w:lang w:val="en-US"/>
              </w:rPr>
              <w:t>23</w:t>
            </w:r>
          </w:p>
        </w:tc>
      </w:tr>
    </w:tbl>
    <w:p w14:paraId="5CCCEFFF" w14:textId="7A193A55" w:rsidR="001D0BFD" w:rsidRDefault="001D0BFD" w:rsidP="009A5120">
      <w:pPr>
        <w:pStyle w:val="ListParagraph"/>
        <w:ind w:left="0"/>
        <w:jc w:val="both"/>
      </w:pPr>
    </w:p>
    <w:p w14:paraId="1028E622" w14:textId="520DFCC8" w:rsidR="00D62057" w:rsidRDefault="00D62057" w:rsidP="00D62057">
      <w:pPr>
        <w:pStyle w:val="ListParagraph"/>
        <w:numPr>
          <w:ilvl w:val="0"/>
          <w:numId w:val="7"/>
        </w:numPr>
        <w:rPr>
          <w:b/>
          <w:bCs/>
          <w:color w:val="FF0000"/>
          <w:sz w:val="24"/>
          <w:szCs w:val="24"/>
          <w:lang w:val="en-US"/>
        </w:rPr>
      </w:pPr>
      <w:commentRangeStart w:id="431"/>
      <w:commentRangeStart w:id="432"/>
      <w:r w:rsidRPr="2EABC22C">
        <w:rPr>
          <w:b/>
          <w:bCs/>
          <w:color w:val="FF0000"/>
          <w:sz w:val="24"/>
          <w:szCs w:val="24"/>
          <w:lang w:val="en-US"/>
        </w:rPr>
        <w:t>Feature Selection</w:t>
      </w:r>
      <w:commentRangeEnd w:id="431"/>
      <w:r>
        <w:rPr>
          <w:rStyle w:val="CommentReference"/>
        </w:rPr>
        <w:commentReference w:id="431"/>
      </w:r>
      <w:commentRangeEnd w:id="432"/>
      <w:r>
        <w:rPr>
          <w:rStyle w:val="CommentReference"/>
        </w:rPr>
        <w:commentReference w:id="432"/>
      </w:r>
    </w:p>
    <w:p w14:paraId="33DD7F40" w14:textId="77777777" w:rsidR="00790FDB" w:rsidRDefault="00790FDB" w:rsidP="005F608D">
      <w:pPr>
        <w:pStyle w:val="ListParagraph"/>
        <w:ind w:left="0"/>
        <w:jc w:val="both"/>
        <w:rPr>
          <w:sz w:val="24"/>
          <w:szCs w:val="24"/>
          <w:lang w:val="en-US"/>
        </w:rPr>
      </w:pPr>
    </w:p>
    <w:p w14:paraId="0B934BDE" w14:textId="7BB5FE81" w:rsidR="00647A4E" w:rsidRDefault="00143675" w:rsidP="00775E78">
      <w:pPr>
        <w:pStyle w:val="ListParagraph"/>
        <w:spacing w:after="0" w:line="240" w:lineRule="auto"/>
        <w:ind w:left="0"/>
        <w:jc w:val="both"/>
        <w:rPr>
          <w:sz w:val="24"/>
          <w:szCs w:val="24"/>
          <w:lang w:val="en-US"/>
        </w:rPr>
      </w:pPr>
      <w:r w:rsidRPr="2EABC22C">
        <w:rPr>
          <w:sz w:val="24"/>
          <w:szCs w:val="24"/>
          <w:lang w:val="en-US"/>
        </w:rPr>
        <w:t>A</w:t>
      </w:r>
      <w:r w:rsidR="48AEEFED" w:rsidRPr="2EABC22C">
        <w:rPr>
          <w:sz w:val="24"/>
          <w:szCs w:val="24"/>
          <w:lang w:val="en-US"/>
        </w:rPr>
        <w:t>n iterative process was used to select a sparse subset of important variables</w:t>
      </w:r>
      <w:r w:rsidR="3DE7E7E5" w:rsidRPr="2EABC22C">
        <w:rPr>
          <w:sz w:val="24"/>
          <w:szCs w:val="24"/>
          <w:lang w:val="en-US"/>
        </w:rPr>
        <w:t xml:space="preserve"> in the Training set,</w:t>
      </w:r>
      <w:ins w:id="433" w:author="Bertotto, Mercedes [2]" w:date="2024-01-12T12:45:00Z">
        <w:r w:rsidR="3DE7E7E5" w:rsidRPr="2EABC22C">
          <w:rPr>
            <w:sz w:val="24"/>
            <w:szCs w:val="24"/>
            <w:lang w:val="en-US"/>
          </w:rPr>
          <w:t xml:space="preserve"> </w:t>
        </w:r>
      </w:ins>
      <w:r w:rsidRPr="2EABC22C">
        <w:rPr>
          <w:sz w:val="24"/>
          <w:szCs w:val="24"/>
          <w:lang w:val="en-US"/>
        </w:rPr>
        <w:t>using</w:t>
      </w:r>
      <w:r w:rsidR="10A7623C" w:rsidRPr="2EABC22C">
        <w:rPr>
          <w:sz w:val="24"/>
          <w:szCs w:val="24"/>
          <w:lang w:val="en-US"/>
        </w:rPr>
        <w:t xml:space="preserve"> </w:t>
      </w:r>
      <w:proofErr w:type="spellStart"/>
      <w:r w:rsidR="10A7623C" w:rsidRPr="2EABC22C">
        <w:rPr>
          <w:sz w:val="24"/>
          <w:szCs w:val="24"/>
          <w:lang w:val="en-US"/>
        </w:rPr>
        <w:t>CovSel</w:t>
      </w:r>
      <w:proofErr w:type="spellEnd"/>
      <w:r w:rsidR="10A7623C" w:rsidRPr="2EABC22C">
        <w:rPr>
          <w:sz w:val="24"/>
          <w:szCs w:val="24"/>
          <w:lang w:val="en-US"/>
        </w:rPr>
        <w:t xml:space="preserve"> algorithm</w:t>
      </w:r>
      <w:r w:rsidR="48AEEFED" w:rsidRPr="2EABC22C">
        <w:rPr>
          <w:sz w:val="24"/>
          <w:szCs w:val="24"/>
          <w:lang w:val="en-US"/>
        </w:rPr>
        <w:t xml:space="preserve">. </w:t>
      </w:r>
      <w:r w:rsidR="453D8F7F" w:rsidRPr="2EABC22C">
        <w:rPr>
          <w:sz w:val="24"/>
          <w:szCs w:val="24"/>
          <w:lang w:val="en-US"/>
        </w:rPr>
        <w:t xml:space="preserve">  </w:t>
      </w:r>
      <w:ins w:id="434" w:author="Bertotto, Mercedes [2]" w:date="2024-01-12T12:47:00Z">
        <w:r w:rsidR="4F913385" w:rsidRPr="2EABC22C">
          <w:rPr>
            <w:sz w:val="24"/>
            <w:szCs w:val="24"/>
            <w:lang w:val="en-US"/>
          </w:rPr>
          <w:t xml:space="preserve">Iteratively top 5 to top 39 </w:t>
        </w:r>
      </w:ins>
      <w:r w:rsidR="48AEEFED" w:rsidRPr="2EABC22C">
        <w:rPr>
          <w:sz w:val="24"/>
          <w:szCs w:val="24"/>
          <w:lang w:val="en-US"/>
        </w:rPr>
        <w:t xml:space="preserve">Important </w:t>
      </w:r>
      <w:r w:rsidR="453D8F7F" w:rsidRPr="2EABC22C">
        <w:rPr>
          <w:sz w:val="24"/>
          <w:szCs w:val="24"/>
          <w:lang w:val="en-US"/>
        </w:rPr>
        <w:t>V</w:t>
      </w:r>
      <w:r w:rsidR="48AEEFED" w:rsidRPr="2EABC22C">
        <w:rPr>
          <w:sz w:val="24"/>
          <w:szCs w:val="24"/>
          <w:lang w:val="en-US"/>
        </w:rPr>
        <w:t>ariables</w:t>
      </w:r>
      <w:r w:rsidR="453D8F7F" w:rsidRPr="2EABC22C">
        <w:rPr>
          <w:sz w:val="24"/>
          <w:szCs w:val="24"/>
          <w:lang w:val="en-US"/>
        </w:rPr>
        <w:t xml:space="preserve"> (</w:t>
      </w:r>
      <w:proofErr w:type="spellStart"/>
      <w:r w:rsidR="453D8F7F" w:rsidRPr="2EABC22C">
        <w:rPr>
          <w:sz w:val="24"/>
          <w:szCs w:val="24"/>
          <w:lang w:val="en-US"/>
        </w:rPr>
        <w:t>ivs</w:t>
      </w:r>
      <w:proofErr w:type="spellEnd"/>
      <w:r w:rsidR="453D8F7F" w:rsidRPr="2EABC22C">
        <w:rPr>
          <w:sz w:val="24"/>
          <w:szCs w:val="24"/>
          <w:lang w:val="en-US"/>
        </w:rPr>
        <w:t>)</w:t>
      </w:r>
      <w:r w:rsidR="72D22C73" w:rsidRPr="2EABC22C">
        <w:rPr>
          <w:sz w:val="24"/>
          <w:szCs w:val="24"/>
          <w:lang w:val="en-US"/>
        </w:rPr>
        <w:t>,</w:t>
      </w:r>
      <w:ins w:id="435" w:author="Bertotto, Mercedes [2]" w:date="2024-01-12T12:48:00Z">
        <w:r w:rsidR="2BB77779" w:rsidRPr="2EABC22C">
          <w:rPr>
            <w:sz w:val="24"/>
            <w:szCs w:val="24"/>
            <w:lang w:val="en-US"/>
          </w:rPr>
          <w:t xml:space="preserve"> </w:t>
        </w:r>
      </w:ins>
      <w:commentRangeStart w:id="436"/>
      <w:r w:rsidR="3FEF9B3F" w:rsidRPr="2EABC22C">
        <w:rPr>
          <w:sz w:val="24"/>
          <w:szCs w:val="24"/>
          <w:lang w:val="en-US"/>
        </w:rPr>
        <w:t>(</w:t>
      </w:r>
      <w:commentRangeStart w:id="437"/>
      <w:r w:rsidR="3FEF9B3F" w:rsidRPr="2EABC22C">
        <w:rPr>
          <w:sz w:val="24"/>
          <w:szCs w:val="24"/>
          <w:lang w:val="en-US"/>
        </w:rPr>
        <w:t>numbers chosen arbitrar</w:t>
      </w:r>
      <w:r w:rsidR="00523F04" w:rsidRPr="2EABC22C">
        <w:rPr>
          <w:sz w:val="24"/>
          <w:szCs w:val="24"/>
          <w:lang w:val="en-US"/>
        </w:rPr>
        <w:t>il</w:t>
      </w:r>
      <w:r w:rsidR="3FEF9B3F" w:rsidRPr="2EABC22C">
        <w:rPr>
          <w:sz w:val="24"/>
          <w:szCs w:val="24"/>
          <w:lang w:val="en-US"/>
        </w:rPr>
        <w:t>y</w:t>
      </w:r>
      <w:commentRangeEnd w:id="437"/>
      <w:r w:rsidR="48AEEFED">
        <w:rPr>
          <w:rStyle w:val="CommentReference"/>
        </w:rPr>
        <w:commentReference w:id="437"/>
      </w:r>
      <w:r w:rsidR="3FEF9B3F" w:rsidRPr="2EABC22C">
        <w:rPr>
          <w:sz w:val="24"/>
          <w:szCs w:val="24"/>
          <w:lang w:val="en-US"/>
        </w:rPr>
        <w:t>)</w:t>
      </w:r>
      <w:r w:rsidR="72D22C73" w:rsidRPr="2EABC22C">
        <w:rPr>
          <w:sz w:val="24"/>
          <w:szCs w:val="24"/>
          <w:lang w:val="en-US"/>
        </w:rPr>
        <w:t>,</w:t>
      </w:r>
      <w:r w:rsidR="0CC2D7A9" w:rsidRPr="2EABC22C">
        <w:rPr>
          <w:sz w:val="24"/>
          <w:szCs w:val="24"/>
          <w:lang w:val="en-US"/>
        </w:rPr>
        <w:t xml:space="preserve"> </w:t>
      </w:r>
      <w:commentRangeEnd w:id="436"/>
      <w:r w:rsidR="48AEEFED">
        <w:rPr>
          <w:rStyle w:val="CommentReference"/>
        </w:rPr>
        <w:commentReference w:id="436"/>
      </w:r>
      <w:r w:rsidR="48AEEFED" w:rsidRPr="2EABC22C">
        <w:rPr>
          <w:sz w:val="24"/>
          <w:szCs w:val="24"/>
          <w:lang w:val="en-US"/>
        </w:rPr>
        <w:t>were</w:t>
      </w:r>
      <w:r w:rsidR="0E4B2DF4" w:rsidRPr="2EABC22C">
        <w:rPr>
          <w:sz w:val="24"/>
          <w:szCs w:val="24"/>
          <w:lang w:val="en-US"/>
        </w:rPr>
        <w:t xml:space="preserve"> chosen</w:t>
      </w:r>
      <w:r w:rsidR="48AEEFED" w:rsidRPr="2EABC22C">
        <w:rPr>
          <w:sz w:val="24"/>
          <w:szCs w:val="24"/>
          <w:lang w:val="en-US"/>
        </w:rPr>
        <w:t xml:space="preserve"> for each</w:t>
      </w:r>
      <w:r w:rsidR="77EB1FBE" w:rsidRPr="2EABC22C">
        <w:rPr>
          <w:sz w:val="24"/>
          <w:szCs w:val="24"/>
          <w:lang w:val="en-US"/>
        </w:rPr>
        <w:t xml:space="preserve"> pretreatment</w:t>
      </w:r>
      <w:r w:rsidR="01A8FFB2" w:rsidRPr="2EABC22C">
        <w:rPr>
          <w:sz w:val="24"/>
          <w:szCs w:val="24"/>
          <w:lang w:val="en-US"/>
        </w:rPr>
        <w:t xml:space="preserve">, labelling and cultivar. </w:t>
      </w:r>
      <w:r w:rsidR="4458CCF1" w:rsidRPr="2EABC22C">
        <w:rPr>
          <w:sz w:val="24"/>
          <w:szCs w:val="24"/>
          <w:lang w:val="en-US"/>
        </w:rPr>
        <w:t xml:space="preserve">The selected variables were then used as input </w:t>
      </w:r>
      <w:ins w:id="438" w:author="Bertotto, Mercedes" w:date="2024-01-16T14:48:00Z">
        <w:r w:rsidR="00C60845">
          <w:rPr>
            <w:sz w:val="24"/>
            <w:szCs w:val="24"/>
            <w:lang w:val="en-US"/>
          </w:rPr>
          <w:t>for</w:t>
        </w:r>
      </w:ins>
      <w:del w:id="439" w:author="Bertotto, Mercedes" w:date="2024-01-16T14:48:00Z">
        <w:r w:rsidR="4458CCF1" w:rsidRPr="2EABC22C" w:rsidDel="00C60845">
          <w:rPr>
            <w:sz w:val="24"/>
            <w:szCs w:val="24"/>
            <w:lang w:val="en-US"/>
          </w:rPr>
          <w:delText>of</w:delText>
        </w:r>
      </w:del>
      <w:r w:rsidR="4458CCF1" w:rsidRPr="2EABC22C">
        <w:rPr>
          <w:sz w:val="24"/>
          <w:szCs w:val="24"/>
          <w:lang w:val="en-US"/>
        </w:rPr>
        <w:t xml:space="preserve"> </w:t>
      </w:r>
      <w:r w:rsidR="0E4B2DF4" w:rsidRPr="2EABC22C">
        <w:rPr>
          <w:sz w:val="24"/>
          <w:szCs w:val="24"/>
          <w:lang w:val="en-US"/>
        </w:rPr>
        <w:t>the classification model</w:t>
      </w:r>
      <w:r w:rsidR="4458CCF1" w:rsidRPr="2EABC22C">
        <w:rPr>
          <w:sz w:val="24"/>
          <w:szCs w:val="24"/>
          <w:lang w:val="en-US"/>
        </w:rPr>
        <w:t>.</w:t>
      </w:r>
    </w:p>
    <w:p w14:paraId="18D00A55" w14:textId="10DA215C" w:rsidR="00647A4E" w:rsidRDefault="00775E78" w:rsidP="00775E78">
      <w:pPr>
        <w:pStyle w:val="ListParagraph"/>
        <w:spacing w:after="0" w:line="240" w:lineRule="auto"/>
        <w:ind w:left="0"/>
        <w:jc w:val="both"/>
        <w:rPr>
          <w:ins w:id="440" w:author="Bertotto, Mercedes" w:date="2024-01-16T15:04:00Z"/>
          <w:sz w:val="24"/>
          <w:szCs w:val="24"/>
          <w:lang w:val="en-US"/>
        </w:rPr>
      </w:pPr>
      <w:r w:rsidRPr="00775E78">
        <w:rPr>
          <w:sz w:val="24"/>
          <w:szCs w:val="24"/>
          <w:lang w:val="en-US"/>
        </w:rPr>
        <w:t>Dataset with measured reflectance of only the chosen variables was saved in “</w:t>
      </w:r>
      <w:proofErr w:type="spellStart"/>
      <w:r w:rsidRPr="00775E78">
        <w:rPr>
          <w:sz w:val="24"/>
          <w:szCs w:val="24"/>
          <w:lang w:val="en-US"/>
        </w:rPr>
        <w:t>CovSelTrain</w:t>
      </w:r>
      <w:proofErr w:type="spellEnd"/>
      <w:r w:rsidRPr="00775E78">
        <w:rPr>
          <w:sz w:val="24"/>
          <w:szCs w:val="24"/>
          <w:lang w:val="en-US"/>
        </w:rPr>
        <w:t xml:space="preserve">". The same </w:t>
      </w:r>
      <w:proofErr w:type="spellStart"/>
      <w:r w:rsidRPr="00775E78">
        <w:rPr>
          <w:sz w:val="24"/>
          <w:szCs w:val="24"/>
          <w:lang w:val="en-US"/>
        </w:rPr>
        <w:t>ivs</w:t>
      </w:r>
      <w:proofErr w:type="spellEnd"/>
      <w:r w:rsidRPr="00775E78">
        <w:rPr>
          <w:sz w:val="24"/>
          <w:szCs w:val="24"/>
          <w:lang w:val="en-US"/>
        </w:rPr>
        <w:t xml:space="preserve"> were selected from the Test </w:t>
      </w:r>
      <w:proofErr w:type="spellStart"/>
      <w:r w:rsidRPr="00775E78">
        <w:rPr>
          <w:sz w:val="24"/>
          <w:szCs w:val="24"/>
          <w:lang w:val="en-US"/>
        </w:rPr>
        <w:t>Set,and</w:t>
      </w:r>
      <w:proofErr w:type="spellEnd"/>
      <w:r w:rsidRPr="00775E78">
        <w:rPr>
          <w:sz w:val="24"/>
          <w:szCs w:val="24"/>
          <w:lang w:val="en-US"/>
        </w:rPr>
        <w:t xml:space="preserve"> saved in “</w:t>
      </w:r>
      <w:proofErr w:type="spellStart"/>
      <w:r w:rsidRPr="00775E78">
        <w:rPr>
          <w:sz w:val="24"/>
          <w:szCs w:val="24"/>
          <w:lang w:val="en-US"/>
        </w:rPr>
        <w:t>CovSelTest</w:t>
      </w:r>
      <w:proofErr w:type="spellEnd"/>
      <w:r w:rsidRPr="00775E78">
        <w:rPr>
          <w:sz w:val="24"/>
          <w:szCs w:val="24"/>
          <w:lang w:val="en-US"/>
        </w:rPr>
        <w:t>".</w:t>
      </w:r>
    </w:p>
    <w:p w14:paraId="1B3E934D" w14:textId="77777777" w:rsidR="00775E78" w:rsidRPr="00775E78" w:rsidRDefault="00775E78">
      <w:pPr>
        <w:pStyle w:val="ListParagraph"/>
        <w:spacing w:after="0" w:line="240" w:lineRule="auto"/>
        <w:ind w:left="0"/>
        <w:jc w:val="both"/>
        <w:rPr>
          <w:sz w:val="24"/>
          <w:szCs w:val="24"/>
          <w:lang w:val="en-US"/>
        </w:rPr>
        <w:pPrChange w:id="441" w:author="Bertotto, Mercedes" w:date="2024-01-16T15:04:00Z">
          <w:pPr>
            <w:pStyle w:val="ListParagraph"/>
            <w:spacing w:after="0" w:line="360" w:lineRule="auto"/>
            <w:ind w:left="0"/>
            <w:jc w:val="both"/>
          </w:pPr>
        </w:pPrChange>
      </w:pPr>
    </w:p>
    <w:p w14:paraId="44EB2520" w14:textId="2226E9FD" w:rsidR="00647A4E" w:rsidRPr="00A238EA" w:rsidRDefault="00775E78" w:rsidP="00D16558">
      <w:pPr>
        <w:pStyle w:val="ListParagraph"/>
        <w:numPr>
          <w:ilvl w:val="0"/>
          <w:numId w:val="7"/>
        </w:numPr>
        <w:jc w:val="both"/>
        <w:rPr>
          <w:b/>
          <w:bCs/>
          <w:color w:val="FF0000"/>
          <w:sz w:val="24"/>
          <w:szCs w:val="24"/>
          <w:lang w:val="en-US"/>
        </w:rPr>
      </w:pPr>
      <w:ins w:id="442" w:author="Bertotto, Mercedes" w:date="2024-01-16T15:05:00Z">
        <w:r>
          <w:rPr>
            <w:b/>
            <w:bCs/>
            <w:color w:val="FF0000"/>
            <w:sz w:val="24"/>
            <w:szCs w:val="24"/>
            <w:lang w:val="en-US"/>
          </w:rPr>
          <w:t xml:space="preserve"> Calibration of </w:t>
        </w:r>
      </w:ins>
      <w:del w:id="443" w:author="Bertotto, Mercedes" w:date="2024-01-16T15:05:00Z">
        <w:r w:rsidR="00032B49" w:rsidRPr="00A238EA" w:rsidDel="00775E78">
          <w:rPr>
            <w:b/>
            <w:bCs/>
            <w:color w:val="FF0000"/>
            <w:sz w:val="24"/>
            <w:szCs w:val="24"/>
            <w:lang w:val="en-US"/>
          </w:rPr>
          <w:delText>Selecting the Optimal number of Latent Variables for</w:delText>
        </w:r>
      </w:del>
      <w:r w:rsidR="00032B49" w:rsidRPr="00A238EA">
        <w:rPr>
          <w:b/>
          <w:bCs/>
          <w:color w:val="FF0000"/>
          <w:sz w:val="24"/>
          <w:szCs w:val="24"/>
          <w:lang w:val="en-US"/>
        </w:rPr>
        <w:t xml:space="preserve"> PLSDA</w:t>
      </w:r>
      <w:ins w:id="444" w:author="Bertotto, Mercedes" w:date="2024-01-16T15:05:00Z">
        <w:r>
          <w:rPr>
            <w:b/>
            <w:bCs/>
            <w:color w:val="FF0000"/>
            <w:sz w:val="24"/>
            <w:szCs w:val="24"/>
            <w:lang w:val="en-US"/>
          </w:rPr>
          <w:t xml:space="preserve"> models</w:t>
        </w:r>
      </w:ins>
    </w:p>
    <w:p w14:paraId="0253BA8D" w14:textId="77777777" w:rsidR="007A312E" w:rsidRDefault="007A312E" w:rsidP="007A312E">
      <w:pPr>
        <w:pStyle w:val="ListParagraph"/>
        <w:ind w:left="360"/>
        <w:jc w:val="both"/>
        <w:rPr>
          <w:sz w:val="24"/>
          <w:szCs w:val="24"/>
          <w:lang w:val="en-US"/>
        </w:rPr>
      </w:pPr>
    </w:p>
    <w:p w14:paraId="67052EB0" w14:textId="6BE20E23" w:rsidR="00775E78" w:rsidRDefault="00775E78" w:rsidP="00775E78">
      <w:pPr>
        <w:pStyle w:val="ListParagraph"/>
        <w:spacing w:after="0" w:line="240" w:lineRule="auto"/>
        <w:ind w:left="0"/>
        <w:jc w:val="both"/>
        <w:rPr>
          <w:ins w:id="445" w:author="Bertotto, Mercedes" w:date="2024-01-16T15:08:00Z"/>
          <w:sz w:val="24"/>
          <w:szCs w:val="24"/>
          <w:lang w:val="en-US"/>
        </w:rPr>
      </w:pPr>
      <w:ins w:id="446" w:author="Bertotto, Mercedes" w:date="2024-01-16T15:08:00Z">
        <w:r w:rsidRPr="00775E78">
          <w:rPr>
            <w:sz w:val="24"/>
            <w:szCs w:val="24"/>
            <w:lang w:val="en-US"/>
          </w:rPr>
          <w:t xml:space="preserve">The selected variables as given by </w:t>
        </w:r>
        <w:proofErr w:type="spellStart"/>
        <w:r w:rsidRPr="00775E78">
          <w:rPr>
            <w:sz w:val="24"/>
            <w:szCs w:val="24"/>
            <w:lang w:val="en-US"/>
          </w:rPr>
          <w:t>CovSel</w:t>
        </w:r>
        <w:proofErr w:type="spellEnd"/>
        <w:r w:rsidRPr="00775E78">
          <w:rPr>
            <w:sz w:val="24"/>
            <w:szCs w:val="24"/>
            <w:lang w:val="en-US"/>
          </w:rPr>
          <w:t xml:space="preserve"> were then used as input of PLSDA.</w:t>
        </w:r>
      </w:ins>
    </w:p>
    <w:p w14:paraId="5DCD9E31" w14:textId="3FEC4AFA" w:rsidR="006D742F" w:rsidRDefault="00A24718" w:rsidP="00775E78">
      <w:pPr>
        <w:pStyle w:val="ListParagraph"/>
        <w:spacing w:after="0" w:line="240" w:lineRule="auto"/>
        <w:ind w:left="0"/>
        <w:jc w:val="both"/>
        <w:rPr>
          <w:sz w:val="24"/>
          <w:szCs w:val="24"/>
          <w:lang w:val="en-US"/>
        </w:rPr>
      </w:pPr>
      <w:r w:rsidRPr="2EABC22C">
        <w:rPr>
          <w:sz w:val="24"/>
          <w:szCs w:val="24"/>
          <w:lang w:val="en-US"/>
        </w:rPr>
        <w:t xml:space="preserve">The </w:t>
      </w:r>
      <w:r w:rsidR="007A312E" w:rsidRPr="2EABC22C">
        <w:rPr>
          <w:sz w:val="24"/>
          <w:szCs w:val="24"/>
          <w:lang w:val="en-US"/>
        </w:rPr>
        <w:t>T</w:t>
      </w:r>
      <w:r w:rsidRPr="2EABC22C">
        <w:rPr>
          <w:sz w:val="24"/>
          <w:szCs w:val="24"/>
          <w:lang w:val="en-US"/>
        </w:rPr>
        <w:t xml:space="preserve">raining set was </w:t>
      </w:r>
      <w:commentRangeStart w:id="447"/>
      <w:commentRangeStart w:id="448"/>
      <w:r w:rsidRPr="2EABC22C">
        <w:rPr>
          <w:sz w:val="24"/>
          <w:szCs w:val="24"/>
          <w:lang w:val="en-US"/>
        </w:rPr>
        <w:t>spli</w:t>
      </w:r>
      <w:r w:rsidR="00B17E98" w:rsidRPr="2EABC22C">
        <w:rPr>
          <w:sz w:val="24"/>
          <w:szCs w:val="24"/>
          <w:lang w:val="en-US"/>
        </w:rPr>
        <w:t xml:space="preserve">t </w:t>
      </w:r>
      <w:r w:rsidRPr="2EABC22C">
        <w:rPr>
          <w:sz w:val="24"/>
          <w:szCs w:val="24"/>
          <w:lang w:val="en-US"/>
        </w:rPr>
        <w:t>again</w:t>
      </w:r>
      <w:commentRangeEnd w:id="447"/>
      <w:r>
        <w:rPr>
          <w:rStyle w:val="CommentReference"/>
        </w:rPr>
        <w:commentReference w:id="447"/>
      </w:r>
      <w:commentRangeEnd w:id="448"/>
      <w:r>
        <w:rPr>
          <w:rStyle w:val="CommentReference"/>
        </w:rPr>
        <w:commentReference w:id="448"/>
      </w:r>
      <w:r w:rsidR="006D742F" w:rsidRPr="2EABC22C">
        <w:rPr>
          <w:sz w:val="24"/>
          <w:szCs w:val="24"/>
          <w:lang w:val="en-US"/>
        </w:rPr>
        <w:t xml:space="preserve">, </w:t>
      </w:r>
      <w:r w:rsidRPr="2EABC22C">
        <w:rPr>
          <w:sz w:val="24"/>
          <w:szCs w:val="24"/>
          <w:lang w:val="en-US"/>
        </w:rPr>
        <w:t xml:space="preserve">into </w:t>
      </w:r>
      <w:r w:rsidR="00B06E10" w:rsidRPr="2EABC22C">
        <w:rPr>
          <w:sz w:val="24"/>
          <w:szCs w:val="24"/>
          <w:lang w:val="en-US"/>
        </w:rPr>
        <w:t>Validation</w:t>
      </w:r>
      <w:r w:rsidR="67302E05" w:rsidRPr="2EABC22C">
        <w:rPr>
          <w:sz w:val="24"/>
          <w:szCs w:val="24"/>
          <w:lang w:val="en-US"/>
        </w:rPr>
        <w:t xml:space="preserve"> (70%)</w:t>
      </w:r>
      <w:r w:rsidRPr="2EABC22C">
        <w:rPr>
          <w:sz w:val="24"/>
          <w:szCs w:val="24"/>
          <w:lang w:val="en-US"/>
        </w:rPr>
        <w:t xml:space="preserve"> and </w:t>
      </w:r>
      <w:r w:rsidR="00B06E10" w:rsidRPr="2EABC22C">
        <w:rPr>
          <w:sz w:val="24"/>
          <w:szCs w:val="24"/>
          <w:lang w:val="en-US"/>
        </w:rPr>
        <w:t>T</w:t>
      </w:r>
      <w:r w:rsidRPr="2EABC22C">
        <w:rPr>
          <w:sz w:val="24"/>
          <w:szCs w:val="24"/>
          <w:lang w:val="en-US"/>
        </w:rPr>
        <w:t>uning</w:t>
      </w:r>
      <w:r w:rsidR="1426B613" w:rsidRPr="2EABC22C">
        <w:rPr>
          <w:sz w:val="24"/>
          <w:szCs w:val="24"/>
          <w:lang w:val="en-US"/>
        </w:rPr>
        <w:t xml:space="preserve"> (30%)</w:t>
      </w:r>
      <w:r w:rsidR="231FB31B" w:rsidRPr="2EABC22C">
        <w:rPr>
          <w:sz w:val="24"/>
          <w:szCs w:val="24"/>
          <w:lang w:val="en-US"/>
        </w:rPr>
        <w:t>,</w:t>
      </w:r>
      <w:r w:rsidR="5FD8C57B" w:rsidRPr="2EABC22C">
        <w:rPr>
          <w:sz w:val="24"/>
          <w:szCs w:val="24"/>
          <w:lang w:val="en-US"/>
        </w:rPr>
        <w:t xml:space="preserve"> randomly</w:t>
      </w:r>
      <w:r w:rsidR="13D7D2E3" w:rsidRPr="2EABC22C">
        <w:rPr>
          <w:sz w:val="24"/>
          <w:szCs w:val="24"/>
          <w:lang w:val="en-US"/>
        </w:rPr>
        <w:t>.</w:t>
      </w:r>
      <w:r w:rsidR="00D40127" w:rsidRPr="2EABC22C">
        <w:rPr>
          <w:sz w:val="24"/>
          <w:szCs w:val="24"/>
          <w:lang w:val="en-US"/>
        </w:rPr>
        <w:t xml:space="preserve"> </w:t>
      </w:r>
      <w:commentRangeStart w:id="449"/>
      <w:commentRangeStart w:id="450"/>
      <w:r w:rsidR="00D40127" w:rsidRPr="2EABC22C">
        <w:rPr>
          <w:sz w:val="24"/>
          <w:szCs w:val="24"/>
          <w:lang w:val="en-US"/>
        </w:rPr>
        <w:t xml:space="preserve">Different </w:t>
      </w:r>
      <w:commentRangeEnd w:id="449"/>
      <w:r>
        <w:rPr>
          <w:rStyle w:val="CommentReference"/>
        </w:rPr>
        <w:commentReference w:id="449"/>
      </w:r>
      <w:commentRangeEnd w:id="450"/>
      <w:r>
        <w:rPr>
          <w:rStyle w:val="CommentReference"/>
        </w:rPr>
        <w:commentReference w:id="450"/>
      </w:r>
      <w:r w:rsidR="00D40127" w:rsidRPr="2EABC22C">
        <w:rPr>
          <w:sz w:val="24"/>
          <w:szCs w:val="24"/>
          <w:lang w:val="en-US"/>
        </w:rPr>
        <w:t xml:space="preserve">models with different number of Latent Variables (LVs) were calibrated in Validation </w:t>
      </w:r>
      <w:ins w:id="451" w:author="Bertotto, Mercedes" w:date="2024-01-16T15:06:00Z">
        <w:r w:rsidR="00775E78">
          <w:rPr>
            <w:sz w:val="24"/>
            <w:szCs w:val="24"/>
            <w:lang w:val="en-US"/>
          </w:rPr>
          <w:t>s</w:t>
        </w:r>
      </w:ins>
      <w:del w:id="452" w:author="Bertotto, Mercedes" w:date="2024-01-16T15:06:00Z">
        <w:r w:rsidR="00D40127" w:rsidRPr="2EABC22C" w:rsidDel="00775E78">
          <w:rPr>
            <w:sz w:val="24"/>
            <w:szCs w:val="24"/>
            <w:lang w:val="en-US"/>
          </w:rPr>
          <w:delText>S</w:delText>
        </w:r>
      </w:del>
      <w:r w:rsidR="00D40127" w:rsidRPr="2EABC22C">
        <w:rPr>
          <w:sz w:val="24"/>
          <w:szCs w:val="24"/>
          <w:lang w:val="en-US"/>
        </w:rPr>
        <w:t xml:space="preserve">et and tested in the Tuning set. </w:t>
      </w:r>
      <w:r w:rsidR="00EC7704" w:rsidRPr="2EABC22C">
        <w:rPr>
          <w:sz w:val="24"/>
          <w:szCs w:val="24"/>
          <w:lang w:val="en-US"/>
        </w:rPr>
        <w:t>The number</w:t>
      </w:r>
      <w:r w:rsidR="00C60845">
        <w:rPr>
          <w:sz w:val="24"/>
          <w:szCs w:val="24"/>
          <w:lang w:val="en-US"/>
        </w:rPr>
        <w:t xml:space="preserve"> of </w:t>
      </w:r>
      <w:r w:rsidR="00EC7704" w:rsidRPr="2EABC22C">
        <w:rPr>
          <w:sz w:val="24"/>
          <w:szCs w:val="24"/>
          <w:lang w:val="en-US"/>
        </w:rPr>
        <w:t>LVs</w:t>
      </w:r>
      <w:r w:rsidR="00C60845">
        <w:rPr>
          <w:sz w:val="24"/>
          <w:szCs w:val="24"/>
          <w:lang w:val="en-US"/>
        </w:rPr>
        <w:t xml:space="preserve"> </w:t>
      </w:r>
      <w:r w:rsidR="00EC7704" w:rsidRPr="2EABC22C">
        <w:rPr>
          <w:sz w:val="24"/>
          <w:szCs w:val="24"/>
          <w:lang w:val="en-US"/>
        </w:rPr>
        <w:t xml:space="preserve">was selected </w:t>
      </w:r>
      <w:r w:rsidR="00F07F67" w:rsidRPr="2EABC22C">
        <w:rPr>
          <w:sz w:val="24"/>
          <w:szCs w:val="24"/>
          <w:lang w:val="en-US"/>
        </w:rPr>
        <w:t>according to the model that showed the lowe</w:t>
      </w:r>
      <w:r w:rsidR="0049691C" w:rsidRPr="2EABC22C">
        <w:rPr>
          <w:sz w:val="24"/>
          <w:szCs w:val="24"/>
          <w:lang w:val="en-US"/>
        </w:rPr>
        <w:t>st</w:t>
      </w:r>
      <w:r w:rsidR="00F07F67" w:rsidRPr="2EABC22C">
        <w:rPr>
          <w:sz w:val="24"/>
          <w:szCs w:val="24"/>
          <w:lang w:val="en-US"/>
        </w:rPr>
        <w:t xml:space="preserve"> prediction error</w:t>
      </w:r>
      <w:ins w:id="453" w:author="Bertotto, Mercedes" w:date="2024-01-16T15:06:00Z">
        <w:r w:rsidR="00775E78">
          <w:rPr>
            <w:sz w:val="24"/>
            <w:szCs w:val="24"/>
            <w:lang w:val="en-US"/>
          </w:rPr>
          <w:t xml:space="preserve"> in the Tuning set.</w:t>
        </w:r>
      </w:ins>
      <w:del w:id="454" w:author="Bertotto, Mercedes" w:date="2024-01-16T15:06:00Z">
        <w:r w:rsidR="00F07F67" w:rsidRPr="2EABC22C" w:rsidDel="00775E78">
          <w:rPr>
            <w:sz w:val="24"/>
            <w:szCs w:val="24"/>
            <w:lang w:val="en-US"/>
          </w:rPr>
          <w:delText>.</w:delText>
        </w:r>
      </w:del>
    </w:p>
    <w:p w14:paraId="61C4C882" w14:textId="77777777" w:rsidR="00977010" w:rsidRPr="007A19BC" w:rsidRDefault="00977010" w:rsidP="13A251B7">
      <w:pPr>
        <w:pStyle w:val="ListParagraph"/>
        <w:spacing w:after="0" w:line="360" w:lineRule="auto"/>
        <w:ind w:left="0"/>
        <w:jc w:val="both"/>
        <w:rPr>
          <w:b/>
          <w:bCs/>
          <w:color w:val="FF0000"/>
          <w:sz w:val="24"/>
          <w:szCs w:val="24"/>
          <w:lang w:val="en-US"/>
        </w:rPr>
      </w:pPr>
    </w:p>
    <w:p w14:paraId="64BB5303" w14:textId="065D0625" w:rsidR="00F07F67" w:rsidRPr="007A19BC" w:rsidRDefault="00977010" w:rsidP="005F608D">
      <w:pPr>
        <w:pStyle w:val="ListParagraph"/>
        <w:ind w:left="0"/>
        <w:jc w:val="both"/>
        <w:rPr>
          <w:b/>
          <w:bCs/>
          <w:color w:val="FF0000"/>
          <w:sz w:val="24"/>
          <w:szCs w:val="24"/>
          <w:lang w:val="en-US"/>
        </w:rPr>
      </w:pPr>
      <w:r w:rsidRPr="007A19BC">
        <w:rPr>
          <w:b/>
          <w:bCs/>
          <w:color w:val="FF0000"/>
          <w:sz w:val="24"/>
          <w:szCs w:val="24"/>
          <w:lang w:val="en-US"/>
        </w:rPr>
        <w:t>F)</w:t>
      </w:r>
      <w:r w:rsidRPr="007A19BC">
        <w:rPr>
          <w:b/>
          <w:bCs/>
          <w:color w:val="FF0000"/>
          <w:sz w:val="24"/>
          <w:szCs w:val="24"/>
          <w:lang w:val="en-US"/>
        </w:rPr>
        <w:tab/>
      </w:r>
      <w:del w:id="455" w:author="Bertotto, Mercedes" w:date="2024-01-16T15:08:00Z">
        <w:r w:rsidR="005C3707" w:rsidRPr="007A19BC" w:rsidDel="00775E78">
          <w:rPr>
            <w:b/>
            <w:bCs/>
            <w:color w:val="FF0000"/>
            <w:sz w:val="24"/>
            <w:szCs w:val="24"/>
            <w:lang w:val="en-US"/>
          </w:rPr>
          <w:delText xml:space="preserve">Calibration and </w:delText>
        </w:r>
      </w:del>
      <w:r w:rsidR="005C3707" w:rsidRPr="007A19BC">
        <w:rPr>
          <w:b/>
          <w:bCs/>
          <w:color w:val="FF0000"/>
          <w:sz w:val="24"/>
          <w:szCs w:val="24"/>
          <w:lang w:val="en-US"/>
        </w:rPr>
        <w:t>Validation of PLSDA models</w:t>
      </w:r>
    </w:p>
    <w:p w14:paraId="4A1F9A7D" w14:textId="4FE39AFC" w:rsidR="006D742F" w:rsidDel="00775E78" w:rsidRDefault="006D742F" w:rsidP="00775E78">
      <w:pPr>
        <w:pStyle w:val="ListParagraph"/>
        <w:spacing w:line="240" w:lineRule="auto"/>
        <w:jc w:val="both"/>
        <w:rPr>
          <w:del w:id="456" w:author="Bertotto, Mercedes" w:date="2024-01-16T15:09:00Z"/>
          <w:sz w:val="24"/>
          <w:szCs w:val="24"/>
          <w:lang w:val="en-US"/>
        </w:rPr>
      </w:pPr>
    </w:p>
    <w:p w14:paraId="69BD91A2" w14:textId="77777777" w:rsidR="00775E78" w:rsidRDefault="00775E78" w:rsidP="005F608D">
      <w:pPr>
        <w:pStyle w:val="ListParagraph"/>
        <w:ind w:left="0"/>
        <w:jc w:val="both"/>
        <w:rPr>
          <w:ins w:id="457" w:author="Bertotto, Mercedes" w:date="2024-01-16T15:09:00Z"/>
          <w:sz w:val="24"/>
          <w:szCs w:val="24"/>
          <w:lang w:val="en-US"/>
        </w:rPr>
      </w:pPr>
    </w:p>
    <w:p w14:paraId="2E5EA5F9" w14:textId="77777777" w:rsidR="00775E78" w:rsidRPr="00326D37" w:rsidRDefault="00775E78">
      <w:pPr>
        <w:pStyle w:val="ListParagraph"/>
        <w:spacing w:after="0" w:line="240" w:lineRule="auto"/>
        <w:ind w:left="0"/>
        <w:jc w:val="both"/>
        <w:rPr>
          <w:sz w:val="24"/>
          <w:szCs w:val="24"/>
          <w:lang w:val="en-US"/>
        </w:rPr>
        <w:pPrChange w:id="458" w:author="Bertotto, Mercedes" w:date="2024-01-16T15:09:00Z">
          <w:pPr>
            <w:pStyle w:val="ListParagraph"/>
            <w:spacing w:line="240" w:lineRule="auto"/>
            <w:jc w:val="both"/>
          </w:pPr>
        </w:pPrChange>
      </w:pPr>
      <w:r w:rsidRPr="59A009FC">
        <w:rPr>
          <w:sz w:val="24"/>
          <w:szCs w:val="24"/>
          <w:lang w:val="en-US"/>
        </w:rPr>
        <w:t>The PLSDA model, already optimized for the number of latent variables, was tested in “</w:t>
      </w:r>
      <w:proofErr w:type="spellStart"/>
      <w:r w:rsidRPr="59A009FC">
        <w:rPr>
          <w:sz w:val="24"/>
          <w:szCs w:val="24"/>
          <w:lang w:val="en-US"/>
        </w:rPr>
        <w:t>CovSelTest</w:t>
      </w:r>
      <w:proofErr w:type="spellEnd"/>
      <w:r w:rsidRPr="59A009FC">
        <w:rPr>
          <w:sz w:val="24"/>
          <w:szCs w:val="24"/>
          <w:lang w:val="en-US"/>
        </w:rPr>
        <w:t>”, and classification parameters were obtained.</w:t>
      </w:r>
    </w:p>
    <w:p w14:paraId="25B6EA70" w14:textId="5900B5DE" w:rsidR="13A251B7" w:rsidRDefault="13A251B7" w:rsidP="00775E78">
      <w:pPr>
        <w:pStyle w:val="ListParagraph"/>
        <w:spacing w:after="0" w:line="240" w:lineRule="auto"/>
        <w:ind w:left="0"/>
        <w:jc w:val="both"/>
        <w:rPr>
          <w:sz w:val="24"/>
          <w:szCs w:val="24"/>
          <w:lang w:val="en-US"/>
        </w:rPr>
      </w:pPr>
    </w:p>
    <w:p w14:paraId="7CC7D0C8" w14:textId="10C4E88A" w:rsidR="4B41F9CC" w:rsidRDefault="4B41F9CC" w:rsidP="13A251B7">
      <w:pPr>
        <w:pStyle w:val="ListParagraph"/>
        <w:ind w:left="0"/>
        <w:jc w:val="both"/>
        <w:rPr>
          <w:b/>
          <w:bCs/>
          <w:color w:val="FF0000"/>
          <w:sz w:val="24"/>
          <w:szCs w:val="24"/>
          <w:lang w:val="en-US"/>
        </w:rPr>
      </w:pPr>
      <w:r w:rsidRPr="2EABC22C">
        <w:rPr>
          <w:b/>
          <w:bCs/>
          <w:color w:val="FF0000"/>
          <w:sz w:val="24"/>
          <w:szCs w:val="24"/>
          <w:lang w:val="en-US"/>
        </w:rPr>
        <w:t>G)</w:t>
      </w:r>
      <w:r w:rsidRPr="00775E78">
        <w:rPr>
          <w:lang w:val="en-US"/>
        </w:rPr>
        <w:tab/>
      </w:r>
      <w:ins w:id="459" w:author="Bertotto, Mercedes" w:date="2024-01-16T15:11:00Z">
        <w:r w:rsidR="00033321">
          <w:rPr>
            <w:b/>
            <w:bCs/>
            <w:color w:val="FF0000"/>
            <w:sz w:val="24"/>
            <w:szCs w:val="24"/>
            <w:lang w:val="en-US"/>
          </w:rPr>
          <w:t>Visualization and ev</w:t>
        </w:r>
      </w:ins>
      <w:ins w:id="460" w:author="Bertotto, Mercedes" w:date="2024-01-16T15:12:00Z">
        <w:r w:rsidR="00033321">
          <w:rPr>
            <w:b/>
            <w:bCs/>
            <w:color w:val="FF0000"/>
            <w:sz w:val="24"/>
            <w:szCs w:val="24"/>
            <w:lang w:val="en-US"/>
          </w:rPr>
          <w:t>aluation of results</w:t>
        </w:r>
      </w:ins>
      <w:del w:id="461" w:author="Bertotto, Mercedes" w:date="2024-01-16T15:11:00Z">
        <w:r w:rsidRPr="2EABC22C" w:rsidDel="00033321">
          <w:rPr>
            <w:b/>
            <w:bCs/>
            <w:color w:val="FF0000"/>
            <w:sz w:val="24"/>
            <w:szCs w:val="24"/>
            <w:lang w:val="en-US"/>
          </w:rPr>
          <w:delText>Evaluation of PLSDA models</w:delText>
        </w:r>
      </w:del>
    </w:p>
    <w:p w14:paraId="06BCCCE1" w14:textId="09CF1625" w:rsidR="13A251B7" w:rsidRDefault="13A251B7" w:rsidP="00775E78">
      <w:pPr>
        <w:pStyle w:val="ListParagraph"/>
        <w:spacing w:line="240" w:lineRule="auto"/>
        <w:ind w:left="0"/>
        <w:jc w:val="both"/>
        <w:rPr>
          <w:sz w:val="24"/>
          <w:szCs w:val="24"/>
          <w:lang w:val="en-US"/>
        </w:rPr>
      </w:pPr>
    </w:p>
    <w:p w14:paraId="4DA01F36" w14:textId="77777777" w:rsidR="00033321" w:rsidRPr="00326D37" w:rsidRDefault="0D82903C">
      <w:pPr>
        <w:pStyle w:val="ListParagraph"/>
        <w:spacing w:after="0" w:line="240" w:lineRule="auto"/>
        <w:ind w:left="0"/>
        <w:jc w:val="both"/>
        <w:rPr>
          <w:ins w:id="462" w:author="Bertotto, Mercedes" w:date="2024-01-16T15:11:00Z"/>
          <w:b/>
          <w:bCs/>
          <w:color w:val="FF0000"/>
          <w:sz w:val="24"/>
          <w:szCs w:val="24"/>
          <w:lang w:val="en-US"/>
        </w:rPr>
        <w:pPrChange w:id="463" w:author="Bertotto, Mercedes" w:date="2024-01-16T15:11:00Z">
          <w:pPr>
            <w:pStyle w:val="ListParagraph"/>
            <w:ind w:left="0"/>
            <w:jc w:val="both"/>
          </w:pPr>
        </w:pPrChange>
      </w:pPr>
      <w:r w:rsidRPr="73083DBA">
        <w:rPr>
          <w:sz w:val="24"/>
          <w:szCs w:val="24"/>
          <w:lang w:val="en-US"/>
        </w:rPr>
        <w:t xml:space="preserve">In this study, 10 parameters were used to evaluate the results: </w:t>
      </w:r>
      <w:r w:rsidR="7A8DA4FC" w:rsidRPr="73083DBA">
        <w:rPr>
          <w:sz w:val="24"/>
          <w:szCs w:val="24"/>
          <w:lang w:val="en-US"/>
        </w:rPr>
        <w:t>S</w:t>
      </w:r>
      <w:r w:rsidRPr="73083DBA">
        <w:rPr>
          <w:sz w:val="24"/>
          <w:szCs w:val="24"/>
          <w:lang w:val="en-US"/>
        </w:rPr>
        <w:t xml:space="preserve">ensitivity, </w:t>
      </w:r>
      <w:r w:rsidR="1D7AC2DF" w:rsidRPr="73083DBA">
        <w:rPr>
          <w:sz w:val="24"/>
          <w:szCs w:val="24"/>
          <w:lang w:val="en-US"/>
        </w:rPr>
        <w:t>S</w:t>
      </w:r>
      <w:r w:rsidRPr="73083DBA">
        <w:rPr>
          <w:sz w:val="24"/>
          <w:szCs w:val="24"/>
          <w:lang w:val="en-US"/>
        </w:rPr>
        <w:t xml:space="preserve">pecificity, </w:t>
      </w:r>
      <w:r w:rsidR="5B893790" w:rsidRPr="73083DBA">
        <w:rPr>
          <w:sz w:val="24"/>
          <w:szCs w:val="24"/>
          <w:lang w:val="en-US"/>
        </w:rPr>
        <w:t>P</w:t>
      </w:r>
      <w:r w:rsidRPr="73083DBA">
        <w:rPr>
          <w:sz w:val="24"/>
          <w:szCs w:val="24"/>
          <w:lang w:val="en-US"/>
        </w:rPr>
        <w:t xml:space="preserve">recision, </w:t>
      </w:r>
      <w:r w:rsidR="0BD0C77E" w:rsidRPr="73083DBA">
        <w:rPr>
          <w:sz w:val="24"/>
          <w:szCs w:val="24"/>
          <w:lang w:val="en-US"/>
        </w:rPr>
        <w:t>A</w:t>
      </w:r>
      <w:r w:rsidRPr="73083DBA">
        <w:rPr>
          <w:sz w:val="24"/>
          <w:szCs w:val="24"/>
          <w:lang w:val="en-US"/>
        </w:rPr>
        <w:t xml:space="preserve">ccuracy and </w:t>
      </w:r>
      <w:r w:rsidR="3A63F841" w:rsidRPr="73083DBA">
        <w:rPr>
          <w:sz w:val="24"/>
          <w:szCs w:val="24"/>
          <w:lang w:val="en-US"/>
        </w:rPr>
        <w:t>B</w:t>
      </w:r>
      <w:r w:rsidRPr="73083DBA">
        <w:rPr>
          <w:sz w:val="24"/>
          <w:szCs w:val="24"/>
          <w:lang w:val="en-US"/>
        </w:rPr>
        <w:t xml:space="preserve">alanced </w:t>
      </w:r>
      <w:r w:rsidR="6A127237" w:rsidRPr="73083DBA">
        <w:rPr>
          <w:sz w:val="24"/>
          <w:szCs w:val="24"/>
          <w:lang w:val="en-US"/>
        </w:rPr>
        <w:t>A</w:t>
      </w:r>
      <w:r w:rsidRPr="73083DBA">
        <w:rPr>
          <w:sz w:val="24"/>
          <w:szCs w:val="24"/>
          <w:lang w:val="en-US"/>
        </w:rPr>
        <w:t>ccuracy</w:t>
      </w:r>
      <w:r w:rsidR="30AA396D" w:rsidRPr="73083DBA">
        <w:rPr>
          <w:sz w:val="24"/>
          <w:szCs w:val="24"/>
          <w:lang w:val="en-US"/>
        </w:rPr>
        <w:t>, Geometric mean, F-measure, Youden index, Positive likelihood ra</w:t>
      </w:r>
      <w:r w:rsidR="009B4B14">
        <w:rPr>
          <w:sz w:val="24"/>
          <w:szCs w:val="24"/>
          <w:lang w:val="en-US"/>
        </w:rPr>
        <w:t>t</w:t>
      </w:r>
      <w:r w:rsidR="30AA396D" w:rsidRPr="73083DBA">
        <w:rPr>
          <w:sz w:val="24"/>
          <w:szCs w:val="24"/>
          <w:lang w:val="en-US"/>
        </w:rPr>
        <w:t>io,</w:t>
      </w:r>
      <w:r w:rsidR="00F323AD">
        <w:rPr>
          <w:sz w:val="24"/>
          <w:szCs w:val="24"/>
          <w:lang w:val="en-US"/>
        </w:rPr>
        <w:t xml:space="preserve"> and</w:t>
      </w:r>
      <w:r w:rsidR="30AA396D" w:rsidRPr="73083DBA">
        <w:rPr>
          <w:sz w:val="24"/>
          <w:szCs w:val="24"/>
          <w:lang w:val="en-US"/>
        </w:rPr>
        <w:t xml:space="preserve"> Negative likelihood ratio</w:t>
      </w:r>
      <w:r w:rsidRPr="73083DBA">
        <w:rPr>
          <w:sz w:val="24"/>
          <w:szCs w:val="24"/>
          <w:lang w:val="en-US"/>
        </w:rPr>
        <w:t>.</w:t>
      </w:r>
      <w:r w:rsidR="1084CE68" w:rsidRPr="73083DBA">
        <w:rPr>
          <w:sz w:val="24"/>
          <w:szCs w:val="24"/>
          <w:lang w:val="en-US"/>
        </w:rPr>
        <w:t xml:space="preserve"> </w:t>
      </w:r>
      <w:r w:rsidR="55C10D7C" w:rsidRPr="73083DBA">
        <w:rPr>
          <w:sz w:val="24"/>
          <w:szCs w:val="24"/>
          <w:lang w:val="en-US"/>
        </w:rPr>
        <w:t xml:space="preserve">These are explained in detail in previous publications (Davide </w:t>
      </w:r>
      <w:proofErr w:type="spellStart"/>
      <w:r w:rsidR="55C10D7C" w:rsidRPr="73083DBA">
        <w:rPr>
          <w:sz w:val="24"/>
          <w:szCs w:val="24"/>
          <w:lang w:val="en-US"/>
        </w:rPr>
        <w:t>Ballabio</w:t>
      </w:r>
      <w:proofErr w:type="spellEnd"/>
      <w:r w:rsidR="55C10D7C" w:rsidRPr="73083DBA">
        <w:rPr>
          <w:sz w:val="24"/>
          <w:szCs w:val="24"/>
          <w:lang w:val="en-US"/>
        </w:rPr>
        <w:t xml:space="preserve">, 2018; </w:t>
      </w:r>
      <w:proofErr w:type="spellStart"/>
      <w:r w:rsidR="55C10D7C" w:rsidRPr="73083DBA">
        <w:rPr>
          <w:sz w:val="24"/>
          <w:szCs w:val="24"/>
          <w:lang w:val="en-US"/>
        </w:rPr>
        <w:t>Akosa</w:t>
      </w:r>
      <w:proofErr w:type="spellEnd"/>
      <w:r w:rsidR="55C10D7C" w:rsidRPr="73083DBA">
        <w:rPr>
          <w:sz w:val="24"/>
          <w:szCs w:val="24"/>
          <w:lang w:val="en-US"/>
        </w:rPr>
        <w:t xml:space="preserve">, </w:t>
      </w:r>
      <w:r w:rsidR="3E304C16" w:rsidRPr="73083DBA">
        <w:rPr>
          <w:sz w:val="24"/>
          <w:szCs w:val="24"/>
          <w:lang w:val="en-US"/>
        </w:rPr>
        <w:t>2017</w:t>
      </w:r>
      <w:r w:rsidR="4F5206C3" w:rsidRPr="13A251B7">
        <w:rPr>
          <w:sz w:val="24"/>
          <w:szCs w:val="24"/>
          <w:lang w:val="en-US"/>
        </w:rPr>
        <w:t>)</w:t>
      </w:r>
      <w:r w:rsidR="16296825" w:rsidRPr="13A251B7">
        <w:rPr>
          <w:sz w:val="24"/>
          <w:szCs w:val="24"/>
          <w:lang w:val="en-US"/>
        </w:rPr>
        <w:t xml:space="preserve"> and shown in Table </w:t>
      </w:r>
      <w:r w:rsidR="4F5206C3" w:rsidRPr="13A251B7">
        <w:rPr>
          <w:sz w:val="24"/>
          <w:szCs w:val="24"/>
          <w:lang w:val="en-US"/>
        </w:rPr>
        <w:t>.</w:t>
      </w:r>
      <w:r w:rsidR="4EA82BF1" w:rsidRPr="13A251B7">
        <w:rPr>
          <w:sz w:val="24"/>
          <w:szCs w:val="24"/>
          <w:lang w:val="en-US"/>
        </w:rPr>
        <w:t xml:space="preserve"> </w:t>
      </w:r>
      <w:r w:rsidR="313D6AD1" w:rsidRPr="13A251B7">
        <w:rPr>
          <w:sz w:val="24"/>
          <w:szCs w:val="24"/>
          <w:lang w:val="en-US"/>
        </w:rPr>
        <w:t>The</w:t>
      </w:r>
      <w:r w:rsidR="02770EC9" w:rsidRPr="13A251B7">
        <w:rPr>
          <w:sz w:val="24"/>
          <w:szCs w:val="24"/>
          <w:lang w:val="en-US"/>
        </w:rPr>
        <w:t xml:space="preserve"> evaluation</w:t>
      </w:r>
      <w:r w:rsidR="5294DED7" w:rsidRPr="73083DBA">
        <w:rPr>
          <w:sz w:val="24"/>
          <w:szCs w:val="24"/>
          <w:lang w:val="en-US"/>
        </w:rPr>
        <w:t xml:space="preserve"> should consider all of them simultaneously, because e</w:t>
      </w:r>
      <w:r w:rsidRPr="73083DBA">
        <w:rPr>
          <w:sz w:val="24"/>
          <w:szCs w:val="24"/>
          <w:lang w:val="en-US"/>
        </w:rPr>
        <w:t>ach one of them takes into account different characteristics of the general discrimination effectiveness</w:t>
      </w:r>
      <w:r w:rsidR="09F59C51" w:rsidRPr="73083DBA">
        <w:rPr>
          <w:sz w:val="24"/>
          <w:szCs w:val="24"/>
          <w:lang w:val="en-US"/>
        </w:rPr>
        <w:t xml:space="preserve">. </w:t>
      </w:r>
      <w:ins w:id="464" w:author="Bertotto, Mercedes" w:date="2024-01-16T15:11:00Z">
        <w:r w:rsidR="00033321" w:rsidRPr="2EABC22C">
          <w:rPr>
            <w:b/>
            <w:bCs/>
            <w:color w:val="FF0000"/>
            <w:sz w:val="24"/>
            <w:szCs w:val="24"/>
            <w:lang w:val="en-US"/>
          </w:rPr>
          <w:t xml:space="preserve">     </w:t>
        </w:r>
        <w:r w:rsidR="00033321" w:rsidRPr="00E41E63">
          <w:rPr>
            <w:rFonts w:eastAsia="Verdana" w:cs="Verdana"/>
            <w:sz w:val="24"/>
            <w:szCs w:val="24"/>
            <w:lang w:val="en-US"/>
          </w:rPr>
          <w:t xml:space="preserve">Google sheets were used in order to plot the results of this study. </w:t>
        </w:r>
      </w:ins>
    </w:p>
    <w:p w14:paraId="0E529D7D" w14:textId="12DA3CA0" w:rsidR="0D82903C" w:rsidDel="00033321" w:rsidRDefault="0D82903C" w:rsidP="00775E78">
      <w:pPr>
        <w:pStyle w:val="ListParagraph"/>
        <w:spacing w:after="0" w:line="240" w:lineRule="auto"/>
        <w:ind w:left="0"/>
        <w:jc w:val="both"/>
        <w:rPr>
          <w:del w:id="465" w:author="Bertotto, Mercedes" w:date="2024-01-16T15:12:00Z"/>
          <w:sz w:val="24"/>
          <w:szCs w:val="24"/>
          <w:lang w:val="en-US"/>
        </w:rPr>
      </w:pPr>
    </w:p>
    <w:p w14:paraId="667B3439" w14:textId="34FA1436" w:rsidR="0056496C" w:rsidDel="00033321" w:rsidRDefault="0056496C" w:rsidP="13A251B7">
      <w:pPr>
        <w:pStyle w:val="ListParagraph"/>
        <w:spacing w:after="0" w:line="240" w:lineRule="auto"/>
        <w:ind w:left="0"/>
        <w:jc w:val="both"/>
        <w:rPr>
          <w:del w:id="466" w:author="Bertotto, Mercedes" w:date="2024-01-16T15:12:00Z"/>
          <w:sz w:val="24"/>
          <w:szCs w:val="24"/>
          <w:lang w:val="en-US"/>
        </w:rPr>
      </w:pPr>
    </w:p>
    <w:p w14:paraId="4F18ABAA" w14:textId="79F9BBB7" w:rsidR="0056496C" w:rsidDel="00033321" w:rsidRDefault="0056496C" w:rsidP="13A251B7">
      <w:pPr>
        <w:pStyle w:val="ListParagraph"/>
        <w:spacing w:after="0" w:line="240" w:lineRule="auto"/>
        <w:ind w:left="0"/>
        <w:jc w:val="both"/>
        <w:rPr>
          <w:del w:id="467" w:author="Bertotto, Mercedes" w:date="2024-01-16T15:12:00Z"/>
          <w:sz w:val="24"/>
          <w:szCs w:val="24"/>
          <w:lang w:val="en-US"/>
        </w:rPr>
      </w:pPr>
    </w:p>
    <w:p w14:paraId="7CA362A6" w14:textId="61AC31C3" w:rsidR="00F13D62" w:rsidRDefault="00F13D62" w:rsidP="13A251B7">
      <w:pPr>
        <w:pStyle w:val="ListParagraph"/>
        <w:spacing w:after="0" w:line="240" w:lineRule="auto"/>
        <w:ind w:left="0"/>
        <w:jc w:val="both"/>
        <w:rPr>
          <w:sz w:val="24"/>
          <w:szCs w:val="24"/>
          <w:lang w:val="en-US"/>
        </w:rPr>
      </w:pPr>
    </w:p>
    <w:p w14:paraId="25FDDE08" w14:textId="706F4AF3" w:rsidR="00F13D62" w:rsidDel="00033321" w:rsidRDefault="00F13D62" w:rsidP="13A251B7">
      <w:pPr>
        <w:pStyle w:val="ListParagraph"/>
        <w:spacing w:after="0" w:line="240" w:lineRule="auto"/>
        <w:ind w:left="0"/>
        <w:jc w:val="both"/>
        <w:rPr>
          <w:del w:id="468" w:author="Bertotto, Mercedes" w:date="2024-01-16T15:11:00Z"/>
          <w:sz w:val="24"/>
          <w:szCs w:val="24"/>
          <w:lang w:val="en-US"/>
        </w:rPr>
      </w:pPr>
    </w:p>
    <w:p w14:paraId="789B3387" w14:textId="77777777" w:rsidR="00F13D62" w:rsidRDefault="00F13D62" w:rsidP="13A251B7">
      <w:pPr>
        <w:pStyle w:val="ListParagraph"/>
        <w:spacing w:after="0" w:line="240" w:lineRule="auto"/>
        <w:ind w:left="0"/>
        <w:jc w:val="both"/>
        <w:rPr>
          <w:sz w:val="24"/>
          <w:szCs w:val="24"/>
          <w:lang w:val="en-US"/>
        </w:rPr>
      </w:pPr>
    </w:p>
    <w:p w14:paraId="6A1D53F6" w14:textId="3F1EF006" w:rsidR="0056496C" w:rsidRDefault="5A8FA286" w:rsidP="13A251B7">
      <w:pPr>
        <w:pStyle w:val="ListParagraph"/>
        <w:spacing w:after="0" w:line="240" w:lineRule="auto"/>
        <w:ind w:left="0"/>
        <w:jc w:val="both"/>
        <w:rPr>
          <w:sz w:val="24"/>
          <w:szCs w:val="24"/>
          <w:lang w:val="en-US"/>
        </w:rPr>
      </w:pPr>
      <w:r w:rsidRPr="00775E78">
        <w:rPr>
          <w:sz w:val="18"/>
          <w:szCs w:val="18"/>
          <w:lang w:val="en-US"/>
        </w:rPr>
        <w:t xml:space="preserve">Table : </w:t>
      </w:r>
      <w:r w:rsidR="153FF59A" w:rsidRPr="00775E78">
        <w:rPr>
          <w:sz w:val="18"/>
          <w:szCs w:val="18"/>
          <w:lang w:val="en-US"/>
        </w:rPr>
        <w:t>Parameters commonly used to evaluate classification models. TN: True Pos</w:t>
      </w:r>
      <w:r w:rsidR="2430ECC3" w:rsidRPr="00775E78">
        <w:rPr>
          <w:sz w:val="18"/>
          <w:szCs w:val="18"/>
          <w:lang w:val="en-US"/>
        </w:rPr>
        <w:t>itives; TN: True Negatives; FN: False Negatives; FP: False Positives.</w:t>
      </w:r>
      <w:r w:rsidR="153FF59A" w:rsidRPr="00775E78">
        <w:rPr>
          <w:sz w:val="18"/>
          <w:szCs w:val="18"/>
          <w:lang w:val="en-US"/>
        </w:rPr>
        <w:t xml:space="preserve"> Source: </w:t>
      </w:r>
      <w:proofErr w:type="spellStart"/>
      <w:r w:rsidR="153FF59A" w:rsidRPr="00775E78">
        <w:rPr>
          <w:sz w:val="18"/>
          <w:szCs w:val="18"/>
          <w:lang w:val="en-US"/>
        </w:rPr>
        <w:t>Akosa</w:t>
      </w:r>
      <w:proofErr w:type="spellEnd"/>
      <w:r w:rsidR="153FF59A" w:rsidRPr="00775E78">
        <w:rPr>
          <w:sz w:val="18"/>
          <w:szCs w:val="18"/>
          <w:lang w:val="en-US"/>
        </w:rPr>
        <w:t>, 2017.</w:t>
      </w:r>
      <w:r w:rsidR="153FF59A" w:rsidRPr="13A251B7">
        <w:rPr>
          <w:sz w:val="24"/>
          <w:szCs w:val="24"/>
          <w:lang w:val="en-US"/>
        </w:rPr>
        <w:t xml:space="preserve"> </w:t>
      </w:r>
    </w:p>
    <w:p w14:paraId="15EC4DF6" w14:textId="2CECEEA3" w:rsidR="0056496C" w:rsidRDefault="0056496C" w:rsidP="13A251B7">
      <w:pPr>
        <w:pStyle w:val="ListParagraph"/>
        <w:spacing w:after="0" w:line="240" w:lineRule="auto"/>
        <w:ind w:left="0"/>
        <w:jc w:val="both"/>
        <w:rPr>
          <w:sz w:val="24"/>
          <w:szCs w:val="24"/>
          <w:lang w:val="en-US"/>
        </w:rPr>
      </w:pPr>
    </w:p>
    <w:tbl>
      <w:tblPr>
        <w:tblStyle w:val="TableGrid"/>
        <w:tblW w:w="0" w:type="auto"/>
        <w:tblLayout w:type="fixed"/>
        <w:tblLook w:val="06A0" w:firstRow="1" w:lastRow="0" w:firstColumn="1" w:lastColumn="0" w:noHBand="1" w:noVBand="1"/>
      </w:tblPr>
      <w:tblGrid>
        <w:gridCol w:w="4530"/>
        <w:gridCol w:w="4530"/>
      </w:tblGrid>
      <w:tr w:rsidR="13A251B7" w14:paraId="31ABEBD6" w14:textId="77777777" w:rsidTr="59A009FC">
        <w:trPr>
          <w:trHeight w:val="300"/>
        </w:trPr>
        <w:tc>
          <w:tcPr>
            <w:tcW w:w="4530" w:type="dxa"/>
          </w:tcPr>
          <w:p w14:paraId="216B6DFE" w14:textId="62A5604B" w:rsidR="453814F9" w:rsidRDefault="453814F9" w:rsidP="00775E78">
            <w:pPr>
              <w:pStyle w:val="ListParagraph"/>
              <w:rPr>
                <w:sz w:val="24"/>
                <w:szCs w:val="24"/>
                <w:lang w:val="en-US"/>
              </w:rPr>
            </w:pPr>
            <w:r w:rsidRPr="13A251B7">
              <w:rPr>
                <w:sz w:val="24"/>
                <w:szCs w:val="24"/>
                <w:lang w:val="en-US"/>
              </w:rPr>
              <w:t xml:space="preserve">         </w:t>
            </w:r>
            <w:r w:rsidR="79C812D3" w:rsidRPr="13A251B7">
              <w:rPr>
                <w:sz w:val="24"/>
                <w:szCs w:val="24"/>
                <w:lang w:val="en-US"/>
              </w:rPr>
              <w:t>Measure</w:t>
            </w:r>
          </w:p>
        </w:tc>
        <w:tc>
          <w:tcPr>
            <w:tcW w:w="4530" w:type="dxa"/>
          </w:tcPr>
          <w:p w14:paraId="3650E3D2" w14:textId="3C742DD9" w:rsidR="09A621CD" w:rsidRDefault="09A621CD" w:rsidP="00775E78">
            <w:pPr>
              <w:pStyle w:val="ListParagraph"/>
              <w:rPr>
                <w:sz w:val="24"/>
                <w:szCs w:val="24"/>
                <w:lang w:val="en-US"/>
              </w:rPr>
            </w:pPr>
            <w:r w:rsidRPr="13A251B7">
              <w:rPr>
                <w:sz w:val="24"/>
                <w:szCs w:val="24"/>
                <w:lang w:val="en-US"/>
              </w:rPr>
              <w:t xml:space="preserve">        </w:t>
            </w:r>
            <w:r w:rsidR="79C812D3" w:rsidRPr="13A251B7">
              <w:rPr>
                <w:sz w:val="24"/>
                <w:szCs w:val="24"/>
                <w:lang w:val="en-US"/>
              </w:rPr>
              <w:t>Formula</w:t>
            </w:r>
          </w:p>
        </w:tc>
      </w:tr>
      <w:tr w:rsidR="13A251B7" w14:paraId="4F960A7B" w14:textId="77777777" w:rsidTr="59A009FC">
        <w:trPr>
          <w:trHeight w:val="300"/>
        </w:trPr>
        <w:tc>
          <w:tcPr>
            <w:tcW w:w="4530" w:type="dxa"/>
          </w:tcPr>
          <w:p w14:paraId="3919DAD8" w14:textId="3C87EB9D" w:rsidR="79C812D3" w:rsidRDefault="79C812D3" w:rsidP="00775E78">
            <w:pPr>
              <w:pStyle w:val="ListParagraph"/>
              <w:rPr>
                <w:sz w:val="24"/>
                <w:szCs w:val="24"/>
                <w:lang w:val="en-US"/>
              </w:rPr>
            </w:pPr>
            <w:r w:rsidRPr="13A251B7">
              <w:rPr>
                <w:sz w:val="24"/>
                <w:szCs w:val="24"/>
                <w:lang w:val="en-US"/>
              </w:rPr>
              <w:t>Accuracy</w:t>
            </w:r>
          </w:p>
        </w:tc>
        <w:tc>
          <w:tcPr>
            <w:tcW w:w="4530" w:type="dxa"/>
          </w:tcPr>
          <w:p w14:paraId="218435AF" w14:textId="619EE2EF"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TP + TN</m:t>
                    </m:r>
                  </m:num>
                  <m:den>
                    <m:r>
                      <w:rPr>
                        <w:rFonts w:ascii="Cambria Math" w:hAnsi="Cambria Math"/>
                      </w:rPr>
                      <m:t>TP+TN+FP+FN</m:t>
                    </m:r>
                  </m:den>
                </m:f>
              </m:oMath>
            </m:oMathPara>
          </w:p>
        </w:tc>
      </w:tr>
      <w:tr w:rsidR="13A251B7" w14:paraId="76D57B11" w14:textId="77777777" w:rsidTr="59A009FC">
        <w:trPr>
          <w:trHeight w:val="300"/>
        </w:trPr>
        <w:tc>
          <w:tcPr>
            <w:tcW w:w="4530" w:type="dxa"/>
          </w:tcPr>
          <w:p w14:paraId="657EEDFB" w14:textId="1D09E1A5" w:rsidR="79C812D3" w:rsidRDefault="79C812D3" w:rsidP="13A251B7">
            <w:pPr>
              <w:pStyle w:val="ListParagraph"/>
              <w:rPr>
                <w:sz w:val="24"/>
                <w:szCs w:val="24"/>
                <w:lang w:val="en-US"/>
              </w:rPr>
            </w:pPr>
            <w:r w:rsidRPr="13A251B7">
              <w:rPr>
                <w:sz w:val="24"/>
                <w:szCs w:val="24"/>
                <w:lang w:val="en-US"/>
              </w:rPr>
              <w:t>Misclas</w:t>
            </w:r>
            <w:r w:rsidR="000A20AD">
              <w:rPr>
                <w:sz w:val="24"/>
                <w:szCs w:val="24"/>
                <w:lang w:val="en-US"/>
              </w:rPr>
              <w:t>s</w:t>
            </w:r>
            <w:r w:rsidRPr="13A251B7">
              <w:rPr>
                <w:sz w:val="24"/>
                <w:szCs w:val="24"/>
                <w:lang w:val="en-US"/>
              </w:rPr>
              <w:t>ification rate (1-Accuracy)</w:t>
            </w:r>
          </w:p>
        </w:tc>
        <w:tc>
          <w:tcPr>
            <w:tcW w:w="4530" w:type="dxa"/>
          </w:tcPr>
          <w:p w14:paraId="233F08D0" w14:textId="1958952C"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FP+FN</m:t>
                    </m:r>
                  </m:num>
                  <m:den>
                    <m:r>
                      <w:rPr>
                        <w:rFonts w:ascii="Cambria Math" w:hAnsi="Cambria Math"/>
                      </w:rPr>
                      <m:t>TP+TN+FP+FN</m:t>
                    </m:r>
                  </m:den>
                </m:f>
              </m:oMath>
            </m:oMathPara>
          </w:p>
        </w:tc>
      </w:tr>
      <w:tr w:rsidR="13A251B7" w14:paraId="52E94AD7" w14:textId="77777777" w:rsidTr="59A009FC">
        <w:trPr>
          <w:trHeight w:val="300"/>
        </w:trPr>
        <w:tc>
          <w:tcPr>
            <w:tcW w:w="4530" w:type="dxa"/>
          </w:tcPr>
          <w:p w14:paraId="55DC9C27" w14:textId="7CBDBC52" w:rsidR="79C812D3" w:rsidRDefault="79C812D3" w:rsidP="13A251B7">
            <w:pPr>
              <w:pStyle w:val="ListParagraph"/>
              <w:rPr>
                <w:sz w:val="24"/>
                <w:szCs w:val="24"/>
                <w:lang w:val="en-US"/>
              </w:rPr>
            </w:pPr>
            <w:r w:rsidRPr="13A251B7">
              <w:rPr>
                <w:sz w:val="24"/>
                <w:szCs w:val="24"/>
                <w:lang w:val="en-US"/>
              </w:rPr>
              <w:t>Sensitivity (or Recall)</w:t>
            </w:r>
          </w:p>
        </w:tc>
        <w:tc>
          <w:tcPr>
            <w:tcW w:w="4530" w:type="dxa"/>
          </w:tcPr>
          <w:p w14:paraId="4C11FEC9" w14:textId="4633D512"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m:t>
                    </m:r>
                  </m:num>
                  <m:den>
                    <m:r>
                      <w:rPr>
                        <w:rFonts w:ascii="Cambria Math" w:hAnsi="Cambria Math"/>
                      </w:rPr>
                      <m:t>TP+FN</m:t>
                    </m:r>
                  </m:den>
                </m:f>
              </m:oMath>
            </m:oMathPara>
          </w:p>
        </w:tc>
      </w:tr>
      <w:tr w:rsidR="13A251B7" w14:paraId="32883B2E" w14:textId="77777777" w:rsidTr="59A009FC">
        <w:trPr>
          <w:trHeight w:val="300"/>
        </w:trPr>
        <w:tc>
          <w:tcPr>
            <w:tcW w:w="4530" w:type="dxa"/>
          </w:tcPr>
          <w:p w14:paraId="5F54FE20" w14:textId="37754127" w:rsidR="79C812D3" w:rsidRDefault="79C812D3" w:rsidP="00775E78">
            <w:pPr>
              <w:pStyle w:val="ListParagraph"/>
              <w:rPr>
                <w:sz w:val="24"/>
                <w:szCs w:val="24"/>
                <w:lang w:val="en-US"/>
              </w:rPr>
            </w:pPr>
            <w:r w:rsidRPr="13A251B7">
              <w:rPr>
                <w:sz w:val="24"/>
                <w:szCs w:val="24"/>
                <w:lang w:val="en-US"/>
              </w:rPr>
              <w:t>Specificity</w:t>
            </w:r>
          </w:p>
        </w:tc>
        <w:tc>
          <w:tcPr>
            <w:tcW w:w="4530" w:type="dxa"/>
          </w:tcPr>
          <w:p w14:paraId="7B6EFCD0" w14:textId="3C4C1B61" w:rsidR="13A251B7" w:rsidRDefault="00000000" w:rsidP="59A009FC">
            <w:pPr>
              <w:pStyle w:val="ListParagraph"/>
              <w:rPr>
                <w:sz w:val="24"/>
                <w:szCs w:val="24"/>
                <w:lang w:val="en-US"/>
              </w:rPr>
            </w:pPr>
            <m:oMathPara>
              <m:oMath>
                <m:f>
                  <m:fPr>
                    <m:ctrlPr>
                      <w:rPr>
                        <w:rFonts w:ascii="Cambria Math" w:hAnsi="Cambria Math"/>
                      </w:rPr>
                    </m:ctrlPr>
                  </m:fPr>
                  <m:num>
                    <m:r>
                      <w:rPr>
                        <w:rFonts w:ascii="Cambria Math" w:hAnsi="Cambria Math"/>
                      </w:rPr>
                      <m:t>TN</m:t>
                    </m:r>
                  </m:num>
                  <m:den>
                    <m:r>
                      <w:rPr>
                        <w:rFonts w:ascii="Cambria Math" w:hAnsi="Cambria Math"/>
                      </w:rPr>
                      <m:t>TN+FP</m:t>
                    </m:r>
                  </m:den>
                </m:f>
              </m:oMath>
            </m:oMathPara>
          </w:p>
        </w:tc>
      </w:tr>
      <w:tr w:rsidR="13A251B7" w14:paraId="06C2A8CE" w14:textId="77777777" w:rsidTr="59A009FC">
        <w:trPr>
          <w:trHeight w:val="300"/>
        </w:trPr>
        <w:tc>
          <w:tcPr>
            <w:tcW w:w="4530" w:type="dxa"/>
          </w:tcPr>
          <w:p w14:paraId="74BA17A1" w14:textId="0E70582E" w:rsidR="79C812D3" w:rsidRDefault="79C812D3" w:rsidP="00775E78">
            <w:pPr>
              <w:pStyle w:val="ListParagraph"/>
              <w:rPr>
                <w:sz w:val="24"/>
                <w:szCs w:val="24"/>
                <w:lang w:val="en-US"/>
              </w:rPr>
            </w:pPr>
            <w:r w:rsidRPr="13A251B7">
              <w:rPr>
                <w:sz w:val="24"/>
                <w:szCs w:val="24"/>
                <w:lang w:val="en-US"/>
              </w:rPr>
              <w:t>Precision</w:t>
            </w:r>
          </w:p>
        </w:tc>
        <w:tc>
          <w:tcPr>
            <w:tcW w:w="4530" w:type="dxa"/>
          </w:tcPr>
          <w:p w14:paraId="187B9D30" w14:textId="47924E69"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m:t>
                    </m:r>
                  </m:num>
                  <m:den>
                    <m:r>
                      <w:rPr>
                        <w:rFonts w:ascii="Cambria Math" w:hAnsi="Cambria Math"/>
                      </w:rPr>
                      <m:t>TP+FP</m:t>
                    </m:r>
                  </m:den>
                </m:f>
              </m:oMath>
            </m:oMathPara>
          </w:p>
        </w:tc>
      </w:tr>
      <w:tr w:rsidR="13A251B7" w14:paraId="3499BC02" w14:textId="77777777" w:rsidTr="59A009FC">
        <w:trPr>
          <w:trHeight w:val="300"/>
        </w:trPr>
        <w:tc>
          <w:tcPr>
            <w:tcW w:w="4530" w:type="dxa"/>
          </w:tcPr>
          <w:p w14:paraId="3BBA63AF" w14:textId="2D6A5782" w:rsidR="79C812D3" w:rsidRDefault="79C812D3" w:rsidP="00775E78">
            <w:pPr>
              <w:pStyle w:val="ListParagraph"/>
              <w:rPr>
                <w:sz w:val="24"/>
                <w:szCs w:val="24"/>
                <w:lang w:val="en-US"/>
              </w:rPr>
            </w:pPr>
            <w:r w:rsidRPr="13A251B7">
              <w:rPr>
                <w:sz w:val="24"/>
                <w:szCs w:val="24"/>
                <w:lang w:val="en-US"/>
              </w:rPr>
              <w:t>Balanced Accuracy (BA)</w:t>
            </w:r>
          </w:p>
        </w:tc>
        <w:tc>
          <w:tcPr>
            <w:tcW w:w="4530" w:type="dxa"/>
          </w:tcPr>
          <w:p w14:paraId="2F64F619" w14:textId="674CE287" w:rsidR="13A251B7" w:rsidRDefault="0004451A" w:rsidP="00775E78">
            <w:pPr>
              <w:pStyle w:val="ListParagraph"/>
              <w:rPr>
                <w:sz w:val="24"/>
                <w:szCs w:val="24"/>
                <w:lang w:val="en-US"/>
              </w:rPr>
            </w:pPr>
            <m:oMathPara>
              <m:oMath>
                <m:r>
                  <w:rPr>
                    <w:rFonts w:ascii="Cambria Math" w:hAnsi="Cambria Math"/>
                  </w:rPr>
                  <m:t>0.5⋅sensitivity⋅specificity </m:t>
                </m:r>
              </m:oMath>
            </m:oMathPara>
          </w:p>
        </w:tc>
      </w:tr>
      <w:tr w:rsidR="13A251B7" w14:paraId="6B47BDB2" w14:textId="77777777" w:rsidTr="59A009FC">
        <w:trPr>
          <w:trHeight w:val="300"/>
        </w:trPr>
        <w:tc>
          <w:tcPr>
            <w:tcW w:w="4530" w:type="dxa"/>
          </w:tcPr>
          <w:p w14:paraId="61FD53EA" w14:textId="78FAE858" w:rsidR="79C812D3" w:rsidRDefault="79C812D3" w:rsidP="00775E78">
            <w:pPr>
              <w:pStyle w:val="ListParagraph"/>
              <w:rPr>
                <w:sz w:val="24"/>
                <w:szCs w:val="24"/>
                <w:lang w:val="en-US"/>
              </w:rPr>
            </w:pPr>
            <w:r w:rsidRPr="13A251B7">
              <w:rPr>
                <w:sz w:val="24"/>
                <w:szCs w:val="24"/>
                <w:lang w:val="en-US"/>
              </w:rPr>
              <w:t>Geometric mean</w:t>
            </w:r>
          </w:p>
        </w:tc>
        <w:tc>
          <w:tcPr>
            <w:tcW w:w="4530" w:type="dxa"/>
          </w:tcPr>
          <w:p w14:paraId="725AD479" w14:textId="77AF56AC" w:rsidR="13A251B7" w:rsidRDefault="00000000" w:rsidP="00775E78">
            <w:pPr>
              <w:pStyle w:val="ListParagraph"/>
              <w:rPr>
                <w:sz w:val="24"/>
                <w:szCs w:val="24"/>
                <w:lang w:val="en-US"/>
              </w:rPr>
            </w:pPr>
            <m:oMathPara>
              <m:oMath>
                <m:rad>
                  <m:radPr>
                    <m:degHide m:val="1"/>
                    <m:ctrlPr>
                      <w:rPr>
                        <w:rFonts w:ascii="Cambria Math" w:hAnsi="Cambria Math"/>
                      </w:rPr>
                    </m:ctrlPr>
                  </m:radPr>
                  <m:deg/>
                  <m:e>
                    <m:r>
                      <w:rPr>
                        <w:rFonts w:ascii="Cambria Math" w:hAnsi="Cambria Math"/>
                      </w:rPr>
                      <m:t>Sensitivity⋅Specificity</m:t>
                    </m:r>
                  </m:e>
                </m:rad>
              </m:oMath>
            </m:oMathPara>
          </w:p>
        </w:tc>
      </w:tr>
      <w:tr w:rsidR="13A251B7" w14:paraId="21F7911C" w14:textId="77777777" w:rsidTr="59A009FC">
        <w:trPr>
          <w:trHeight w:val="300"/>
        </w:trPr>
        <w:tc>
          <w:tcPr>
            <w:tcW w:w="4530" w:type="dxa"/>
          </w:tcPr>
          <w:p w14:paraId="7C6C0AD3" w14:textId="64AC5CBB" w:rsidR="79C812D3" w:rsidRDefault="79C812D3" w:rsidP="00775E78">
            <w:pPr>
              <w:pStyle w:val="ListParagraph"/>
              <w:rPr>
                <w:sz w:val="24"/>
                <w:szCs w:val="24"/>
                <w:lang w:val="en-US"/>
              </w:rPr>
            </w:pPr>
            <w:r w:rsidRPr="13A251B7">
              <w:rPr>
                <w:sz w:val="24"/>
                <w:szCs w:val="24"/>
                <w:lang w:val="en-US"/>
              </w:rPr>
              <w:t>Positive like</w:t>
            </w:r>
            <w:r w:rsidR="00671DD8">
              <w:rPr>
                <w:sz w:val="24"/>
                <w:szCs w:val="24"/>
                <w:lang w:val="en-US"/>
              </w:rPr>
              <w:t>li</w:t>
            </w:r>
            <w:r w:rsidRPr="13A251B7">
              <w:rPr>
                <w:sz w:val="24"/>
                <w:szCs w:val="24"/>
                <w:lang w:val="en-US"/>
              </w:rPr>
              <w:t>hood ratio</w:t>
            </w:r>
          </w:p>
        </w:tc>
        <w:tc>
          <w:tcPr>
            <w:tcW w:w="4530" w:type="dxa"/>
          </w:tcPr>
          <w:p w14:paraId="2F6FF9FF" w14:textId="69A25E30"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sensitivity</m:t>
                    </m:r>
                  </m:num>
                  <m:den>
                    <m:r>
                      <w:rPr>
                        <w:rFonts w:ascii="Cambria Math" w:hAnsi="Cambria Math"/>
                      </w:rPr>
                      <m:t>1-specificity</m:t>
                    </m:r>
                  </m:den>
                </m:f>
              </m:oMath>
            </m:oMathPara>
          </w:p>
        </w:tc>
      </w:tr>
      <w:tr w:rsidR="13A251B7" w14:paraId="341D8A69" w14:textId="77777777" w:rsidTr="59A009FC">
        <w:trPr>
          <w:trHeight w:val="300"/>
        </w:trPr>
        <w:tc>
          <w:tcPr>
            <w:tcW w:w="4530" w:type="dxa"/>
          </w:tcPr>
          <w:p w14:paraId="4F605908" w14:textId="6D2B9856" w:rsidR="79C812D3" w:rsidRDefault="79C812D3" w:rsidP="00775E78">
            <w:pPr>
              <w:pStyle w:val="ListParagraph"/>
              <w:rPr>
                <w:sz w:val="24"/>
                <w:szCs w:val="24"/>
                <w:lang w:val="en-US"/>
              </w:rPr>
            </w:pPr>
            <w:r w:rsidRPr="13A251B7">
              <w:rPr>
                <w:sz w:val="24"/>
                <w:szCs w:val="24"/>
                <w:lang w:val="en-US"/>
              </w:rPr>
              <w:lastRenderedPageBreak/>
              <w:t>Negative likelihood ratio</w:t>
            </w:r>
          </w:p>
        </w:tc>
        <w:tc>
          <w:tcPr>
            <w:tcW w:w="4530" w:type="dxa"/>
          </w:tcPr>
          <w:p w14:paraId="117DFA0B" w14:textId="183205E5"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1-sensitivity</m:t>
                    </m:r>
                  </m:num>
                  <m:den>
                    <m:r>
                      <w:rPr>
                        <w:rFonts w:ascii="Cambria Math" w:hAnsi="Cambria Math"/>
                      </w:rPr>
                      <m:t>specificity</m:t>
                    </m:r>
                  </m:den>
                </m:f>
              </m:oMath>
            </m:oMathPara>
          </w:p>
        </w:tc>
      </w:tr>
      <w:tr w:rsidR="13A251B7" w14:paraId="1BF883A1" w14:textId="77777777" w:rsidTr="59A009FC">
        <w:trPr>
          <w:trHeight w:val="300"/>
        </w:trPr>
        <w:tc>
          <w:tcPr>
            <w:tcW w:w="4530" w:type="dxa"/>
          </w:tcPr>
          <w:p w14:paraId="0C0536B4" w14:textId="57ED11DF" w:rsidR="79C812D3" w:rsidRDefault="79C812D3" w:rsidP="00775E78">
            <w:pPr>
              <w:pStyle w:val="ListParagraph"/>
              <w:rPr>
                <w:sz w:val="24"/>
                <w:szCs w:val="24"/>
                <w:lang w:val="en-US"/>
              </w:rPr>
            </w:pPr>
            <w:r w:rsidRPr="13A251B7">
              <w:rPr>
                <w:sz w:val="24"/>
                <w:szCs w:val="24"/>
                <w:lang w:val="en-US"/>
              </w:rPr>
              <w:t>F-measure</w:t>
            </w:r>
          </w:p>
        </w:tc>
        <w:tc>
          <w:tcPr>
            <w:tcW w:w="4530" w:type="dxa"/>
          </w:tcPr>
          <w:p w14:paraId="38D4DA5D" w14:textId="6DD6D0DC"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2⋅sensitivity⋅precision</m:t>
                    </m:r>
                  </m:num>
                  <m:den>
                    <m:r>
                      <w:rPr>
                        <w:rFonts w:ascii="Cambria Math" w:hAnsi="Cambria Math"/>
                      </w:rPr>
                      <m:t>sensitivity+precision</m:t>
                    </m:r>
                  </m:den>
                </m:f>
              </m:oMath>
            </m:oMathPara>
          </w:p>
        </w:tc>
      </w:tr>
      <w:tr w:rsidR="13A251B7" w14:paraId="1B962DC7" w14:textId="77777777" w:rsidTr="59A009FC">
        <w:trPr>
          <w:trHeight w:val="300"/>
        </w:trPr>
        <w:tc>
          <w:tcPr>
            <w:tcW w:w="4530" w:type="dxa"/>
          </w:tcPr>
          <w:p w14:paraId="4F345FA0" w14:textId="1CDAB12C" w:rsidR="79C812D3" w:rsidRDefault="79C812D3" w:rsidP="00775E78">
            <w:pPr>
              <w:pStyle w:val="ListParagraph"/>
              <w:rPr>
                <w:sz w:val="24"/>
                <w:szCs w:val="24"/>
                <w:lang w:val="en-US"/>
              </w:rPr>
            </w:pPr>
            <w:r w:rsidRPr="13A251B7">
              <w:rPr>
                <w:sz w:val="24"/>
                <w:szCs w:val="24"/>
                <w:lang w:val="en-US"/>
              </w:rPr>
              <w:t>Youden index</w:t>
            </w:r>
          </w:p>
        </w:tc>
        <w:tc>
          <w:tcPr>
            <w:tcW w:w="4530" w:type="dxa"/>
          </w:tcPr>
          <w:p w14:paraId="0C5A9BAF" w14:textId="1C57F13F" w:rsidR="13A251B7" w:rsidRDefault="0004451A" w:rsidP="00775E78">
            <w:pPr>
              <w:pStyle w:val="ListParagraph"/>
              <w:rPr>
                <w:sz w:val="24"/>
                <w:szCs w:val="24"/>
                <w:lang w:val="en-US"/>
              </w:rPr>
            </w:pPr>
            <m:oMathPara>
              <m:oMath>
                <m:r>
                  <w:rPr>
                    <w:rFonts w:ascii="Cambria Math" w:hAnsi="Cambria Math"/>
                  </w:rPr>
                  <m:t>sensitivity-</m:t>
                </m:r>
                <m:d>
                  <m:dPr>
                    <m:ctrlPr>
                      <w:rPr>
                        <w:rFonts w:ascii="Cambria Math" w:hAnsi="Cambria Math"/>
                      </w:rPr>
                    </m:ctrlPr>
                  </m:dPr>
                  <m:e>
                    <m:r>
                      <w:rPr>
                        <w:rFonts w:ascii="Cambria Math" w:hAnsi="Cambria Math"/>
                      </w:rPr>
                      <m:t>1-specificity</m:t>
                    </m:r>
                  </m:e>
                </m:d>
              </m:oMath>
            </m:oMathPara>
          </w:p>
        </w:tc>
      </w:tr>
    </w:tbl>
    <w:p w14:paraId="7E3E9EE9" w14:textId="59DA1092" w:rsidR="0056496C" w:rsidRDefault="0056496C" w:rsidP="13A251B7"/>
    <w:p w14:paraId="0E054360" w14:textId="06781543" w:rsidR="00033321" w:rsidRPr="00326D37" w:rsidDel="00033321" w:rsidRDefault="00033321" w:rsidP="00033321">
      <w:pPr>
        <w:pStyle w:val="ListParagraph"/>
        <w:spacing w:line="240" w:lineRule="auto"/>
        <w:jc w:val="both"/>
        <w:rPr>
          <w:del w:id="469" w:author="Bertotto, Mercedes" w:date="2024-01-16T15:10:00Z"/>
          <w:moveTo w:id="470" w:author="Bertotto, Mercedes" w:date="2024-01-16T15:10:00Z"/>
          <w:b/>
          <w:bCs/>
          <w:color w:val="FF0000"/>
          <w:sz w:val="24"/>
          <w:szCs w:val="24"/>
          <w:lang w:val="en-US"/>
        </w:rPr>
      </w:pPr>
      <w:moveToRangeStart w:id="471" w:author="Bertotto, Mercedes" w:date="2024-01-16T15:10:00Z" w:name="move156310257"/>
      <w:moveTo w:id="472" w:author="Bertotto, Mercedes" w:date="2024-01-16T15:10:00Z">
        <w:del w:id="473" w:author="Bertotto, Mercedes" w:date="2024-01-16T15:10:00Z">
          <w:r w:rsidRPr="59A009FC" w:rsidDel="00033321">
            <w:rPr>
              <w:b/>
              <w:bCs/>
              <w:color w:val="FF0000"/>
              <w:sz w:val="24"/>
              <w:szCs w:val="24"/>
              <w:lang w:val="en-US"/>
            </w:rPr>
            <w:delText>Visualization of results</w:delText>
          </w:r>
        </w:del>
      </w:moveTo>
    </w:p>
    <w:p w14:paraId="7AF671D8" w14:textId="6F5C0FED" w:rsidR="00033321" w:rsidRPr="00326D37" w:rsidDel="00033321" w:rsidRDefault="00033321" w:rsidP="00033321">
      <w:pPr>
        <w:pStyle w:val="ListParagraph"/>
        <w:ind w:left="0"/>
        <w:jc w:val="both"/>
        <w:rPr>
          <w:del w:id="474" w:author="Bertotto, Mercedes" w:date="2024-01-16T15:11:00Z"/>
          <w:moveTo w:id="475" w:author="Bertotto, Mercedes" w:date="2024-01-16T15:10:00Z"/>
          <w:b/>
          <w:bCs/>
          <w:color w:val="FF0000"/>
          <w:sz w:val="24"/>
          <w:szCs w:val="24"/>
          <w:lang w:val="en-US"/>
        </w:rPr>
      </w:pPr>
      <w:moveTo w:id="476" w:author="Bertotto, Mercedes" w:date="2024-01-16T15:10:00Z">
        <w:del w:id="477" w:author="Bertotto, Mercedes" w:date="2024-01-16T15:11:00Z">
          <w:r w:rsidRPr="2EABC22C" w:rsidDel="00033321">
            <w:rPr>
              <w:b/>
              <w:bCs/>
              <w:color w:val="FF0000"/>
              <w:sz w:val="24"/>
              <w:szCs w:val="24"/>
              <w:lang w:val="en-US"/>
            </w:rPr>
            <w:delText xml:space="preserve">     </w:delText>
          </w:r>
          <w:r w:rsidRPr="00E41E63" w:rsidDel="00033321">
            <w:rPr>
              <w:rFonts w:eastAsia="Verdana" w:cs="Verdana"/>
              <w:sz w:val="24"/>
              <w:szCs w:val="24"/>
              <w:lang w:val="en-US"/>
            </w:rPr>
            <w:delText xml:space="preserve">Google sheets were used in order to plot the results of this study. </w:delText>
          </w:r>
        </w:del>
      </w:moveTo>
    </w:p>
    <w:moveToRangeEnd w:id="471"/>
    <w:p w14:paraId="5BEF596E" w14:textId="1EF5E222" w:rsidR="00326D37" w:rsidRPr="00033321" w:rsidRDefault="00326D37" w:rsidP="13A251B7">
      <w:pPr>
        <w:rPr>
          <w:lang w:val="en-US"/>
          <w:rPrChange w:id="478" w:author="Bertotto, Mercedes" w:date="2024-01-16T15:10:00Z">
            <w:rPr/>
          </w:rPrChange>
        </w:rPr>
      </w:pPr>
    </w:p>
    <w:p w14:paraId="4B6B6B72" w14:textId="52333294" w:rsidR="73083DBA" w:rsidRPr="00334074" w:rsidRDefault="73083DBA" w:rsidP="73083DBA">
      <w:pPr>
        <w:pStyle w:val="ListParagraph"/>
        <w:ind w:left="0"/>
        <w:jc w:val="both"/>
        <w:rPr>
          <w:lang w:val="en-US"/>
        </w:rPr>
      </w:pPr>
    </w:p>
    <w:p w14:paraId="44AD021C" w14:textId="248AFB08" w:rsidR="73083DBA" w:rsidRPr="00033321" w:rsidRDefault="73083DBA" w:rsidP="59A009FC">
      <w:pPr>
        <w:pStyle w:val="ListParagraph"/>
        <w:ind w:left="0"/>
        <w:jc w:val="both"/>
        <w:rPr>
          <w:lang w:val="en-US"/>
          <w:rPrChange w:id="479" w:author="Bertotto, Mercedes" w:date="2024-01-16T15:10:00Z">
            <w:rPr/>
          </w:rPrChange>
        </w:rPr>
      </w:pPr>
    </w:p>
    <w:p w14:paraId="088BBB5E" w14:textId="7C3F73F1" w:rsidR="73083DBA" w:rsidRPr="00775E78" w:rsidRDefault="73083DBA" w:rsidP="00775E78">
      <w:pPr>
        <w:pStyle w:val="ListParagraph"/>
        <w:ind w:left="0"/>
        <w:jc w:val="both"/>
        <w:rPr>
          <w:lang w:val="en-GB"/>
        </w:rPr>
      </w:pPr>
    </w:p>
    <w:p w14:paraId="4990DA42" w14:textId="5F1EE993" w:rsidR="48E77134" w:rsidRDefault="48E77134" w:rsidP="00775E78">
      <w:pPr>
        <w:pStyle w:val="ListParagraph"/>
        <w:spacing w:line="240" w:lineRule="auto"/>
        <w:ind w:left="0"/>
        <w:jc w:val="both"/>
      </w:pPr>
      <w:r>
        <w:rPr>
          <w:noProof/>
        </w:rPr>
        <w:drawing>
          <wp:inline distT="0" distB="0" distL="0" distR="0" wp14:anchorId="73F7C6D2" wp14:editId="2BD1D079">
            <wp:extent cx="6070601" cy="4552950"/>
            <wp:effectExtent l="0" t="0" r="0" b="0"/>
            <wp:docPr id="619258613" name="Picture 61925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258613"/>
                    <pic:cNvPicPr/>
                  </pic:nvPicPr>
                  <pic:blipFill>
                    <a:blip r:embed="rId17">
                      <a:extLst>
                        <a:ext uri="{28A0092B-C50C-407E-A947-70E740481C1C}">
                          <a14:useLocalDpi xmlns:a14="http://schemas.microsoft.com/office/drawing/2010/main" val="0"/>
                        </a:ext>
                      </a:extLst>
                    </a:blip>
                    <a:stretch>
                      <a:fillRect/>
                    </a:stretch>
                  </pic:blipFill>
                  <pic:spPr>
                    <a:xfrm>
                      <a:off x="0" y="0"/>
                      <a:ext cx="6070601" cy="4552950"/>
                    </a:xfrm>
                    <a:prstGeom prst="rect">
                      <a:avLst/>
                    </a:prstGeom>
                  </pic:spPr>
                </pic:pic>
              </a:graphicData>
            </a:graphic>
          </wp:inline>
        </w:drawing>
      </w:r>
    </w:p>
    <w:p w14:paraId="2ED9F33C" w14:textId="0E316426" w:rsidR="2BEA7E68" w:rsidRDefault="2BEA7E68" w:rsidP="2BEA7E68">
      <w:pPr>
        <w:pStyle w:val="ListParagraph"/>
        <w:spacing w:line="240" w:lineRule="auto"/>
        <w:ind w:left="0"/>
        <w:jc w:val="both"/>
      </w:pPr>
    </w:p>
    <w:p w14:paraId="7970CDFC" w14:textId="3E847865" w:rsidR="2BEA7E68" w:rsidRDefault="2BEA7E68" w:rsidP="2BEA7E68">
      <w:pPr>
        <w:pStyle w:val="ListParagraph"/>
        <w:spacing w:line="240" w:lineRule="auto"/>
        <w:ind w:left="0"/>
        <w:jc w:val="both"/>
      </w:pPr>
    </w:p>
    <w:p w14:paraId="1DE4368F" w14:textId="78CFEEB8" w:rsidR="2BEA7E68" w:rsidRDefault="7DE250FF" w:rsidP="59A009FC">
      <w:pPr>
        <w:pStyle w:val="ListParagraph"/>
        <w:spacing w:line="240" w:lineRule="auto"/>
        <w:ind w:left="0"/>
        <w:jc w:val="both"/>
        <w:rPr>
          <w:lang w:val="en-US"/>
        </w:rPr>
      </w:pPr>
      <w:r w:rsidRPr="59A009FC">
        <w:rPr>
          <w:b/>
          <w:bCs/>
          <w:lang w:val="en-US"/>
        </w:rPr>
        <w:t>Figure 1</w:t>
      </w:r>
      <w:r w:rsidRPr="59A009FC">
        <w:rPr>
          <w:lang w:val="en-US"/>
        </w:rPr>
        <w:t xml:space="preserve">: </w:t>
      </w:r>
      <w:commentRangeStart w:id="480"/>
      <w:commentRangeStart w:id="481"/>
      <w:r w:rsidRPr="59A009FC">
        <w:rPr>
          <w:lang w:val="en-US"/>
        </w:rPr>
        <w:t>Diagram of the basic chemometric steps carried out in this work in order to optimize the parameters of the models</w:t>
      </w:r>
      <w:commentRangeEnd w:id="480"/>
      <w:r w:rsidR="2BEA7E68">
        <w:rPr>
          <w:rStyle w:val="CommentReference"/>
        </w:rPr>
        <w:commentReference w:id="480"/>
      </w:r>
      <w:commentRangeEnd w:id="481"/>
      <w:r w:rsidR="2BEA7E68">
        <w:rPr>
          <w:rStyle w:val="CommentReference"/>
        </w:rPr>
        <w:commentReference w:id="481"/>
      </w:r>
      <w:r w:rsidRPr="59A009FC">
        <w:rPr>
          <w:lang w:val="en-US"/>
        </w:rPr>
        <w:t>.</w:t>
      </w:r>
    </w:p>
    <w:p w14:paraId="5B9B0997" w14:textId="0F8D023C" w:rsidR="2BEA7E68" w:rsidRDefault="2BEA7E68" w:rsidP="59A009FC">
      <w:pPr>
        <w:pStyle w:val="ListParagraph"/>
        <w:spacing w:line="240" w:lineRule="auto"/>
        <w:ind w:left="0"/>
        <w:jc w:val="both"/>
        <w:rPr>
          <w:lang w:val="en-US"/>
        </w:rPr>
      </w:pPr>
    </w:p>
    <w:p w14:paraId="466FC090" w14:textId="29E652AA" w:rsidR="2BEA7E68" w:rsidRDefault="2BEA7E68" w:rsidP="2BEA7E68">
      <w:pPr>
        <w:pStyle w:val="ListParagraph"/>
        <w:spacing w:line="240" w:lineRule="auto"/>
        <w:ind w:left="0"/>
        <w:jc w:val="both"/>
        <w:rPr>
          <w:sz w:val="24"/>
          <w:szCs w:val="24"/>
          <w:lang w:val="en-US"/>
        </w:rPr>
      </w:pPr>
    </w:p>
    <w:p w14:paraId="6BA25A89" w14:textId="3CAD3976" w:rsidR="0056496C" w:rsidRPr="00E231A7" w:rsidRDefault="7CC8C311" w:rsidP="2BEA7E68">
      <w:pPr>
        <w:pStyle w:val="ListParagraph"/>
        <w:spacing w:line="240" w:lineRule="auto"/>
        <w:ind w:left="0"/>
        <w:jc w:val="both"/>
        <w:rPr>
          <w:sz w:val="24"/>
          <w:szCs w:val="24"/>
          <w:lang w:val="en-US"/>
        </w:rPr>
      </w:pPr>
      <w:commentRangeStart w:id="482"/>
      <w:commentRangeStart w:id="483"/>
      <w:r w:rsidRPr="59A009FC">
        <w:rPr>
          <w:sz w:val="24"/>
          <w:szCs w:val="24"/>
          <w:lang w:val="en-US"/>
        </w:rPr>
        <w:t>The</w:t>
      </w:r>
      <w:commentRangeEnd w:id="482"/>
      <w:r>
        <w:rPr>
          <w:rStyle w:val="CommentReference"/>
        </w:rPr>
        <w:commentReference w:id="482"/>
      </w:r>
      <w:commentRangeEnd w:id="483"/>
      <w:r>
        <w:rPr>
          <w:rStyle w:val="CommentReference"/>
        </w:rPr>
        <w:commentReference w:id="483"/>
      </w:r>
      <w:r w:rsidRPr="59A009FC">
        <w:rPr>
          <w:sz w:val="24"/>
          <w:szCs w:val="24"/>
          <w:lang w:val="en-US"/>
        </w:rPr>
        <w:t xml:space="preserve"> iterative process</w:t>
      </w:r>
      <w:r w:rsidR="51DC3C99" w:rsidRPr="59A009FC">
        <w:rPr>
          <w:sz w:val="24"/>
          <w:szCs w:val="24"/>
          <w:lang w:val="en-US"/>
        </w:rPr>
        <w:t xml:space="preserve"> </w:t>
      </w:r>
      <w:r w:rsidR="1237EA63" w:rsidRPr="59A009FC">
        <w:rPr>
          <w:sz w:val="24"/>
          <w:szCs w:val="24"/>
          <w:lang w:val="en-US"/>
        </w:rPr>
        <w:t xml:space="preserve">carried out in this work is </w:t>
      </w:r>
      <w:r w:rsidR="51DC3C99" w:rsidRPr="59A009FC">
        <w:rPr>
          <w:sz w:val="24"/>
          <w:szCs w:val="24"/>
          <w:lang w:val="en-US"/>
        </w:rPr>
        <w:t>shown in Figure 1,</w:t>
      </w:r>
      <w:r w:rsidR="4B88C931" w:rsidRPr="59A009FC">
        <w:rPr>
          <w:sz w:val="24"/>
          <w:szCs w:val="24"/>
          <w:lang w:val="en-US"/>
        </w:rPr>
        <w:t xml:space="preserve"> </w:t>
      </w:r>
      <w:r w:rsidR="7DD357A1" w:rsidRPr="59A009FC">
        <w:rPr>
          <w:sz w:val="24"/>
          <w:szCs w:val="24"/>
          <w:lang w:val="en-US"/>
        </w:rPr>
        <w:t xml:space="preserve">and </w:t>
      </w:r>
      <w:r w:rsidR="795F290E" w:rsidRPr="59A009FC">
        <w:rPr>
          <w:sz w:val="24"/>
          <w:szCs w:val="24"/>
          <w:lang w:val="en-US"/>
        </w:rPr>
        <w:t>can be summarized as follow</w:t>
      </w:r>
      <w:r w:rsidR="05CA34CA" w:rsidRPr="59A009FC">
        <w:rPr>
          <w:sz w:val="24"/>
          <w:szCs w:val="24"/>
          <w:lang w:val="en-US"/>
        </w:rPr>
        <w:t xml:space="preserve">s: </w:t>
      </w:r>
    </w:p>
    <w:p w14:paraId="71992800" w14:textId="7E43A4C1" w:rsidR="76A44A38" w:rsidDel="00033321" w:rsidRDefault="76A44A38" w:rsidP="00033321">
      <w:pPr>
        <w:pStyle w:val="ListParagraph"/>
        <w:spacing w:after="0" w:line="240" w:lineRule="auto"/>
        <w:ind w:left="0"/>
        <w:jc w:val="both"/>
        <w:rPr>
          <w:del w:id="484" w:author="Bertotto, Mercedes" w:date="2024-01-16T15:09:00Z"/>
          <w:sz w:val="24"/>
          <w:szCs w:val="24"/>
          <w:lang w:val="en-US"/>
        </w:rPr>
      </w:pPr>
      <w:r w:rsidRPr="59A009FC">
        <w:rPr>
          <w:sz w:val="24"/>
          <w:szCs w:val="24"/>
          <w:lang w:val="en-US"/>
        </w:rPr>
        <w:t>A. Spectra visualization and outlier removal.</w:t>
      </w:r>
    </w:p>
    <w:p w14:paraId="04148424" w14:textId="77777777" w:rsidR="00033321" w:rsidRDefault="00033321">
      <w:pPr>
        <w:pStyle w:val="ListParagraph"/>
        <w:spacing w:after="0" w:line="240" w:lineRule="auto"/>
        <w:ind w:left="0"/>
        <w:jc w:val="both"/>
        <w:rPr>
          <w:ins w:id="485" w:author="Bertotto, Mercedes" w:date="2024-01-16T15:10:00Z"/>
          <w:sz w:val="24"/>
          <w:szCs w:val="24"/>
          <w:lang w:val="en-US"/>
        </w:rPr>
        <w:pPrChange w:id="486" w:author="Bertotto, Mercedes" w:date="2024-01-16T15:10:00Z">
          <w:pPr>
            <w:pStyle w:val="ListParagraph"/>
            <w:spacing w:line="240" w:lineRule="auto"/>
            <w:jc w:val="both"/>
          </w:pPr>
        </w:pPrChange>
      </w:pPr>
    </w:p>
    <w:p w14:paraId="1B78E22A" w14:textId="7F8F5DF2" w:rsidR="59A009FC" w:rsidRPr="00033321" w:rsidRDefault="59A009FC">
      <w:pPr>
        <w:pStyle w:val="ListParagraph"/>
        <w:spacing w:after="0" w:line="240" w:lineRule="auto"/>
        <w:ind w:left="0"/>
        <w:jc w:val="both"/>
        <w:rPr>
          <w:lang w:val="en-US"/>
        </w:rPr>
        <w:pPrChange w:id="487" w:author="Bertotto, Mercedes" w:date="2024-01-16T15:10:00Z">
          <w:pPr>
            <w:pStyle w:val="ListParagraph"/>
            <w:spacing w:line="240" w:lineRule="auto"/>
            <w:jc w:val="both"/>
          </w:pPr>
        </w:pPrChange>
      </w:pPr>
    </w:p>
    <w:p w14:paraId="5B9E269B" w14:textId="7C747ECD" w:rsidR="00326D37" w:rsidRPr="00326D37" w:rsidRDefault="32A7D191" w:rsidP="59A009FC">
      <w:pPr>
        <w:pStyle w:val="ListParagraph"/>
        <w:spacing w:line="240" w:lineRule="auto"/>
        <w:ind w:left="0"/>
        <w:jc w:val="both"/>
        <w:rPr>
          <w:sz w:val="24"/>
          <w:szCs w:val="24"/>
          <w:lang w:val="en-US"/>
        </w:rPr>
      </w:pPr>
      <w:r w:rsidRPr="59A009FC">
        <w:rPr>
          <w:sz w:val="24"/>
          <w:szCs w:val="24"/>
          <w:lang w:val="en-US"/>
        </w:rPr>
        <w:t>B. Model selection.</w:t>
      </w:r>
    </w:p>
    <w:p w14:paraId="47AA47E0" w14:textId="0A44097B" w:rsidR="00326D37" w:rsidRPr="00326D37" w:rsidRDefault="32A7D191" w:rsidP="59A009FC">
      <w:pPr>
        <w:pStyle w:val="ListParagraph"/>
        <w:spacing w:line="240" w:lineRule="auto"/>
        <w:ind w:left="0"/>
        <w:jc w:val="both"/>
        <w:rPr>
          <w:sz w:val="24"/>
          <w:szCs w:val="24"/>
          <w:lang w:val="en-US"/>
        </w:rPr>
      </w:pPr>
      <w:r w:rsidRPr="59A009FC">
        <w:rPr>
          <w:sz w:val="24"/>
          <w:szCs w:val="24"/>
          <w:lang w:val="en-US"/>
        </w:rPr>
        <w:lastRenderedPageBreak/>
        <w:t>0. Start</w:t>
      </w:r>
      <w:r w:rsidR="5705BFBF" w:rsidRPr="59A009FC">
        <w:rPr>
          <w:sz w:val="24"/>
          <w:szCs w:val="24"/>
          <w:lang w:val="en-US"/>
        </w:rPr>
        <w:t xml:space="preserve"> with a cultivar from a set of cultivars. Start with no "best model” for the cultivar</w:t>
      </w:r>
      <w:r w:rsidR="72829E30" w:rsidRPr="59A009FC">
        <w:rPr>
          <w:sz w:val="24"/>
          <w:szCs w:val="24"/>
          <w:lang w:val="en-US"/>
        </w:rPr>
        <w:t>.</w:t>
      </w:r>
    </w:p>
    <w:p w14:paraId="2099C495" w14:textId="0516FA37" w:rsidR="00326D37" w:rsidRPr="00326D37" w:rsidRDefault="5705BFBF" w:rsidP="59A009FC">
      <w:pPr>
        <w:pStyle w:val="ListParagraph"/>
        <w:spacing w:line="240" w:lineRule="auto"/>
        <w:ind w:left="0"/>
        <w:jc w:val="both"/>
        <w:rPr>
          <w:sz w:val="24"/>
          <w:szCs w:val="24"/>
          <w:lang w:val="en-US"/>
        </w:rPr>
      </w:pPr>
      <w:r w:rsidRPr="59A009FC">
        <w:rPr>
          <w:sz w:val="24"/>
          <w:szCs w:val="24"/>
          <w:lang w:val="en-US"/>
        </w:rPr>
        <w:t>1. Select labelling scenario (from 3 scenarios)</w:t>
      </w:r>
      <w:r w:rsidR="7840606B" w:rsidRPr="59A009FC">
        <w:rPr>
          <w:sz w:val="24"/>
          <w:szCs w:val="24"/>
          <w:lang w:val="en-US"/>
        </w:rPr>
        <w:t>.</w:t>
      </w:r>
    </w:p>
    <w:p w14:paraId="3FF7D171" w14:textId="04C9408A" w:rsidR="00326D37" w:rsidRPr="00326D37" w:rsidRDefault="5705BFBF" w:rsidP="59A009FC">
      <w:pPr>
        <w:pStyle w:val="ListParagraph"/>
        <w:spacing w:line="240" w:lineRule="auto"/>
        <w:ind w:left="0"/>
        <w:jc w:val="both"/>
        <w:rPr>
          <w:sz w:val="24"/>
          <w:szCs w:val="24"/>
          <w:lang w:val="en-US"/>
        </w:rPr>
      </w:pPr>
      <w:r w:rsidRPr="59A009FC">
        <w:rPr>
          <w:sz w:val="24"/>
          <w:szCs w:val="24"/>
          <w:lang w:val="en-US"/>
        </w:rPr>
        <w:t>2. Select one pretreatment or combination of pretreatments;</w:t>
      </w:r>
    </w:p>
    <w:p w14:paraId="5506E22D" w14:textId="7E8FD8D5" w:rsidR="00326D37" w:rsidRPr="00326D37" w:rsidRDefault="5705BFBF" w:rsidP="59A009FC">
      <w:pPr>
        <w:pStyle w:val="ListParagraph"/>
        <w:spacing w:line="240" w:lineRule="auto"/>
        <w:ind w:left="0"/>
        <w:jc w:val="both"/>
        <w:rPr>
          <w:sz w:val="24"/>
          <w:szCs w:val="24"/>
          <w:lang w:val="en-US"/>
        </w:rPr>
      </w:pPr>
      <w:r w:rsidRPr="59A009FC">
        <w:rPr>
          <w:sz w:val="24"/>
          <w:szCs w:val="24"/>
          <w:lang w:val="en-US"/>
        </w:rPr>
        <w:t xml:space="preserve">3. Split Dataset. </w:t>
      </w:r>
    </w:p>
    <w:p w14:paraId="22F0E1E8" w14:textId="45623792" w:rsidR="00326D37" w:rsidRPr="00326D37" w:rsidRDefault="6B7182DE" w:rsidP="59A009FC">
      <w:pPr>
        <w:pStyle w:val="ListParagraph"/>
        <w:spacing w:line="240" w:lineRule="auto"/>
        <w:ind w:left="0"/>
        <w:jc w:val="both"/>
        <w:rPr>
          <w:sz w:val="24"/>
          <w:szCs w:val="24"/>
          <w:lang w:val="en-US"/>
        </w:rPr>
      </w:pPr>
      <w:r w:rsidRPr="59A009FC">
        <w:rPr>
          <w:sz w:val="24"/>
          <w:szCs w:val="24"/>
          <w:lang w:val="en-US"/>
        </w:rPr>
        <w:t xml:space="preserve">4. Select important features. </w:t>
      </w:r>
    </w:p>
    <w:p w14:paraId="2D7F079A" w14:textId="0C30AAB4" w:rsidR="00326D37" w:rsidRPr="00326D37" w:rsidDel="00033321" w:rsidRDefault="50698062" w:rsidP="59A009FC">
      <w:pPr>
        <w:pStyle w:val="ListParagraph"/>
        <w:spacing w:line="240" w:lineRule="auto"/>
        <w:ind w:left="0"/>
        <w:jc w:val="both"/>
        <w:rPr>
          <w:del w:id="488" w:author="Bertotto, Mercedes" w:date="2024-01-16T15:09:00Z"/>
          <w:sz w:val="24"/>
          <w:szCs w:val="24"/>
          <w:lang w:val="en-US"/>
        </w:rPr>
      </w:pPr>
      <w:r w:rsidRPr="59A009FC">
        <w:rPr>
          <w:sz w:val="24"/>
          <w:szCs w:val="24"/>
          <w:lang w:val="en-US"/>
        </w:rPr>
        <w:t>5. Apply PLSDA and select the optimal number of latent variables (LVs).</w:t>
      </w:r>
    </w:p>
    <w:p w14:paraId="1C3E76D1" w14:textId="0FF3C035" w:rsidR="00326D37" w:rsidRPr="00326D37" w:rsidDel="00033321" w:rsidRDefault="00326D37" w:rsidP="59A009FC">
      <w:pPr>
        <w:pStyle w:val="ListParagraph"/>
        <w:spacing w:line="240" w:lineRule="auto"/>
        <w:ind w:left="0"/>
        <w:jc w:val="both"/>
        <w:rPr>
          <w:del w:id="489" w:author="Bertotto, Mercedes" w:date="2024-01-16T15:09:00Z"/>
          <w:sz w:val="24"/>
          <w:szCs w:val="24"/>
          <w:lang w:val="en-US"/>
        </w:rPr>
      </w:pPr>
    </w:p>
    <w:p w14:paraId="351FF2DF" w14:textId="034ECEA1" w:rsidR="00326D37" w:rsidRPr="00326D37" w:rsidRDefault="00326D37" w:rsidP="59A009FC">
      <w:pPr>
        <w:pStyle w:val="ListParagraph"/>
        <w:spacing w:line="240" w:lineRule="auto"/>
        <w:ind w:left="0"/>
        <w:jc w:val="both"/>
        <w:rPr>
          <w:sz w:val="24"/>
          <w:szCs w:val="24"/>
          <w:lang w:val="en-US"/>
        </w:rPr>
      </w:pPr>
    </w:p>
    <w:p w14:paraId="247EF444" w14:textId="1589E700" w:rsidR="00326D37" w:rsidRPr="00326D37" w:rsidRDefault="50698062" w:rsidP="59A009FC">
      <w:pPr>
        <w:pStyle w:val="ListParagraph"/>
        <w:spacing w:line="240" w:lineRule="auto"/>
        <w:ind w:left="0"/>
        <w:jc w:val="both"/>
        <w:rPr>
          <w:sz w:val="24"/>
          <w:szCs w:val="24"/>
          <w:lang w:val="en-US"/>
        </w:rPr>
      </w:pPr>
      <w:r w:rsidRPr="59A009FC">
        <w:rPr>
          <w:sz w:val="24"/>
          <w:szCs w:val="24"/>
          <w:lang w:val="en-US"/>
        </w:rPr>
        <w:t xml:space="preserve">6. Repeat Steps 4 and 5 selecting from 5 to 39 variables by </w:t>
      </w:r>
      <w:proofErr w:type="spellStart"/>
      <w:r w:rsidRPr="59A009FC">
        <w:rPr>
          <w:sz w:val="24"/>
          <w:szCs w:val="24"/>
          <w:lang w:val="en-US"/>
        </w:rPr>
        <w:t>CovSel</w:t>
      </w:r>
      <w:proofErr w:type="spellEnd"/>
      <w:r w:rsidRPr="59A009FC">
        <w:rPr>
          <w:sz w:val="24"/>
          <w:szCs w:val="24"/>
          <w:lang w:val="en-US"/>
        </w:rPr>
        <w:t>.</w:t>
      </w:r>
    </w:p>
    <w:p w14:paraId="75E88F07" w14:textId="29EC3656" w:rsidR="00326D37" w:rsidRPr="00326D37" w:rsidRDefault="50698062" w:rsidP="59A009FC">
      <w:pPr>
        <w:pStyle w:val="ListParagraph"/>
        <w:spacing w:line="240" w:lineRule="auto"/>
        <w:ind w:left="0"/>
        <w:jc w:val="both"/>
        <w:rPr>
          <w:sz w:val="24"/>
          <w:szCs w:val="24"/>
          <w:lang w:val="en-US"/>
        </w:rPr>
      </w:pPr>
      <w:r w:rsidRPr="59A009FC">
        <w:rPr>
          <w:sz w:val="24"/>
          <w:szCs w:val="24"/>
          <w:lang w:val="en-US"/>
        </w:rPr>
        <w:t>7. If a model BA is higher than the previous model, keep the current model as the “best model".</w:t>
      </w:r>
    </w:p>
    <w:p w14:paraId="3C2B991B" w14:textId="08866619" w:rsidR="00326D37" w:rsidRPr="00326D37" w:rsidRDefault="00326D37" w:rsidP="59A009FC">
      <w:pPr>
        <w:pStyle w:val="ListParagraph"/>
        <w:spacing w:line="240" w:lineRule="auto"/>
        <w:ind w:left="0"/>
        <w:jc w:val="both"/>
        <w:rPr>
          <w:sz w:val="24"/>
          <w:szCs w:val="24"/>
          <w:lang w:val="en-US"/>
        </w:rPr>
      </w:pPr>
    </w:p>
    <w:p w14:paraId="5930CBC3" w14:textId="12C19658" w:rsidR="00326D37" w:rsidRPr="00326D37" w:rsidRDefault="50698062" w:rsidP="59A009FC">
      <w:pPr>
        <w:pStyle w:val="ListParagraph"/>
        <w:spacing w:line="240" w:lineRule="auto"/>
        <w:ind w:left="0"/>
        <w:jc w:val="both"/>
        <w:rPr>
          <w:sz w:val="24"/>
          <w:szCs w:val="24"/>
          <w:lang w:val="en-US"/>
        </w:rPr>
      </w:pPr>
      <w:r w:rsidRPr="59A009FC">
        <w:rPr>
          <w:sz w:val="24"/>
          <w:szCs w:val="24"/>
          <w:lang w:val="en-US"/>
        </w:rPr>
        <w:t>Note: Results of steps 1 to 7 will give the best model per cultivar.</w:t>
      </w:r>
    </w:p>
    <w:p w14:paraId="3FC8AEFF" w14:textId="4AE2FB49" w:rsidR="00326D37" w:rsidRPr="00326D37" w:rsidRDefault="2D4443E6" w:rsidP="59A009FC">
      <w:pPr>
        <w:pStyle w:val="ListParagraph"/>
        <w:spacing w:line="240" w:lineRule="auto"/>
        <w:ind w:left="0"/>
        <w:jc w:val="both"/>
        <w:rPr>
          <w:sz w:val="24"/>
          <w:szCs w:val="24"/>
          <w:lang w:val="en-US"/>
        </w:rPr>
      </w:pPr>
      <w:r w:rsidRPr="59A009FC">
        <w:rPr>
          <w:sz w:val="24"/>
          <w:szCs w:val="24"/>
          <w:lang w:val="en-US"/>
        </w:rPr>
        <w:t xml:space="preserve"> </w:t>
      </w:r>
    </w:p>
    <w:p w14:paraId="552F4C87" w14:textId="148E7DA7" w:rsidR="00326D37" w:rsidRPr="00326D37" w:rsidRDefault="00326D37" w:rsidP="59A009FC">
      <w:pPr>
        <w:pStyle w:val="ListParagraph"/>
        <w:spacing w:line="240" w:lineRule="auto"/>
        <w:ind w:left="0"/>
        <w:jc w:val="both"/>
        <w:rPr>
          <w:sz w:val="24"/>
          <w:szCs w:val="24"/>
          <w:lang w:val="en-US"/>
        </w:rPr>
      </w:pPr>
    </w:p>
    <w:p w14:paraId="71DAD8D1" w14:textId="29F36A76" w:rsidR="00326D37" w:rsidRPr="00326D37" w:rsidRDefault="50698062" w:rsidP="59A009FC">
      <w:pPr>
        <w:pStyle w:val="ListParagraph"/>
        <w:spacing w:line="240" w:lineRule="auto"/>
        <w:ind w:left="0"/>
        <w:jc w:val="both"/>
        <w:rPr>
          <w:sz w:val="24"/>
          <w:szCs w:val="24"/>
          <w:lang w:val="en-US"/>
        </w:rPr>
      </w:pPr>
      <w:r w:rsidRPr="59A009FC">
        <w:rPr>
          <w:sz w:val="24"/>
          <w:szCs w:val="24"/>
          <w:lang w:val="en-US"/>
        </w:rPr>
        <w:t>C. The same pro</w:t>
      </w:r>
      <w:r w:rsidR="1566C2DE" w:rsidRPr="59A009FC">
        <w:rPr>
          <w:sz w:val="24"/>
          <w:szCs w:val="24"/>
          <w:lang w:val="en-US"/>
        </w:rPr>
        <w:t>c</w:t>
      </w:r>
      <w:r w:rsidRPr="59A009FC">
        <w:rPr>
          <w:sz w:val="24"/>
          <w:szCs w:val="24"/>
          <w:lang w:val="en-US"/>
        </w:rPr>
        <w:t xml:space="preserve">ess was repeated for global modeling where </w:t>
      </w:r>
      <w:r w:rsidR="68703AD0" w:rsidRPr="59A009FC">
        <w:rPr>
          <w:sz w:val="24"/>
          <w:szCs w:val="24"/>
          <w:lang w:val="en-US"/>
        </w:rPr>
        <w:t xml:space="preserve">different scenarios of variety </w:t>
      </w:r>
      <w:r w:rsidR="1881974A" w:rsidRPr="59A009FC">
        <w:rPr>
          <w:sz w:val="24"/>
          <w:szCs w:val="24"/>
          <w:lang w:val="en-US"/>
        </w:rPr>
        <w:t>combinations</w:t>
      </w:r>
      <w:r w:rsidR="68703AD0" w:rsidRPr="59A009FC">
        <w:rPr>
          <w:sz w:val="24"/>
          <w:szCs w:val="24"/>
          <w:lang w:val="en-US"/>
        </w:rPr>
        <w:t xml:space="preserve"> were investigated: </w:t>
      </w:r>
      <w:proofErr w:type="spellStart"/>
      <w:r w:rsidR="68703AD0" w:rsidRPr="59A009FC">
        <w:rPr>
          <w:sz w:val="24"/>
          <w:szCs w:val="24"/>
          <w:lang w:val="en-US"/>
        </w:rPr>
        <w:t>Cappricia+Provine</w:t>
      </w:r>
      <w:proofErr w:type="spellEnd"/>
      <w:r w:rsidR="68703AD0" w:rsidRPr="59A009FC">
        <w:rPr>
          <w:sz w:val="24"/>
          <w:szCs w:val="24"/>
          <w:lang w:val="en-US"/>
        </w:rPr>
        <w:t xml:space="preserve">, </w:t>
      </w:r>
      <w:proofErr w:type="spellStart"/>
      <w:r w:rsidR="68703AD0" w:rsidRPr="59A009FC">
        <w:rPr>
          <w:sz w:val="24"/>
          <w:szCs w:val="24"/>
          <w:lang w:val="en-US"/>
        </w:rPr>
        <w:t>Cappricia</w:t>
      </w:r>
      <w:proofErr w:type="spellEnd"/>
      <w:r w:rsidR="68703AD0" w:rsidRPr="59A009FC">
        <w:rPr>
          <w:sz w:val="24"/>
          <w:szCs w:val="24"/>
          <w:lang w:val="en-US"/>
        </w:rPr>
        <w:t xml:space="preserve"> + </w:t>
      </w:r>
      <w:proofErr w:type="spellStart"/>
      <w:r w:rsidR="68703AD0" w:rsidRPr="59A009FC">
        <w:rPr>
          <w:sz w:val="24"/>
          <w:szCs w:val="24"/>
          <w:lang w:val="en-US"/>
        </w:rPr>
        <w:t>Brioso</w:t>
      </w:r>
      <w:proofErr w:type="spellEnd"/>
      <w:r w:rsidR="68703AD0" w:rsidRPr="59A009FC">
        <w:rPr>
          <w:sz w:val="24"/>
          <w:szCs w:val="24"/>
          <w:lang w:val="en-US"/>
        </w:rPr>
        <w:t xml:space="preserve">, </w:t>
      </w:r>
      <w:proofErr w:type="spellStart"/>
      <w:r w:rsidR="68703AD0" w:rsidRPr="59A009FC">
        <w:rPr>
          <w:sz w:val="24"/>
          <w:szCs w:val="24"/>
          <w:lang w:val="en-US"/>
        </w:rPr>
        <w:t>Brioso</w:t>
      </w:r>
      <w:proofErr w:type="spellEnd"/>
      <w:r w:rsidR="68703AD0" w:rsidRPr="59A009FC">
        <w:rPr>
          <w:sz w:val="24"/>
          <w:szCs w:val="24"/>
          <w:lang w:val="en-US"/>
        </w:rPr>
        <w:t xml:space="preserve"> + </w:t>
      </w:r>
      <w:proofErr w:type="spellStart"/>
      <w:r w:rsidR="68703AD0" w:rsidRPr="59A009FC">
        <w:rPr>
          <w:sz w:val="24"/>
          <w:szCs w:val="24"/>
          <w:lang w:val="en-US"/>
        </w:rPr>
        <w:t>Provine</w:t>
      </w:r>
      <w:proofErr w:type="spellEnd"/>
      <w:r w:rsidR="68703AD0" w:rsidRPr="59A009FC">
        <w:rPr>
          <w:sz w:val="24"/>
          <w:szCs w:val="24"/>
          <w:lang w:val="en-US"/>
        </w:rPr>
        <w:t xml:space="preserve"> and </w:t>
      </w:r>
      <w:proofErr w:type="spellStart"/>
      <w:r w:rsidR="68703AD0" w:rsidRPr="59A009FC">
        <w:rPr>
          <w:sz w:val="24"/>
          <w:szCs w:val="24"/>
          <w:lang w:val="en-US"/>
        </w:rPr>
        <w:t>Cappric</w:t>
      </w:r>
      <w:r w:rsidR="79AFCF4A" w:rsidRPr="59A009FC">
        <w:rPr>
          <w:sz w:val="24"/>
          <w:szCs w:val="24"/>
          <w:lang w:val="en-US"/>
        </w:rPr>
        <w:t>ia</w:t>
      </w:r>
      <w:proofErr w:type="spellEnd"/>
      <w:r w:rsidR="79AFCF4A" w:rsidRPr="59A009FC">
        <w:rPr>
          <w:sz w:val="24"/>
          <w:szCs w:val="24"/>
          <w:lang w:val="en-US"/>
        </w:rPr>
        <w:t xml:space="preserve"> + </w:t>
      </w:r>
      <w:proofErr w:type="spellStart"/>
      <w:r w:rsidR="79AFCF4A" w:rsidRPr="59A009FC">
        <w:rPr>
          <w:sz w:val="24"/>
          <w:szCs w:val="24"/>
          <w:lang w:val="en-US"/>
        </w:rPr>
        <w:t>Provine</w:t>
      </w:r>
      <w:proofErr w:type="spellEnd"/>
      <w:r w:rsidR="79AFCF4A" w:rsidRPr="59A009FC">
        <w:rPr>
          <w:sz w:val="24"/>
          <w:szCs w:val="24"/>
          <w:lang w:val="en-US"/>
        </w:rPr>
        <w:t xml:space="preserve"> + </w:t>
      </w:r>
      <w:proofErr w:type="spellStart"/>
      <w:r w:rsidR="79AFCF4A" w:rsidRPr="59A009FC">
        <w:rPr>
          <w:sz w:val="24"/>
          <w:szCs w:val="24"/>
          <w:lang w:val="en-US"/>
        </w:rPr>
        <w:t>Brioso</w:t>
      </w:r>
      <w:proofErr w:type="spellEnd"/>
      <w:r w:rsidR="79AFCF4A" w:rsidRPr="59A009FC">
        <w:rPr>
          <w:sz w:val="24"/>
          <w:szCs w:val="24"/>
          <w:lang w:val="en-US"/>
        </w:rPr>
        <w:t xml:space="preserve">. </w:t>
      </w:r>
    </w:p>
    <w:p w14:paraId="0A15CE9D" w14:textId="74EFBE42" w:rsidR="00326D37" w:rsidRPr="00326D37" w:rsidRDefault="00326D37" w:rsidP="59A009FC">
      <w:pPr>
        <w:pStyle w:val="ListParagraph"/>
        <w:spacing w:line="240" w:lineRule="auto"/>
        <w:jc w:val="both"/>
        <w:rPr>
          <w:sz w:val="24"/>
          <w:szCs w:val="24"/>
          <w:lang w:val="en-US"/>
        </w:rPr>
      </w:pPr>
    </w:p>
    <w:p w14:paraId="1EB6F7FA" w14:textId="416E59B3" w:rsidR="00326D37" w:rsidRPr="00326D37" w:rsidDel="00033321" w:rsidRDefault="7C670627" w:rsidP="59A009FC">
      <w:pPr>
        <w:pStyle w:val="ListParagraph"/>
        <w:spacing w:line="240" w:lineRule="auto"/>
        <w:jc w:val="both"/>
        <w:rPr>
          <w:moveFrom w:id="490" w:author="Bertotto, Mercedes" w:date="2024-01-16T15:10:00Z"/>
          <w:b/>
          <w:bCs/>
          <w:color w:val="FF0000"/>
          <w:sz w:val="24"/>
          <w:szCs w:val="24"/>
          <w:lang w:val="en-US"/>
        </w:rPr>
      </w:pPr>
      <w:moveFromRangeStart w:id="491" w:author="Bertotto, Mercedes" w:date="2024-01-16T15:10:00Z" w:name="move156310257"/>
      <w:moveFrom w:id="492" w:author="Bertotto, Mercedes" w:date="2024-01-16T15:10:00Z">
        <w:r w:rsidRPr="59A009FC" w:rsidDel="00033321">
          <w:rPr>
            <w:b/>
            <w:bCs/>
            <w:color w:val="FF0000"/>
            <w:sz w:val="24"/>
            <w:szCs w:val="24"/>
            <w:lang w:val="en-US"/>
          </w:rPr>
          <w:t>Visualization of results</w:t>
        </w:r>
      </w:moveFrom>
    </w:p>
    <w:p w14:paraId="443D36B2" w14:textId="64FE6210" w:rsidR="00326D37" w:rsidRPr="00326D37" w:rsidDel="00033321" w:rsidRDefault="7C670627">
      <w:pPr>
        <w:pStyle w:val="ListParagraph"/>
        <w:ind w:left="0"/>
        <w:jc w:val="both"/>
        <w:rPr>
          <w:moveFrom w:id="493" w:author="Bertotto, Mercedes" w:date="2024-01-16T15:10:00Z"/>
          <w:b/>
          <w:bCs/>
          <w:color w:val="FF0000"/>
          <w:sz w:val="24"/>
          <w:szCs w:val="24"/>
          <w:lang w:val="en-US"/>
        </w:rPr>
        <w:pPrChange w:id="494" w:author="Bertotto, Mercedes [2]" w:date="2024-01-12T15:05:00Z">
          <w:pPr/>
        </w:pPrChange>
      </w:pPr>
      <w:moveFrom w:id="495" w:author="Bertotto, Mercedes" w:date="2024-01-16T15:10:00Z">
        <w:r w:rsidRPr="2EABC22C" w:rsidDel="00033321">
          <w:rPr>
            <w:b/>
            <w:bCs/>
            <w:color w:val="FF0000"/>
            <w:sz w:val="24"/>
            <w:szCs w:val="24"/>
            <w:lang w:val="en-US"/>
          </w:rPr>
          <w:t xml:space="preserve">     </w:t>
        </w:r>
        <w:r w:rsidRPr="2EABC22C" w:rsidDel="00033321">
          <w:rPr>
            <w:rFonts w:eastAsia="Verdana" w:cs="Verdana"/>
            <w:sz w:val="24"/>
            <w:szCs w:val="24"/>
            <w:lang w:val="en-US"/>
            <w:rPrChange w:id="496" w:author="Bertotto, Mercedes [2]" w:date="2024-01-12T15:06:00Z">
              <w:rPr>
                <w:b/>
                <w:bCs/>
                <w:color w:val="FF0000"/>
                <w:sz w:val="24"/>
                <w:szCs w:val="24"/>
                <w:lang w:val="en-US"/>
              </w:rPr>
            </w:rPrChange>
          </w:rPr>
          <w:t xml:space="preserve">Google sheets were used in order to plot the results of this study. </w:t>
        </w:r>
      </w:moveFrom>
    </w:p>
    <w:moveFromRangeEnd w:id="491"/>
    <w:p w14:paraId="7BBBFDC8" w14:textId="4927AA50" w:rsidR="00326D37" w:rsidRPr="00326D37" w:rsidRDefault="00326D37" w:rsidP="2EABC22C">
      <w:pPr>
        <w:jc w:val="both"/>
        <w:rPr>
          <w:sz w:val="24"/>
          <w:szCs w:val="24"/>
          <w:lang w:val="en-US"/>
        </w:rPr>
      </w:pPr>
    </w:p>
    <w:p w14:paraId="39A2802C" w14:textId="4521A712" w:rsidR="000C073A" w:rsidRPr="000060C7" w:rsidRDefault="7ED4D816" w:rsidP="002706D0">
      <w:pPr>
        <w:pStyle w:val="ListParagraph"/>
        <w:numPr>
          <w:ilvl w:val="0"/>
          <w:numId w:val="10"/>
        </w:numPr>
        <w:jc w:val="both"/>
        <w:rPr>
          <w:b/>
          <w:bCs/>
          <w:sz w:val="24"/>
          <w:szCs w:val="24"/>
          <w:lang w:val="en-US"/>
        </w:rPr>
      </w:pPr>
      <w:r w:rsidRPr="73083DBA">
        <w:rPr>
          <w:b/>
          <w:bCs/>
          <w:sz w:val="24"/>
          <w:szCs w:val="24"/>
          <w:lang w:val="en-US"/>
        </w:rPr>
        <w:t>Results and Discussion</w:t>
      </w:r>
    </w:p>
    <w:p w14:paraId="6074167F" w14:textId="52112501" w:rsidR="13A251B7" w:rsidRDefault="13A251B7">
      <w:pPr>
        <w:jc w:val="both"/>
        <w:pPrChange w:id="497" w:author="Bertotto, Mercedes [2]" w:date="2023-12-06T12:02:00Z">
          <w:pPr/>
        </w:pPrChange>
      </w:pPr>
    </w:p>
    <w:p w14:paraId="6429B929" w14:textId="313381C0" w:rsidR="00326D37" w:rsidRDefault="00326D37" w:rsidP="00326D37">
      <w:pPr>
        <w:jc w:val="both"/>
        <w:rPr>
          <w:b/>
          <w:bCs/>
          <w:sz w:val="24"/>
          <w:szCs w:val="24"/>
          <w:lang w:val="en-US"/>
        </w:rPr>
      </w:pPr>
      <w:r>
        <w:rPr>
          <w:b/>
          <w:bCs/>
          <w:sz w:val="24"/>
          <w:szCs w:val="24"/>
          <w:lang w:val="en-US"/>
        </w:rPr>
        <w:t>3</w:t>
      </w:r>
      <w:r w:rsidR="00A02BB5">
        <w:rPr>
          <w:b/>
          <w:bCs/>
          <w:sz w:val="24"/>
          <w:szCs w:val="24"/>
          <w:lang w:val="en-US"/>
        </w:rPr>
        <w:t xml:space="preserve">.1 </w:t>
      </w:r>
      <w:proofErr w:type="spellStart"/>
      <w:r w:rsidR="00A02BB5">
        <w:rPr>
          <w:b/>
          <w:bCs/>
          <w:sz w:val="24"/>
          <w:szCs w:val="24"/>
          <w:lang w:val="en-US"/>
        </w:rPr>
        <w:t>Intravariety</w:t>
      </w:r>
      <w:proofErr w:type="spellEnd"/>
      <w:r w:rsidR="00A02BB5">
        <w:rPr>
          <w:b/>
          <w:bCs/>
          <w:sz w:val="24"/>
          <w:szCs w:val="24"/>
          <w:lang w:val="en-US"/>
        </w:rPr>
        <w:t xml:space="preserve"> models</w:t>
      </w:r>
    </w:p>
    <w:p w14:paraId="40DEEDD9" w14:textId="33AED7CA" w:rsidR="55574579" w:rsidDel="00112FBE" w:rsidRDefault="55574579" w:rsidP="13A251B7">
      <w:pPr>
        <w:jc w:val="both"/>
        <w:rPr>
          <w:del w:id="498" w:author="Bertotto, Mercedes" w:date="2024-01-16T16:30:00Z"/>
        </w:rPr>
      </w:pPr>
      <w:del w:id="499" w:author="Bertotto, Mercedes" w:date="2024-01-16T16:30:00Z">
        <w:r w:rsidDel="00112FBE">
          <w:delText>Visula</w:delText>
        </w:r>
      </w:del>
      <w:ins w:id="500" w:author="Villiers, Hendrik de" w:date="2023-12-10T15:09:00Z">
        <w:del w:id="501" w:author="Bertotto, Mercedes" w:date="2024-01-16T16:30:00Z">
          <w:r w:rsidR="00103EA5" w:rsidDel="00112FBE">
            <w:delText>l</w:delText>
          </w:r>
        </w:del>
      </w:ins>
      <w:del w:id="502" w:author="Bertotto, Mercedes" w:date="2024-01-16T16:30:00Z">
        <w:r w:rsidDel="00112FBE">
          <w:delText>ization of Spectra</w:delText>
        </w:r>
      </w:del>
    </w:p>
    <w:p w14:paraId="77A720D7" w14:textId="2B3BA63E" w:rsidR="13A251B7" w:rsidRDefault="13A251B7" w:rsidP="13A251B7">
      <w:pPr>
        <w:jc w:val="both"/>
      </w:pPr>
    </w:p>
    <w:p w14:paraId="0CEA9BF7" w14:textId="77777777" w:rsidR="003E4F7D" w:rsidRDefault="003C6C4B">
      <w:pPr>
        <w:jc w:val="both"/>
        <w:rPr>
          <w:ins w:id="503" w:author="Bertotto, Mercedes" w:date="2024-01-18T10:59:00Z"/>
        </w:rPr>
      </w:pPr>
      <w:r>
        <w:rPr>
          <w:noProof/>
        </w:rPr>
        <w:lastRenderedPageBreak/>
        <w:drawing>
          <wp:inline distT="0" distB="0" distL="0" distR="0" wp14:anchorId="3A22AFFD" wp14:editId="56B95F18">
            <wp:extent cx="6029449" cy="3724275"/>
            <wp:effectExtent l="76200" t="76200" r="142875" b="1238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4626" cy="37274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DFAB7" w14:textId="77777777" w:rsidR="003E4F7D" w:rsidRDefault="003E4F7D">
      <w:pPr>
        <w:jc w:val="both"/>
        <w:rPr>
          <w:ins w:id="504" w:author="Bertotto, Mercedes" w:date="2024-01-18T10:59:00Z"/>
          <w:noProof/>
        </w:rPr>
      </w:pPr>
    </w:p>
    <w:p w14:paraId="5760E5A5" w14:textId="60AD95F0" w:rsidR="2F85F473" w:rsidRDefault="2F85F473">
      <w:pPr>
        <w:jc w:val="both"/>
        <w:pPrChange w:id="505" w:author="Bertotto, Mercedes [2]" w:date="2023-12-06T11:59:00Z">
          <w:pPr/>
        </w:pPrChange>
      </w:pPr>
      <w:commentRangeStart w:id="506"/>
      <w:del w:id="507" w:author="Bertotto, Mercedes" w:date="2024-01-16T15:40:00Z">
        <w:r w:rsidDel="00C96B6F">
          <w:rPr>
            <w:noProof/>
          </w:rPr>
          <w:drawing>
            <wp:inline distT="0" distB="0" distL="0" distR="0" wp14:anchorId="7F028F8C" wp14:editId="1B45CC5C">
              <wp:extent cx="5448300" cy="4481608"/>
              <wp:effectExtent l="0" t="0" r="0" b="0"/>
              <wp:docPr id="605839788" name="Picture 60583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3541" r="18958"/>
                      <a:stretch>
                        <a:fillRect/>
                      </a:stretch>
                    </pic:blipFill>
                    <pic:spPr>
                      <a:xfrm>
                        <a:off x="0" y="0"/>
                        <a:ext cx="5453499" cy="4485884"/>
                      </a:xfrm>
                      <a:prstGeom prst="rect">
                        <a:avLst/>
                      </a:prstGeom>
                    </pic:spPr>
                  </pic:pic>
                </a:graphicData>
              </a:graphic>
            </wp:inline>
          </w:drawing>
        </w:r>
      </w:del>
      <w:commentRangeEnd w:id="506"/>
      <w:r w:rsidR="00291ABF">
        <w:rPr>
          <w:rStyle w:val="CommentReference"/>
        </w:rPr>
        <w:commentReference w:id="506"/>
      </w:r>
    </w:p>
    <w:p w14:paraId="4CDB348C" w14:textId="61CB8D1C" w:rsidR="13A251B7" w:rsidRDefault="13A251B7">
      <w:pPr>
        <w:jc w:val="both"/>
        <w:pPrChange w:id="508" w:author="Bertotto, Mercedes [2]" w:date="2023-12-06T12:47:00Z">
          <w:pPr/>
        </w:pPrChange>
      </w:pPr>
    </w:p>
    <w:p w14:paraId="79219893" w14:textId="0B6F0710" w:rsidR="1BB4A1E0" w:rsidRDefault="1BB4A1E0">
      <w:pPr>
        <w:jc w:val="both"/>
        <w:rPr>
          <w:ins w:id="509" w:author="Bertotto, Mercedes [2]" w:date="2024-01-12T13:22:00Z"/>
        </w:rPr>
        <w:pPrChange w:id="510" w:author="Bertotto, Mercedes [2]" w:date="2023-12-06T12:49:00Z">
          <w:pPr/>
        </w:pPrChange>
      </w:pPr>
      <w:r>
        <w:rPr>
          <w:noProof/>
        </w:rPr>
        <w:drawing>
          <wp:inline distT="0" distB="0" distL="0" distR="0" wp14:anchorId="0034E2E2" wp14:editId="2CCCE136">
            <wp:extent cx="4717952" cy="2919234"/>
            <wp:effectExtent l="0" t="0" r="0" b="0"/>
            <wp:docPr id="1143432888" name="Picture 114343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432888"/>
                    <pic:cNvPicPr/>
                  </pic:nvPicPr>
                  <pic:blipFill>
                    <a:blip r:embed="rId20">
                      <a:extLst>
                        <a:ext uri="{28A0092B-C50C-407E-A947-70E740481C1C}">
                          <a14:useLocalDpi xmlns:a14="http://schemas.microsoft.com/office/drawing/2010/main" val="0"/>
                        </a:ext>
                      </a:extLst>
                    </a:blip>
                    <a:stretch>
                      <a:fillRect/>
                    </a:stretch>
                  </pic:blipFill>
                  <pic:spPr>
                    <a:xfrm>
                      <a:off x="0" y="0"/>
                      <a:ext cx="4717952" cy="2919234"/>
                    </a:xfrm>
                    <a:prstGeom prst="rect">
                      <a:avLst/>
                    </a:prstGeom>
                  </pic:spPr>
                </pic:pic>
              </a:graphicData>
            </a:graphic>
          </wp:inline>
        </w:drawing>
      </w:r>
    </w:p>
    <w:p w14:paraId="1170F9D0" w14:textId="628E19E2" w:rsidR="13A251B7" w:rsidRDefault="13A251B7" w:rsidP="2EABC22C">
      <w:pPr>
        <w:pStyle w:val="ListParagraph"/>
        <w:ind w:left="0"/>
        <w:jc w:val="both"/>
        <w:rPr>
          <w:del w:id="511" w:author="Bertotto, Mercedes [2]" w:date="2024-01-12T13:23:00Z"/>
          <w:lang w:val="en-US"/>
        </w:rPr>
      </w:pPr>
    </w:p>
    <w:p w14:paraId="50F7F1CD" w14:textId="5A0CFBA1" w:rsidR="13A251B7" w:rsidRDefault="2EABC22C">
      <w:pPr>
        <w:pStyle w:val="ListParagraph"/>
        <w:ind w:left="0"/>
        <w:jc w:val="both"/>
        <w:rPr>
          <w:ins w:id="512" w:author="Bertotto, Mercedes [2]" w:date="2024-01-12T13:22:00Z"/>
          <w:sz w:val="16"/>
          <w:szCs w:val="16"/>
          <w:lang w:val="en-US"/>
        </w:rPr>
        <w:pPrChange w:id="513" w:author="Bertotto, Mercedes [2]" w:date="2024-01-12T13:23:00Z">
          <w:pPr>
            <w:jc w:val="both"/>
          </w:pPr>
        </w:pPrChange>
      </w:pPr>
      <w:r w:rsidRPr="2EABC22C">
        <w:rPr>
          <w:b/>
          <w:bCs/>
          <w:lang w:val="en-US"/>
        </w:rPr>
        <w:t>Figure 2</w:t>
      </w:r>
      <w:r w:rsidRPr="2EABC22C">
        <w:rPr>
          <w:lang w:val="en-US"/>
        </w:rPr>
        <w:t xml:space="preserve">: </w:t>
      </w:r>
      <w:r w:rsidRPr="2EABC22C">
        <w:rPr>
          <w:sz w:val="16"/>
          <w:szCs w:val="16"/>
          <w:lang w:val="en-US"/>
        </w:rPr>
        <w:t>a)</w:t>
      </w:r>
      <w:r w:rsidR="2C521C2B" w:rsidRPr="2EABC22C">
        <w:rPr>
          <w:sz w:val="16"/>
          <w:szCs w:val="16"/>
          <w:lang w:val="en-US"/>
        </w:rPr>
        <w:t xml:space="preserve"> A</w:t>
      </w:r>
      <w:r w:rsidRPr="2EABC22C">
        <w:rPr>
          <w:sz w:val="16"/>
          <w:szCs w:val="16"/>
          <w:lang w:val="en-US"/>
        </w:rPr>
        <w:t xml:space="preserve">verage of the raw spectra for each variety, </w:t>
      </w:r>
      <w:r w:rsidR="5977AFE2" w:rsidRPr="2EABC22C">
        <w:rPr>
          <w:sz w:val="16"/>
          <w:szCs w:val="16"/>
          <w:lang w:val="en-US"/>
        </w:rPr>
        <w:t>b)</w:t>
      </w:r>
      <w:ins w:id="514" w:author="Bertotto, Mercedes [2]" w:date="2024-01-12T13:24:00Z">
        <w:r w:rsidR="7E7E02C9" w:rsidRPr="2EABC22C">
          <w:rPr>
            <w:sz w:val="16"/>
            <w:szCs w:val="16"/>
            <w:lang w:val="en-US"/>
          </w:rPr>
          <w:t xml:space="preserve"> </w:t>
        </w:r>
      </w:ins>
      <w:r w:rsidR="7E7E02C9" w:rsidRPr="2EABC22C">
        <w:rPr>
          <w:sz w:val="16"/>
          <w:szCs w:val="16"/>
          <w:lang w:val="en-US"/>
        </w:rPr>
        <w:t>A</w:t>
      </w:r>
      <w:r w:rsidRPr="2EABC22C">
        <w:rPr>
          <w:sz w:val="16"/>
          <w:szCs w:val="16"/>
          <w:lang w:val="en-US"/>
        </w:rPr>
        <w:t>verage of the spectra pretreated with SNV and second derivative (2, 17, 2)</w:t>
      </w:r>
      <w:ins w:id="515" w:author="Bertotto, Mercedes [2]" w:date="2024-01-12T13:24:00Z">
        <w:r w:rsidR="3E0EB269" w:rsidRPr="2EABC22C">
          <w:rPr>
            <w:sz w:val="16"/>
            <w:szCs w:val="16"/>
            <w:lang w:val="en-US"/>
          </w:rPr>
          <w:t xml:space="preserve">. </w:t>
        </w:r>
      </w:ins>
    </w:p>
    <w:p w14:paraId="71489994" w14:textId="3BE8ECA7" w:rsidR="1052B65D" w:rsidDel="00033321" w:rsidRDefault="1052B65D">
      <w:pPr>
        <w:spacing w:after="0" w:line="240" w:lineRule="auto"/>
        <w:jc w:val="both"/>
        <w:rPr>
          <w:del w:id="516" w:author="Bertotto, Mercedes" w:date="2024-01-16T15:12:00Z"/>
          <w:sz w:val="24"/>
          <w:szCs w:val="24"/>
          <w:lang w:val="en-US"/>
        </w:rPr>
        <w:pPrChange w:id="517" w:author="Bertotto, Mercedes [2]" w:date="2023-12-11T15:03:00Z">
          <w:pPr>
            <w:jc w:val="both"/>
          </w:pPr>
        </w:pPrChange>
      </w:pPr>
      <w:r w:rsidRPr="2BEA7E68">
        <w:rPr>
          <w:sz w:val="24"/>
          <w:szCs w:val="24"/>
          <w:lang w:val="en-US"/>
        </w:rPr>
        <w:t>First, the raw spectra were plot immediately after being extracted from the images.</w:t>
      </w:r>
      <w:ins w:id="518" w:author="Bertotto, Mercedes" w:date="2024-01-16T15:12:00Z">
        <w:r w:rsidR="00033321">
          <w:rPr>
            <w:sz w:val="24"/>
            <w:szCs w:val="24"/>
            <w:lang w:val="en-US"/>
          </w:rPr>
          <w:t xml:space="preserve"> </w:t>
        </w:r>
      </w:ins>
    </w:p>
    <w:p w14:paraId="1EF3428F" w14:textId="3C50F4FA" w:rsidR="1052B65D" w:rsidRDefault="1052B65D">
      <w:pPr>
        <w:spacing w:after="0" w:line="240" w:lineRule="auto"/>
        <w:jc w:val="both"/>
        <w:rPr>
          <w:ins w:id="519" w:author="Bertotto, Mercedes" w:date="2024-01-16T16:32:00Z"/>
          <w:sz w:val="24"/>
          <w:szCs w:val="24"/>
          <w:lang w:val="en-US"/>
        </w:rPr>
      </w:pPr>
      <w:r w:rsidRPr="2EABC22C">
        <w:rPr>
          <w:sz w:val="24"/>
          <w:szCs w:val="24"/>
          <w:lang w:val="en-US"/>
        </w:rPr>
        <w:t>This first visualization allow</w:t>
      </w:r>
      <w:r w:rsidR="00033321">
        <w:rPr>
          <w:sz w:val="24"/>
          <w:szCs w:val="24"/>
          <w:lang w:val="en-US"/>
        </w:rPr>
        <w:t>ed</w:t>
      </w:r>
      <w:r w:rsidRPr="2EABC22C">
        <w:rPr>
          <w:sz w:val="24"/>
          <w:szCs w:val="24"/>
          <w:lang w:val="en-US"/>
        </w:rPr>
        <w:t xml:space="preserve"> us to have a first appreciation of how the spectra look</w:t>
      </w:r>
      <w:r w:rsidR="00033321">
        <w:rPr>
          <w:sz w:val="24"/>
          <w:szCs w:val="24"/>
          <w:lang w:val="en-US"/>
        </w:rPr>
        <w:t>ed</w:t>
      </w:r>
      <w:r w:rsidRPr="2EABC22C">
        <w:rPr>
          <w:sz w:val="24"/>
          <w:szCs w:val="24"/>
          <w:lang w:val="en-US"/>
        </w:rPr>
        <w:t xml:space="preserve"> in relation to noise and scattering effects, distortions in the baselines, signal-to-noise ratio, in addition to the presence of clear outliers. In order to understand the presence of multiplicative and/or additive effects in the spectra, their intensities were plot as a function of the average spectra (graphs not shown here). The shape of these graphs (</w:t>
      </w:r>
      <w:r w:rsidR="3559A326" w:rsidRPr="2EABC22C">
        <w:rPr>
          <w:sz w:val="24"/>
          <w:szCs w:val="24"/>
          <w:lang w:val="en-US"/>
        </w:rPr>
        <w:t>mil</w:t>
      </w:r>
      <w:r w:rsidR="45D6775F" w:rsidRPr="2EABC22C">
        <w:rPr>
          <w:sz w:val="24"/>
          <w:szCs w:val="24"/>
          <w:lang w:val="en-US"/>
        </w:rPr>
        <w:t>l</w:t>
      </w:r>
      <w:r w:rsidR="3559A326" w:rsidRPr="2EABC22C">
        <w:rPr>
          <w:sz w:val="24"/>
          <w:szCs w:val="24"/>
          <w:lang w:val="en-US"/>
        </w:rPr>
        <w:t>efeu</w:t>
      </w:r>
      <w:r w:rsidR="475361FF" w:rsidRPr="2EABC22C">
        <w:rPr>
          <w:sz w:val="24"/>
          <w:szCs w:val="24"/>
          <w:lang w:val="en-US"/>
        </w:rPr>
        <w:t>i</w:t>
      </w:r>
      <w:r w:rsidR="3559A326" w:rsidRPr="2EABC22C">
        <w:rPr>
          <w:sz w:val="24"/>
          <w:szCs w:val="24"/>
          <w:lang w:val="en-US"/>
        </w:rPr>
        <w:t>lle</w:t>
      </w:r>
      <w:r w:rsidRPr="2EABC22C">
        <w:rPr>
          <w:sz w:val="24"/>
          <w:szCs w:val="24"/>
          <w:lang w:val="en-US"/>
        </w:rPr>
        <w:t xml:space="preserve"> or cone) helped distinguish effects in the spectra. In all cases, combined effects (multiplicative and additive) were found in the analyzed spectra. </w:t>
      </w:r>
      <w:commentRangeStart w:id="520"/>
      <w:r w:rsidR="18E775C7" w:rsidRPr="2EABC22C">
        <w:rPr>
          <w:sz w:val="24"/>
          <w:szCs w:val="24"/>
          <w:lang w:val="en-US"/>
        </w:rPr>
        <w:t>F</w:t>
      </w:r>
      <w:r w:rsidRPr="2EABC22C">
        <w:rPr>
          <w:sz w:val="24"/>
          <w:szCs w:val="24"/>
          <w:lang w:val="en-US"/>
        </w:rPr>
        <w:t>igure</w:t>
      </w:r>
      <w:ins w:id="521" w:author="Bertotto, Mercedes [2]" w:date="2024-01-12T13:24:00Z">
        <w:r w:rsidR="0D1C1ADE" w:rsidRPr="2EABC22C">
          <w:rPr>
            <w:sz w:val="24"/>
            <w:szCs w:val="24"/>
            <w:lang w:val="en-US"/>
          </w:rPr>
          <w:t xml:space="preserve"> 2a</w:t>
        </w:r>
      </w:ins>
      <w:r w:rsidRPr="2EABC22C">
        <w:rPr>
          <w:sz w:val="24"/>
          <w:szCs w:val="24"/>
          <w:lang w:val="en-US"/>
        </w:rPr>
        <w:t xml:space="preserve"> </w:t>
      </w:r>
      <w:commentRangeEnd w:id="520"/>
      <w:r>
        <w:rPr>
          <w:rStyle w:val="CommentReference"/>
        </w:rPr>
        <w:commentReference w:id="520"/>
      </w:r>
      <w:r w:rsidRPr="2EABC22C">
        <w:rPr>
          <w:sz w:val="24"/>
          <w:szCs w:val="24"/>
          <w:lang w:val="en-US"/>
        </w:rPr>
        <w:t xml:space="preserve">shows the average of the raw spectra for each variety, and </w:t>
      </w:r>
      <w:commentRangeStart w:id="522"/>
      <w:r w:rsidR="3D061C80" w:rsidRPr="2EABC22C">
        <w:rPr>
          <w:sz w:val="24"/>
          <w:szCs w:val="24"/>
          <w:lang w:val="en-US"/>
        </w:rPr>
        <w:t>F</w:t>
      </w:r>
      <w:r w:rsidRPr="2EABC22C">
        <w:rPr>
          <w:sz w:val="24"/>
          <w:szCs w:val="24"/>
          <w:lang w:val="en-US"/>
        </w:rPr>
        <w:t>igure</w:t>
      </w:r>
      <w:ins w:id="523" w:author="Bertotto, Mercedes [2]" w:date="2024-01-12T13:24:00Z">
        <w:r w:rsidR="25DB8FC7" w:rsidRPr="2EABC22C">
          <w:rPr>
            <w:sz w:val="24"/>
            <w:szCs w:val="24"/>
            <w:lang w:val="en-US"/>
          </w:rPr>
          <w:t xml:space="preserve"> 2b</w:t>
        </w:r>
      </w:ins>
      <w:r w:rsidRPr="2EABC22C">
        <w:rPr>
          <w:sz w:val="24"/>
          <w:szCs w:val="24"/>
          <w:lang w:val="en-US"/>
        </w:rPr>
        <w:t xml:space="preserve"> </w:t>
      </w:r>
      <w:commentRangeEnd w:id="522"/>
      <w:r>
        <w:rPr>
          <w:rStyle w:val="CommentReference"/>
        </w:rPr>
        <w:commentReference w:id="522"/>
      </w:r>
      <w:r w:rsidRPr="2EABC22C">
        <w:rPr>
          <w:sz w:val="24"/>
          <w:szCs w:val="24"/>
          <w:lang w:val="en-US"/>
        </w:rPr>
        <w:t>shows the average of the spectra pretreated with SNV and second derivative (2, 17, 2). As mentioned above, other pretreatments were applied and compared as well.</w:t>
      </w:r>
    </w:p>
    <w:p w14:paraId="2774B36A" w14:textId="77777777" w:rsidR="00112FBE" w:rsidRDefault="00112FBE">
      <w:pPr>
        <w:spacing w:after="0" w:line="240" w:lineRule="auto"/>
        <w:jc w:val="both"/>
        <w:rPr>
          <w:sz w:val="24"/>
          <w:szCs w:val="24"/>
          <w:lang w:val="en-US"/>
        </w:rPr>
        <w:pPrChange w:id="524" w:author="Bertotto, Mercedes [2]" w:date="2023-12-11T15:03:00Z">
          <w:pPr>
            <w:jc w:val="both"/>
          </w:pPr>
        </w:pPrChange>
      </w:pPr>
    </w:p>
    <w:p w14:paraId="680CD54E" w14:textId="0AC3504A" w:rsidR="2BEA7E68" w:rsidRDefault="00572F5A" w:rsidP="00572F5A">
      <w:pPr>
        <w:spacing w:after="0" w:line="240" w:lineRule="auto"/>
        <w:jc w:val="both"/>
        <w:rPr>
          <w:sz w:val="24"/>
          <w:szCs w:val="24"/>
          <w:lang w:val="en-US"/>
        </w:rPr>
      </w:pPr>
      <w:r w:rsidRPr="00572F5A">
        <w:rPr>
          <w:sz w:val="24"/>
          <w:szCs w:val="24"/>
          <w:lang w:val="en-US"/>
        </w:rPr>
        <w:t xml:space="preserve">It is observed that </w:t>
      </w:r>
      <w:r>
        <w:rPr>
          <w:sz w:val="24"/>
          <w:szCs w:val="24"/>
          <w:lang w:val="en-US"/>
        </w:rPr>
        <w:t>raw</w:t>
      </w:r>
      <w:r w:rsidRPr="00572F5A">
        <w:rPr>
          <w:sz w:val="24"/>
          <w:szCs w:val="24"/>
          <w:lang w:val="en-US"/>
        </w:rPr>
        <w:t xml:space="preserve"> spectra of </w:t>
      </w:r>
      <w:proofErr w:type="spellStart"/>
      <w:ins w:id="525" w:author="Bertotto, Mercedes" w:date="2024-01-16T15:22:00Z">
        <w:r>
          <w:rPr>
            <w:sz w:val="24"/>
            <w:szCs w:val="24"/>
            <w:lang w:val="en-US"/>
          </w:rPr>
          <w:t>P</w:t>
        </w:r>
      </w:ins>
      <w:del w:id="526" w:author="Bertotto, Mercedes" w:date="2024-01-16T15:22:00Z">
        <w:r w:rsidRPr="00572F5A" w:rsidDel="00572F5A">
          <w:rPr>
            <w:sz w:val="24"/>
            <w:szCs w:val="24"/>
            <w:lang w:val="en-US"/>
          </w:rPr>
          <w:delText>p</w:delText>
        </w:r>
      </w:del>
      <w:r w:rsidRPr="00572F5A">
        <w:rPr>
          <w:sz w:val="24"/>
          <w:szCs w:val="24"/>
          <w:lang w:val="en-US"/>
        </w:rPr>
        <w:t>rovine</w:t>
      </w:r>
      <w:proofErr w:type="spellEnd"/>
      <w:r w:rsidRPr="00572F5A">
        <w:rPr>
          <w:sz w:val="24"/>
          <w:szCs w:val="24"/>
          <w:lang w:val="en-US"/>
        </w:rPr>
        <w:t xml:space="preserve"> and </w:t>
      </w:r>
      <w:proofErr w:type="spellStart"/>
      <w:ins w:id="527" w:author="Bertotto, Mercedes" w:date="2024-01-16T15:22:00Z">
        <w:r>
          <w:rPr>
            <w:sz w:val="24"/>
            <w:szCs w:val="24"/>
            <w:lang w:val="en-US"/>
          </w:rPr>
          <w:t>B</w:t>
        </w:r>
      </w:ins>
      <w:del w:id="528" w:author="Bertotto, Mercedes" w:date="2024-01-16T15:22:00Z">
        <w:r w:rsidRPr="00572F5A" w:rsidDel="00572F5A">
          <w:rPr>
            <w:sz w:val="24"/>
            <w:szCs w:val="24"/>
            <w:lang w:val="en-US"/>
          </w:rPr>
          <w:delText>b</w:delText>
        </w:r>
      </w:del>
      <w:r w:rsidRPr="00572F5A">
        <w:rPr>
          <w:sz w:val="24"/>
          <w:szCs w:val="24"/>
          <w:lang w:val="en-US"/>
        </w:rPr>
        <w:t>rioso</w:t>
      </w:r>
      <w:proofErr w:type="spellEnd"/>
      <w:r w:rsidRPr="00572F5A">
        <w:rPr>
          <w:sz w:val="24"/>
          <w:szCs w:val="24"/>
          <w:lang w:val="en-US"/>
        </w:rPr>
        <w:t xml:space="preserve"> overlap</w:t>
      </w:r>
      <w:r>
        <w:rPr>
          <w:sz w:val="24"/>
          <w:szCs w:val="24"/>
          <w:lang w:val="en-US"/>
        </w:rPr>
        <w:t>ped</w:t>
      </w:r>
      <w:r w:rsidRPr="00572F5A">
        <w:rPr>
          <w:sz w:val="24"/>
          <w:szCs w:val="24"/>
          <w:lang w:val="en-US"/>
        </w:rPr>
        <w:t xml:space="preserve"> up</w:t>
      </w:r>
      <w:ins w:id="529" w:author="Bertotto, Mercedes" w:date="2024-01-16T15:23:00Z">
        <w:r>
          <w:rPr>
            <w:sz w:val="24"/>
            <w:szCs w:val="24"/>
            <w:lang w:val="en-US"/>
          </w:rPr>
          <w:t xml:space="preserve"> </w:t>
        </w:r>
      </w:ins>
      <w:del w:id="530" w:author="Bertotto, Mercedes" w:date="2024-01-16T15:23:00Z">
        <w:r w:rsidRPr="00572F5A" w:rsidDel="00572F5A">
          <w:rPr>
            <w:sz w:val="24"/>
            <w:szCs w:val="24"/>
            <w:lang w:val="en-US"/>
          </w:rPr>
          <w:delText xml:space="preserve"> </w:delText>
        </w:r>
      </w:del>
      <w:r w:rsidRPr="00572F5A">
        <w:rPr>
          <w:sz w:val="24"/>
          <w:szCs w:val="24"/>
          <w:lang w:val="en-US"/>
        </w:rPr>
        <w:t xml:space="preserve">to approximately 1400 nm, </w:t>
      </w:r>
      <w:r>
        <w:rPr>
          <w:sz w:val="24"/>
          <w:szCs w:val="24"/>
          <w:lang w:val="en-US"/>
        </w:rPr>
        <w:t xml:space="preserve">while </w:t>
      </w:r>
      <w:r w:rsidRPr="00572F5A">
        <w:rPr>
          <w:sz w:val="24"/>
          <w:szCs w:val="24"/>
          <w:lang w:val="en-US"/>
        </w:rPr>
        <w:t xml:space="preserve">at longer wavelengths </w:t>
      </w:r>
      <w:r w:rsidR="00112FBE">
        <w:rPr>
          <w:sz w:val="24"/>
          <w:szCs w:val="24"/>
          <w:lang w:val="en-US"/>
        </w:rPr>
        <w:t>t</w:t>
      </w:r>
      <w:r w:rsidR="00112FBE" w:rsidRPr="00112FBE">
        <w:rPr>
          <w:sz w:val="24"/>
          <w:szCs w:val="24"/>
          <w:lang w:val="en-US"/>
        </w:rPr>
        <w:t xml:space="preserve">he </w:t>
      </w:r>
      <w:r w:rsidR="00112FBE">
        <w:rPr>
          <w:sz w:val="24"/>
          <w:szCs w:val="24"/>
          <w:lang w:val="en-US"/>
        </w:rPr>
        <w:t xml:space="preserve">average </w:t>
      </w:r>
      <w:r w:rsidR="00112FBE" w:rsidRPr="00112FBE">
        <w:rPr>
          <w:sz w:val="24"/>
          <w:szCs w:val="24"/>
          <w:lang w:val="en-US"/>
        </w:rPr>
        <w:t xml:space="preserve">spectra were clearly </w:t>
      </w:r>
      <w:proofErr w:type="spellStart"/>
      <w:r w:rsidR="00112FBE" w:rsidRPr="00112FBE">
        <w:rPr>
          <w:sz w:val="24"/>
          <w:szCs w:val="24"/>
          <w:lang w:val="en-US"/>
        </w:rPr>
        <w:t>differentiate</w:t>
      </w:r>
      <w:ins w:id="531" w:author="Bertotto, Mercedes" w:date="2024-01-18T08:31:00Z">
        <w:r w:rsidR="00EC384A">
          <w:rPr>
            <w:sz w:val="24"/>
            <w:szCs w:val="24"/>
            <w:lang w:val="en-US"/>
          </w:rPr>
          <w:t>d</w:t>
        </w:r>
      </w:ins>
      <w:del w:id="532" w:author="Bertotto, Mercedes" w:date="2024-01-18T08:31:00Z">
        <w:r w:rsidR="00112FBE" w:rsidRPr="00112FBE" w:rsidDel="00EC384A">
          <w:rPr>
            <w:sz w:val="24"/>
            <w:szCs w:val="24"/>
            <w:lang w:val="en-US"/>
          </w:rPr>
          <w:delText>d</w:delText>
        </w:r>
        <w:r w:rsidRPr="00572F5A" w:rsidDel="00EC384A">
          <w:rPr>
            <w:sz w:val="24"/>
            <w:szCs w:val="24"/>
            <w:lang w:val="en-US"/>
          </w:rPr>
          <w:delText xml:space="preserve">. </w:delText>
        </w:r>
      </w:del>
      <w:del w:id="533" w:author="Bertotto, Mercedes" w:date="2024-01-16T15:23:00Z">
        <w:r w:rsidRPr="00572F5A" w:rsidDel="00572F5A">
          <w:rPr>
            <w:sz w:val="24"/>
            <w:szCs w:val="24"/>
            <w:lang w:val="en-US"/>
          </w:rPr>
          <w:delText xml:space="preserve">The spectra of </w:delText>
        </w:r>
      </w:del>
      <w:r w:rsidRPr="00572F5A">
        <w:rPr>
          <w:sz w:val="24"/>
          <w:szCs w:val="24"/>
          <w:lang w:val="en-US"/>
        </w:rPr>
        <w:t>Cappricia</w:t>
      </w:r>
      <w:proofErr w:type="spellEnd"/>
      <w:r w:rsidRPr="00572F5A">
        <w:rPr>
          <w:sz w:val="24"/>
          <w:szCs w:val="24"/>
          <w:lang w:val="en-US"/>
        </w:rPr>
        <w:t xml:space="preserve"> </w:t>
      </w:r>
      <w:r>
        <w:rPr>
          <w:sz w:val="24"/>
          <w:szCs w:val="24"/>
          <w:lang w:val="en-US"/>
        </w:rPr>
        <w:t xml:space="preserve">spectra </w:t>
      </w:r>
      <w:r w:rsidRPr="00572F5A">
        <w:rPr>
          <w:sz w:val="24"/>
          <w:szCs w:val="24"/>
          <w:lang w:val="en-US"/>
        </w:rPr>
        <w:t>show</w:t>
      </w:r>
      <w:r>
        <w:rPr>
          <w:sz w:val="24"/>
          <w:szCs w:val="24"/>
          <w:lang w:val="en-US"/>
        </w:rPr>
        <w:t>ed</w:t>
      </w:r>
      <w:r w:rsidRPr="00572F5A">
        <w:rPr>
          <w:sz w:val="24"/>
          <w:szCs w:val="24"/>
          <w:lang w:val="en-US"/>
        </w:rPr>
        <w:t xml:space="preserve"> greater intensity throughout the entire spectral range.</w:t>
      </w:r>
    </w:p>
    <w:p w14:paraId="556C9F00" w14:textId="25CB78F8" w:rsidR="00572F5A" w:rsidRDefault="00572F5A" w:rsidP="00572F5A">
      <w:pPr>
        <w:spacing w:after="0" w:line="240" w:lineRule="auto"/>
        <w:jc w:val="both"/>
        <w:rPr>
          <w:sz w:val="24"/>
          <w:szCs w:val="24"/>
          <w:lang w:val="en-US"/>
        </w:rPr>
      </w:pPr>
    </w:p>
    <w:p w14:paraId="6B695A5E" w14:textId="79E28B62" w:rsidR="00505318" w:rsidRDefault="00505318" w:rsidP="00572F5A">
      <w:pPr>
        <w:spacing w:after="0" w:line="240" w:lineRule="auto"/>
        <w:jc w:val="both"/>
        <w:rPr>
          <w:ins w:id="534" w:author="Bertotto, Mercedes" w:date="2024-01-18T08:35:00Z"/>
          <w:sz w:val="24"/>
          <w:szCs w:val="24"/>
          <w:lang w:val="en-US"/>
        </w:rPr>
      </w:pPr>
      <w:r w:rsidRPr="00505318">
        <w:rPr>
          <w:sz w:val="24"/>
          <w:szCs w:val="24"/>
          <w:lang w:val="en-US"/>
        </w:rPr>
        <w:t>Three bands are observed in the pure spectra of all varieties. In the following paragraphs, tentative assignments will be mentioned along with their bibliographic sources.</w:t>
      </w:r>
    </w:p>
    <w:p w14:paraId="44D396F2" w14:textId="77777777" w:rsidR="00152541" w:rsidRDefault="00152541" w:rsidP="001E5530">
      <w:pPr>
        <w:spacing w:after="0" w:line="240" w:lineRule="auto"/>
        <w:jc w:val="both"/>
        <w:rPr>
          <w:ins w:id="535" w:author="Bertotto, Mercedes" w:date="2024-01-18T08:54:00Z"/>
          <w:sz w:val="24"/>
          <w:szCs w:val="24"/>
          <w:lang w:val="en-US"/>
        </w:rPr>
      </w:pPr>
    </w:p>
    <w:p w14:paraId="4EC47A43" w14:textId="34A4203D" w:rsidR="004F2220" w:rsidRDefault="008F39B3" w:rsidP="001E5530">
      <w:pPr>
        <w:spacing w:after="0" w:line="240" w:lineRule="auto"/>
        <w:jc w:val="both"/>
        <w:rPr>
          <w:sz w:val="24"/>
          <w:szCs w:val="24"/>
          <w:lang w:val="en-US"/>
        </w:rPr>
      </w:pPr>
      <w:r w:rsidRPr="008F39B3">
        <w:rPr>
          <w:sz w:val="24"/>
          <w:szCs w:val="24"/>
          <w:lang w:val="en-US"/>
        </w:rPr>
        <w:t>The maximum intensities observed were 0.7373 (</w:t>
      </w:r>
      <w:proofErr w:type="spellStart"/>
      <w:r w:rsidRPr="008F39B3">
        <w:rPr>
          <w:sz w:val="24"/>
          <w:szCs w:val="24"/>
          <w:lang w:val="en-US"/>
        </w:rPr>
        <w:t>Capp</w:t>
      </w:r>
      <w:r>
        <w:rPr>
          <w:sz w:val="24"/>
          <w:szCs w:val="24"/>
          <w:lang w:val="en-US"/>
        </w:rPr>
        <w:t>icia</w:t>
      </w:r>
      <w:proofErr w:type="spellEnd"/>
      <w:r w:rsidRPr="008F39B3">
        <w:rPr>
          <w:sz w:val="24"/>
          <w:szCs w:val="24"/>
          <w:lang w:val="en-US"/>
        </w:rPr>
        <w:t>), 0.9296 (</w:t>
      </w:r>
      <w:proofErr w:type="spellStart"/>
      <w:r w:rsidRPr="008F39B3">
        <w:rPr>
          <w:sz w:val="24"/>
          <w:szCs w:val="24"/>
          <w:lang w:val="en-US"/>
        </w:rPr>
        <w:t>Provine</w:t>
      </w:r>
      <w:proofErr w:type="spellEnd"/>
      <w:r w:rsidRPr="008F39B3">
        <w:rPr>
          <w:sz w:val="24"/>
          <w:szCs w:val="24"/>
          <w:lang w:val="en-US"/>
        </w:rPr>
        <w:t>) and 0.8163 (</w:t>
      </w:r>
      <w:proofErr w:type="spellStart"/>
      <w:r w:rsidRPr="008F39B3">
        <w:rPr>
          <w:sz w:val="24"/>
          <w:szCs w:val="24"/>
          <w:lang w:val="en-US"/>
        </w:rPr>
        <w:t>Brioso</w:t>
      </w:r>
      <w:proofErr w:type="spellEnd"/>
      <w:r w:rsidRPr="008F39B3">
        <w:rPr>
          <w:sz w:val="24"/>
          <w:szCs w:val="24"/>
          <w:lang w:val="en-US"/>
        </w:rPr>
        <w:t xml:space="preserve">); at 1455nm, 1447.9nm and 1447.9nm </w:t>
      </w:r>
      <w:r w:rsidRPr="008F39B3">
        <w:rPr>
          <w:sz w:val="24"/>
          <w:szCs w:val="24"/>
          <w:lang w:val="en-US"/>
        </w:rPr>
        <w:lastRenderedPageBreak/>
        <w:t>respectively</w:t>
      </w:r>
      <w:r w:rsidR="00725B41">
        <w:rPr>
          <w:sz w:val="24"/>
          <w:szCs w:val="24"/>
          <w:lang w:val="en-US"/>
        </w:rPr>
        <w:t xml:space="preserve">, </w:t>
      </w:r>
      <w:r w:rsidR="00725B41" w:rsidRPr="003C6C4B">
        <w:rPr>
          <w:sz w:val="24"/>
          <w:szCs w:val="24"/>
          <w:lang w:val="en-US"/>
        </w:rPr>
        <w:t>at 1455nm</w:t>
      </w:r>
      <w:r w:rsidR="00725B41">
        <w:rPr>
          <w:sz w:val="24"/>
          <w:szCs w:val="24"/>
          <w:lang w:val="en-US"/>
        </w:rPr>
        <w:t xml:space="preserve"> (6872.85cm-1) in </w:t>
      </w:r>
      <w:proofErr w:type="spellStart"/>
      <w:r w:rsidR="00725B41">
        <w:rPr>
          <w:sz w:val="24"/>
          <w:szCs w:val="24"/>
          <w:lang w:val="en-US"/>
        </w:rPr>
        <w:t>Cappricia</w:t>
      </w:r>
      <w:proofErr w:type="spellEnd"/>
      <w:r w:rsidR="00A17241">
        <w:rPr>
          <w:sz w:val="24"/>
          <w:szCs w:val="24"/>
          <w:lang w:val="en-US"/>
        </w:rPr>
        <w:t xml:space="preserve"> and at </w:t>
      </w:r>
      <w:r w:rsidR="00A17241" w:rsidRPr="003C6C4B">
        <w:rPr>
          <w:sz w:val="24"/>
          <w:szCs w:val="24"/>
          <w:lang w:val="en-US"/>
        </w:rPr>
        <w:t>1447.9</w:t>
      </w:r>
      <w:r w:rsidR="00A17241">
        <w:rPr>
          <w:sz w:val="24"/>
          <w:szCs w:val="24"/>
          <w:lang w:val="en-US"/>
        </w:rPr>
        <w:t>nm (6906.08cm-1) in the other two varieties</w:t>
      </w:r>
      <w:r w:rsidR="00A17241" w:rsidRPr="003C6C4B">
        <w:rPr>
          <w:sz w:val="24"/>
          <w:szCs w:val="24"/>
          <w:lang w:val="en-US"/>
        </w:rPr>
        <w:t xml:space="preserve">. </w:t>
      </w:r>
      <w:r w:rsidR="001E5530" w:rsidRPr="001E5530">
        <w:rPr>
          <w:sz w:val="24"/>
          <w:szCs w:val="24"/>
          <w:lang w:val="en-US"/>
        </w:rPr>
        <w:t xml:space="preserve">These bands </w:t>
      </w:r>
      <w:r w:rsidR="001E5530">
        <w:rPr>
          <w:sz w:val="24"/>
          <w:szCs w:val="24"/>
          <w:lang w:val="en-US"/>
        </w:rPr>
        <w:t>can be</w:t>
      </w:r>
      <w:r w:rsidR="001E5530" w:rsidRPr="001E5530">
        <w:rPr>
          <w:sz w:val="24"/>
          <w:szCs w:val="24"/>
          <w:lang w:val="en-US"/>
        </w:rPr>
        <w:t xml:space="preserve"> attributed to the symmetric and asymmetric stretching vibrations of water molecules at the first harmonic of the OH stretching vibrations of water</w:t>
      </w:r>
      <w:r w:rsidR="00036A3D">
        <w:rPr>
          <w:sz w:val="24"/>
          <w:szCs w:val="24"/>
          <w:lang w:val="en-US"/>
        </w:rPr>
        <w:t xml:space="preserve"> (Muncan, 2019)</w:t>
      </w:r>
      <w:r w:rsidR="001E5530" w:rsidRPr="001E5530">
        <w:rPr>
          <w:sz w:val="24"/>
          <w:szCs w:val="24"/>
          <w:lang w:val="en-US"/>
        </w:rPr>
        <w:t>.</w:t>
      </w:r>
      <w:ins w:id="536" w:author="Bertotto, Mercedes" w:date="2024-01-18T09:59:00Z">
        <w:r w:rsidR="00D977A5">
          <w:rPr>
            <w:sz w:val="24"/>
            <w:szCs w:val="24"/>
            <w:lang w:val="en-US"/>
          </w:rPr>
          <w:t xml:space="preserve"> </w:t>
        </w:r>
      </w:ins>
      <w:r w:rsidR="007F1DDC" w:rsidRPr="007F1DDC">
        <w:rPr>
          <w:sz w:val="24"/>
          <w:szCs w:val="24"/>
          <w:lang w:val="en-US"/>
        </w:rPr>
        <w:t>More specifically, th</w:t>
      </w:r>
      <w:r w:rsidR="00A152AA">
        <w:rPr>
          <w:sz w:val="24"/>
          <w:szCs w:val="24"/>
          <w:lang w:val="en-US"/>
        </w:rPr>
        <w:t>ose</w:t>
      </w:r>
      <w:r w:rsidR="007F1DDC" w:rsidRPr="007F1DDC">
        <w:rPr>
          <w:sz w:val="24"/>
          <w:szCs w:val="24"/>
          <w:lang w:val="en-US"/>
        </w:rPr>
        <w:t xml:space="preserve"> wavelengths</w:t>
      </w:r>
      <w:r w:rsidR="00911AAA">
        <w:rPr>
          <w:sz w:val="24"/>
          <w:szCs w:val="24"/>
          <w:lang w:val="en-US"/>
        </w:rPr>
        <w:t xml:space="preserve"> are included into</w:t>
      </w:r>
      <w:r w:rsidR="00E07963">
        <w:rPr>
          <w:sz w:val="24"/>
          <w:szCs w:val="24"/>
          <w:lang w:val="en-US"/>
        </w:rPr>
        <w:t xml:space="preserve"> two</w:t>
      </w:r>
      <w:r w:rsidR="007F1DDC" w:rsidRPr="007F1DDC">
        <w:rPr>
          <w:sz w:val="24"/>
          <w:szCs w:val="24"/>
          <w:lang w:val="en-US"/>
        </w:rPr>
        <w:t xml:space="preserve"> well-defined</w:t>
      </w:r>
      <w:r w:rsidR="00B542DF">
        <w:rPr>
          <w:sz w:val="24"/>
          <w:szCs w:val="24"/>
          <w:lang w:val="en-US"/>
        </w:rPr>
        <w:t xml:space="preserve"> </w:t>
      </w:r>
      <w:r w:rsidR="00B542DF" w:rsidRPr="00B542DF">
        <w:rPr>
          <w:sz w:val="24"/>
          <w:szCs w:val="24"/>
          <w:lang w:val="en-US"/>
        </w:rPr>
        <w:t>wavelength ranges where</w:t>
      </w:r>
      <w:r w:rsidR="007A7CF6">
        <w:rPr>
          <w:sz w:val="24"/>
          <w:szCs w:val="24"/>
          <w:lang w:val="en-US"/>
        </w:rPr>
        <w:t xml:space="preserve"> water shows the </w:t>
      </w:r>
      <w:r w:rsidR="004D02F2">
        <w:rPr>
          <w:sz w:val="24"/>
          <w:szCs w:val="24"/>
          <w:lang w:val="en-US"/>
        </w:rPr>
        <w:t xml:space="preserve">greatest </w:t>
      </w:r>
      <w:r w:rsidR="00B542DF" w:rsidRPr="00B542DF">
        <w:rPr>
          <w:sz w:val="24"/>
          <w:szCs w:val="24"/>
          <w:lang w:val="en-US"/>
        </w:rPr>
        <w:t>variation of energy absorbance</w:t>
      </w:r>
      <w:r w:rsidR="003974ED">
        <w:rPr>
          <w:sz w:val="24"/>
          <w:szCs w:val="24"/>
          <w:lang w:val="en-US"/>
        </w:rPr>
        <w:t xml:space="preserve"> </w:t>
      </w:r>
      <w:r w:rsidR="00D20033">
        <w:rPr>
          <w:sz w:val="24"/>
          <w:szCs w:val="24"/>
          <w:lang w:val="en-US"/>
        </w:rPr>
        <w:t>in response to disturbances</w:t>
      </w:r>
      <w:r w:rsidR="00B542DF">
        <w:rPr>
          <w:sz w:val="24"/>
          <w:szCs w:val="24"/>
          <w:lang w:val="en-US"/>
        </w:rPr>
        <w:t>, (</w:t>
      </w:r>
      <w:r w:rsidR="007F1DDC" w:rsidRPr="007F1DDC">
        <w:rPr>
          <w:sz w:val="24"/>
          <w:szCs w:val="24"/>
          <w:lang w:val="en-US"/>
        </w:rPr>
        <w:t>Water Ma</w:t>
      </w:r>
      <w:r w:rsidR="00B542DF">
        <w:rPr>
          <w:sz w:val="24"/>
          <w:szCs w:val="24"/>
          <w:lang w:val="en-US"/>
        </w:rPr>
        <w:t>t</w:t>
      </w:r>
      <w:r w:rsidR="007F1DDC" w:rsidRPr="007F1DDC">
        <w:rPr>
          <w:sz w:val="24"/>
          <w:szCs w:val="24"/>
          <w:lang w:val="en-US"/>
        </w:rPr>
        <w:t>rix Coordinates</w:t>
      </w:r>
      <w:r w:rsidR="00B542DF">
        <w:rPr>
          <w:sz w:val="24"/>
          <w:szCs w:val="24"/>
          <w:lang w:val="en-US"/>
        </w:rPr>
        <w:t>, “WAMACS”)</w:t>
      </w:r>
      <w:r w:rsidR="00A152AA">
        <w:rPr>
          <w:sz w:val="24"/>
          <w:szCs w:val="24"/>
          <w:lang w:val="en-US"/>
        </w:rPr>
        <w:t xml:space="preserve"> (Muncan, 2019)</w:t>
      </w:r>
      <w:r w:rsidR="00E07963">
        <w:rPr>
          <w:sz w:val="24"/>
          <w:szCs w:val="24"/>
          <w:lang w:val="en-US"/>
        </w:rPr>
        <w:t>, called C8 and C9</w:t>
      </w:r>
      <w:r w:rsidR="00D97E98">
        <w:rPr>
          <w:sz w:val="24"/>
          <w:szCs w:val="24"/>
          <w:lang w:val="en-US"/>
        </w:rPr>
        <w:t>.</w:t>
      </w:r>
      <w:r w:rsidR="007F1DDC" w:rsidRPr="007F1DDC">
        <w:rPr>
          <w:sz w:val="24"/>
          <w:szCs w:val="24"/>
          <w:lang w:val="en-US"/>
        </w:rPr>
        <w:t xml:space="preserve"> </w:t>
      </w:r>
      <w:r w:rsidR="006744FA" w:rsidRPr="006744FA">
        <w:rPr>
          <w:i/>
          <w:iCs/>
          <w:sz w:val="24"/>
          <w:szCs w:val="24"/>
          <w:lang w:val="en-US"/>
          <w:rPrChange w:id="537" w:author="Bertotto, Mercedes" w:date="2024-01-17T07:46:00Z">
            <w:rPr>
              <w:sz w:val="24"/>
              <w:szCs w:val="24"/>
              <w:lang w:val="en-US"/>
            </w:rPr>
          </w:rPrChange>
        </w:rPr>
        <w:t>“</w:t>
      </w:r>
      <w:r w:rsidR="00CB43D5">
        <w:rPr>
          <w:i/>
          <w:iCs/>
          <w:sz w:val="24"/>
          <w:szCs w:val="24"/>
          <w:lang w:val="en-US"/>
        </w:rPr>
        <w:t>WAMACS</w:t>
      </w:r>
      <w:r w:rsidR="007F1DDC" w:rsidRPr="006744FA">
        <w:rPr>
          <w:i/>
          <w:iCs/>
          <w:sz w:val="24"/>
          <w:szCs w:val="24"/>
          <w:lang w:val="en-US"/>
          <w:rPrChange w:id="538" w:author="Bertotto, Mercedes" w:date="2024-01-17T07:46:00Z">
            <w:rPr>
              <w:sz w:val="24"/>
              <w:szCs w:val="24"/>
              <w:lang w:val="en-US"/>
            </w:rPr>
          </w:rPrChange>
        </w:rPr>
        <w:t xml:space="preserve"> describe different conformations of water such as water dimers, trimers, </w:t>
      </w:r>
      <w:proofErr w:type="spellStart"/>
      <w:r w:rsidR="007F1DDC" w:rsidRPr="006744FA">
        <w:rPr>
          <w:i/>
          <w:iCs/>
          <w:sz w:val="24"/>
          <w:szCs w:val="24"/>
          <w:lang w:val="en-US"/>
          <w:rPrChange w:id="539" w:author="Bertotto, Mercedes" w:date="2024-01-17T07:46:00Z">
            <w:rPr>
              <w:sz w:val="24"/>
              <w:szCs w:val="24"/>
              <w:lang w:val="en-US"/>
            </w:rPr>
          </w:rPrChange>
        </w:rPr>
        <w:t>superoxides</w:t>
      </w:r>
      <w:proofErr w:type="spellEnd"/>
      <w:r w:rsidR="007F1DDC" w:rsidRPr="006744FA">
        <w:rPr>
          <w:i/>
          <w:iCs/>
          <w:sz w:val="24"/>
          <w:szCs w:val="24"/>
          <w:lang w:val="en-US"/>
          <w:rPrChange w:id="540" w:author="Bertotto, Mercedes" w:date="2024-01-17T07:46:00Z">
            <w:rPr>
              <w:sz w:val="24"/>
              <w:szCs w:val="24"/>
              <w:lang w:val="en-US"/>
            </w:rPr>
          </w:rPrChange>
        </w:rPr>
        <w:t xml:space="preserve">, water solvation shells, </w:t>
      </w:r>
      <w:proofErr w:type="spellStart"/>
      <w:r w:rsidR="007F1DDC" w:rsidRPr="006744FA">
        <w:rPr>
          <w:i/>
          <w:iCs/>
          <w:sz w:val="24"/>
          <w:szCs w:val="24"/>
          <w:lang w:val="en-US"/>
          <w:rPrChange w:id="541" w:author="Bertotto, Mercedes" w:date="2024-01-17T07:46:00Z">
            <w:rPr>
              <w:sz w:val="24"/>
              <w:szCs w:val="24"/>
              <w:lang w:val="en-US"/>
            </w:rPr>
          </w:rPrChange>
        </w:rPr>
        <w:t>etc</w:t>
      </w:r>
      <w:proofErr w:type="spellEnd"/>
      <w:r w:rsidR="006744FA" w:rsidRPr="006744FA">
        <w:rPr>
          <w:i/>
          <w:iCs/>
          <w:sz w:val="24"/>
          <w:szCs w:val="24"/>
          <w:lang w:val="en-US"/>
          <w:rPrChange w:id="542" w:author="Bertotto, Mercedes" w:date="2024-01-17T07:46:00Z">
            <w:rPr>
              <w:sz w:val="24"/>
              <w:szCs w:val="24"/>
              <w:lang w:val="en-US"/>
            </w:rPr>
          </w:rPrChange>
        </w:rPr>
        <w:t>”</w:t>
      </w:r>
      <w:r w:rsidR="00D20033">
        <w:rPr>
          <w:sz w:val="24"/>
          <w:szCs w:val="24"/>
          <w:lang w:val="en-US"/>
        </w:rPr>
        <w:t xml:space="preserve"> (</w:t>
      </w:r>
      <w:proofErr w:type="spellStart"/>
      <w:r w:rsidR="0076638F" w:rsidRPr="0076638F">
        <w:rPr>
          <w:sz w:val="24"/>
          <w:szCs w:val="24"/>
          <w:u w:val="single"/>
          <w:lang w:val="en-US"/>
          <w:rPrChange w:id="543" w:author="Bertotto, Mercedes" w:date="2024-01-17T07:44:00Z">
            <w:rPr>
              <w:sz w:val="24"/>
              <w:szCs w:val="24"/>
              <w:lang w:val="en-US"/>
            </w:rPr>
          </w:rPrChange>
        </w:rPr>
        <w:t>Aquaphotomics</w:t>
      </w:r>
      <w:proofErr w:type="spellEnd"/>
      <w:r w:rsidR="0076638F" w:rsidRPr="0076638F">
        <w:rPr>
          <w:sz w:val="24"/>
          <w:szCs w:val="24"/>
          <w:u w:val="single"/>
          <w:lang w:val="en-US"/>
          <w:rPrChange w:id="544" w:author="Bertotto, Mercedes" w:date="2024-01-17T07:44:00Z">
            <w:rPr>
              <w:sz w:val="24"/>
              <w:szCs w:val="24"/>
              <w:lang w:val="en-US"/>
            </w:rPr>
          </w:rPrChange>
        </w:rPr>
        <w:t xml:space="preserve"> link</w:t>
      </w:r>
      <w:r w:rsidR="0076638F">
        <w:rPr>
          <w:sz w:val="24"/>
          <w:szCs w:val="24"/>
          <w:lang w:val="en-US"/>
        </w:rPr>
        <w:t>)</w:t>
      </w:r>
      <w:r w:rsidR="00CB43D5">
        <w:rPr>
          <w:sz w:val="24"/>
          <w:szCs w:val="24"/>
          <w:lang w:val="en-US"/>
        </w:rPr>
        <w:t xml:space="preserve">. </w:t>
      </w:r>
    </w:p>
    <w:p w14:paraId="5117778C" w14:textId="5069009E" w:rsidR="007F1DDC" w:rsidRDefault="00B70746" w:rsidP="001E5530">
      <w:pPr>
        <w:spacing w:after="0" w:line="240" w:lineRule="auto"/>
        <w:jc w:val="both"/>
        <w:rPr>
          <w:sz w:val="24"/>
          <w:szCs w:val="24"/>
          <w:lang w:val="en-US"/>
        </w:rPr>
      </w:pPr>
      <w:r>
        <w:rPr>
          <w:sz w:val="24"/>
          <w:szCs w:val="24"/>
          <w:lang w:val="en-US"/>
        </w:rPr>
        <w:t>The</w:t>
      </w:r>
      <w:r w:rsidR="004E4D05">
        <w:rPr>
          <w:sz w:val="24"/>
          <w:szCs w:val="24"/>
          <w:lang w:val="en-US"/>
        </w:rPr>
        <w:t xml:space="preserve"> </w:t>
      </w:r>
      <w:r w:rsidR="007E208E">
        <w:rPr>
          <w:sz w:val="24"/>
          <w:szCs w:val="24"/>
          <w:lang w:val="en-US"/>
        </w:rPr>
        <w:t xml:space="preserve">mentioned peaks </w:t>
      </w:r>
      <w:r w:rsidR="004E4D05">
        <w:rPr>
          <w:sz w:val="24"/>
          <w:szCs w:val="24"/>
          <w:lang w:val="en-US"/>
        </w:rPr>
        <w:t xml:space="preserve"> in spectra</w:t>
      </w:r>
      <w:r>
        <w:rPr>
          <w:sz w:val="24"/>
          <w:szCs w:val="24"/>
          <w:lang w:val="en-US"/>
        </w:rPr>
        <w:t xml:space="preserve"> </w:t>
      </w:r>
      <w:r w:rsidR="00617F04">
        <w:rPr>
          <w:sz w:val="24"/>
          <w:szCs w:val="24"/>
          <w:lang w:val="en-US"/>
        </w:rPr>
        <w:t>can be found in</w:t>
      </w:r>
      <w:r>
        <w:rPr>
          <w:sz w:val="24"/>
          <w:szCs w:val="24"/>
          <w:lang w:val="en-US"/>
        </w:rPr>
        <w:t xml:space="preserve"> WAMACS C8 and C9</w:t>
      </w:r>
      <w:del w:id="545" w:author="Bertotto, Mercedes" w:date="2024-01-18T08:38:00Z">
        <w:r w:rsidR="00B542DF" w:rsidDel="00CB43D5">
          <w:rPr>
            <w:sz w:val="24"/>
            <w:szCs w:val="24"/>
            <w:lang w:val="en-US"/>
          </w:rPr>
          <w:delText>:</w:delText>
        </w:r>
      </w:del>
    </w:p>
    <w:p w14:paraId="4085CFDF" w14:textId="77777777" w:rsidR="007F1DDC" w:rsidRDefault="007F1DDC" w:rsidP="001E5530">
      <w:pPr>
        <w:spacing w:after="0" w:line="240" w:lineRule="auto"/>
        <w:jc w:val="both"/>
        <w:rPr>
          <w:sz w:val="24"/>
          <w:szCs w:val="24"/>
          <w:lang w:val="en-US"/>
        </w:rPr>
      </w:pPr>
    </w:p>
    <w:p w14:paraId="317CEC3B" w14:textId="62CF638A" w:rsidR="00112FBE" w:rsidRDefault="00112FBE" w:rsidP="001E5530">
      <w:pPr>
        <w:spacing w:after="0" w:line="240" w:lineRule="auto"/>
        <w:jc w:val="both"/>
        <w:rPr>
          <w:sz w:val="24"/>
          <w:szCs w:val="24"/>
          <w:lang w:val="en-US"/>
        </w:rPr>
      </w:pPr>
      <w:r w:rsidRPr="00112FBE">
        <w:rPr>
          <w:sz w:val="24"/>
          <w:szCs w:val="24"/>
          <w:lang w:val="en-US"/>
        </w:rPr>
        <w:t>C9</w:t>
      </w:r>
      <w:r w:rsidRPr="00112FBE">
        <w:rPr>
          <w:sz w:val="24"/>
          <w:szCs w:val="24"/>
          <w:lang w:val="en-US"/>
        </w:rPr>
        <w:tab/>
        <w:t>1458-1468nm</w:t>
      </w:r>
      <w:r w:rsidR="00B542DF">
        <w:rPr>
          <w:sz w:val="24"/>
          <w:szCs w:val="24"/>
          <w:lang w:val="en-US"/>
        </w:rPr>
        <w:t>:</w:t>
      </w:r>
      <w:r w:rsidRPr="00112FBE">
        <w:rPr>
          <w:sz w:val="24"/>
          <w:szCs w:val="24"/>
          <w:lang w:val="en-US"/>
        </w:rPr>
        <w:tab/>
        <w:t>Water molecules with 2 hydrogen bonds (S2)</w:t>
      </w:r>
      <w:r w:rsidRPr="00112FBE">
        <w:rPr>
          <w:sz w:val="24"/>
          <w:szCs w:val="24"/>
          <w:lang w:val="en-US"/>
        </w:rPr>
        <w:tab/>
        <w:t xml:space="preserve">(Franks 1973, </w:t>
      </w:r>
      <w:proofErr w:type="spellStart"/>
      <w:r w:rsidRPr="00112FBE">
        <w:rPr>
          <w:sz w:val="24"/>
          <w:szCs w:val="24"/>
          <w:lang w:val="en-US"/>
        </w:rPr>
        <w:t>Tsenkova</w:t>
      </w:r>
      <w:proofErr w:type="spellEnd"/>
      <w:r w:rsidRPr="00112FBE">
        <w:rPr>
          <w:sz w:val="24"/>
          <w:szCs w:val="24"/>
          <w:lang w:val="en-US"/>
        </w:rPr>
        <w:t xml:space="preserve"> et al. 2004)</w:t>
      </w:r>
    </w:p>
    <w:p w14:paraId="15F84A6F" w14:textId="385393C9" w:rsidR="00112FBE" w:rsidRDefault="00112FBE" w:rsidP="001E5530">
      <w:pPr>
        <w:spacing w:after="0" w:line="240" w:lineRule="auto"/>
        <w:jc w:val="both"/>
        <w:rPr>
          <w:sz w:val="24"/>
          <w:szCs w:val="24"/>
          <w:lang w:val="en-US"/>
        </w:rPr>
      </w:pPr>
      <w:r w:rsidRPr="00112FBE">
        <w:rPr>
          <w:sz w:val="24"/>
          <w:szCs w:val="24"/>
          <w:lang w:val="en-US"/>
        </w:rPr>
        <w:t>C8</w:t>
      </w:r>
      <w:r w:rsidRPr="00112FBE">
        <w:rPr>
          <w:sz w:val="24"/>
          <w:szCs w:val="24"/>
          <w:lang w:val="en-US"/>
        </w:rPr>
        <w:tab/>
        <w:t>1448-1454nm</w:t>
      </w:r>
      <w:r w:rsidR="00B542DF">
        <w:rPr>
          <w:sz w:val="24"/>
          <w:szCs w:val="24"/>
          <w:lang w:val="en-US"/>
        </w:rPr>
        <w:t xml:space="preserve">: </w:t>
      </w:r>
      <w:r w:rsidRPr="00112FBE">
        <w:rPr>
          <w:sz w:val="24"/>
          <w:szCs w:val="24"/>
          <w:lang w:val="en-US"/>
        </w:rPr>
        <w:tab/>
        <w:t>ν2</w:t>
      </w:r>
      <w:r w:rsidRPr="00112FBE">
        <w:rPr>
          <w:rFonts w:ascii="Arial" w:hAnsi="Arial" w:cs="Arial"/>
          <w:sz w:val="24"/>
          <w:szCs w:val="24"/>
          <w:lang w:val="en-US"/>
        </w:rPr>
        <w:t> </w:t>
      </w:r>
      <w:r w:rsidRPr="00112FBE">
        <w:rPr>
          <w:sz w:val="24"/>
          <w:szCs w:val="24"/>
          <w:lang w:val="en-US"/>
        </w:rPr>
        <w:t>+</w:t>
      </w:r>
      <w:r w:rsidRPr="00112FBE">
        <w:rPr>
          <w:rFonts w:ascii="Arial" w:hAnsi="Arial" w:cs="Arial"/>
          <w:sz w:val="24"/>
          <w:szCs w:val="24"/>
          <w:lang w:val="en-US"/>
        </w:rPr>
        <w:t> </w:t>
      </w:r>
      <w:r w:rsidRPr="00112FBE">
        <w:rPr>
          <w:rFonts w:cs="Verdana"/>
          <w:sz w:val="24"/>
          <w:szCs w:val="24"/>
          <w:lang w:val="en-US"/>
        </w:rPr>
        <w:t>ν</w:t>
      </w:r>
      <w:r w:rsidRPr="00112FBE">
        <w:rPr>
          <w:sz w:val="24"/>
          <w:szCs w:val="24"/>
          <w:lang w:val="en-US"/>
        </w:rPr>
        <w:t>3, Water solvation shell, OH-(H2O)4,5</w:t>
      </w:r>
      <w:r w:rsidRPr="00112FBE">
        <w:rPr>
          <w:sz w:val="24"/>
          <w:szCs w:val="24"/>
          <w:lang w:val="en-US"/>
        </w:rPr>
        <w:tab/>
        <w:t>(</w:t>
      </w:r>
      <w:proofErr w:type="spellStart"/>
      <w:r w:rsidRPr="00112FBE">
        <w:rPr>
          <w:sz w:val="24"/>
          <w:szCs w:val="24"/>
          <w:lang w:val="en-US"/>
        </w:rPr>
        <w:t>Cattaneo</w:t>
      </w:r>
      <w:proofErr w:type="spellEnd"/>
      <w:r w:rsidRPr="00112FBE">
        <w:rPr>
          <w:sz w:val="24"/>
          <w:szCs w:val="24"/>
          <w:lang w:val="en-US"/>
        </w:rPr>
        <w:t xml:space="preserve"> et al. 2009, Ozaki 2002)</w:t>
      </w:r>
      <w:r>
        <w:rPr>
          <w:sz w:val="24"/>
          <w:szCs w:val="24"/>
          <w:lang w:val="en-US"/>
        </w:rPr>
        <w:t>.</w:t>
      </w:r>
    </w:p>
    <w:p w14:paraId="7B17FAE7" w14:textId="77777777" w:rsidR="00F47911" w:rsidRDefault="00F47911" w:rsidP="001E5530">
      <w:pPr>
        <w:spacing w:after="0" w:line="240" w:lineRule="auto"/>
        <w:jc w:val="both"/>
        <w:rPr>
          <w:sz w:val="24"/>
          <w:szCs w:val="24"/>
          <w:lang w:val="en-US"/>
        </w:rPr>
      </w:pPr>
    </w:p>
    <w:p w14:paraId="576A5EE5" w14:textId="15965ECF" w:rsidR="00434D6D" w:rsidRDefault="00896F03" w:rsidP="00BF324E">
      <w:pPr>
        <w:spacing w:after="0" w:line="240" w:lineRule="auto"/>
        <w:jc w:val="both"/>
        <w:rPr>
          <w:sz w:val="24"/>
          <w:szCs w:val="24"/>
          <w:lang w:val="en-US"/>
        </w:rPr>
      </w:pPr>
      <w:r w:rsidRPr="00896F03">
        <w:rPr>
          <w:sz w:val="24"/>
          <w:szCs w:val="24"/>
          <w:lang w:val="en-US"/>
        </w:rPr>
        <w:t>The other peak</w:t>
      </w:r>
      <w:r w:rsidR="00182620">
        <w:rPr>
          <w:sz w:val="24"/>
          <w:szCs w:val="24"/>
          <w:lang w:val="en-US"/>
        </w:rPr>
        <w:t xml:space="preserve"> in</w:t>
      </w:r>
      <w:r w:rsidRPr="00896F03">
        <w:rPr>
          <w:sz w:val="24"/>
          <w:szCs w:val="24"/>
          <w:lang w:val="en-US"/>
        </w:rPr>
        <w:t xml:space="preserve"> raw spectra </w:t>
      </w:r>
      <w:r w:rsidR="009E0B79">
        <w:rPr>
          <w:sz w:val="24"/>
          <w:szCs w:val="24"/>
          <w:lang w:val="en-US"/>
        </w:rPr>
        <w:t>was</w:t>
      </w:r>
      <w:r w:rsidRPr="00896F03">
        <w:rPr>
          <w:sz w:val="24"/>
          <w:szCs w:val="24"/>
          <w:lang w:val="en-US"/>
        </w:rPr>
        <w:t xml:space="preserve"> located at 1194.6 nm</w:t>
      </w:r>
      <w:r w:rsidR="004A2215">
        <w:rPr>
          <w:sz w:val="24"/>
          <w:szCs w:val="24"/>
          <w:lang w:val="en-US"/>
        </w:rPr>
        <w:t xml:space="preserve"> (8368.20cm</w:t>
      </w:r>
      <w:r w:rsidR="00DA5925">
        <w:rPr>
          <w:sz w:val="24"/>
          <w:szCs w:val="24"/>
          <w:lang w:val="en-US"/>
        </w:rPr>
        <w:t>-1)</w:t>
      </w:r>
      <w:r w:rsidRPr="00896F03">
        <w:rPr>
          <w:sz w:val="24"/>
          <w:szCs w:val="24"/>
          <w:lang w:val="en-US"/>
        </w:rPr>
        <w:t xml:space="preserve"> in all three varieties.</w:t>
      </w:r>
      <w:r>
        <w:rPr>
          <w:sz w:val="24"/>
          <w:szCs w:val="24"/>
          <w:lang w:val="en-US"/>
        </w:rPr>
        <w:t xml:space="preserve"> </w:t>
      </w:r>
      <w:r w:rsidR="00434D6D">
        <w:rPr>
          <w:sz w:val="24"/>
          <w:szCs w:val="24"/>
          <w:lang w:val="en-US"/>
        </w:rPr>
        <w:t xml:space="preserve">According to </w:t>
      </w:r>
      <w:r w:rsidR="002246A8" w:rsidRPr="002246A8">
        <w:rPr>
          <w:sz w:val="24"/>
          <w:szCs w:val="24"/>
          <w:lang w:val="en-US"/>
        </w:rPr>
        <w:t xml:space="preserve">M. </w:t>
      </w:r>
      <w:proofErr w:type="spellStart"/>
      <w:r w:rsidR="002246A8" w:rsidRPr="002246A8">
        <w:rPr>
          <w:sz w:val="24"/>
          <w:szCs w:val="24"/>
          <w:lang w:val="en-US"/>
        </w:rPr>
        <w:t>Jakubíková</w:t>
      </w:r>
      <w:proofErr w:type="spellEnd"/>
      <w:r w:rsidR="002246A8">
        <w:rPr>
          <w:sz w:val="24"/>
          <w:szCs w:val="24"/>
          <w:lang w:val="en-US"/>
        </w:rPr>
        <w:t xml:space="preserve"> et al. in 2016</w:t>
      </w:r>
      <w:r w:rsidR="005F4206" w:rsidRPr="005F4206">
        <w:rPr>
          <w:i/>
          <w:iCs/>
          <w:sz w:val="24"/>
          <w:szCs w:val="24"/>
          <w:lang w:val="en-US"/>
          <w:rPrChange w:id="546" w:author="Bertotto, Mercedes" w:date="2024-01-18T10:22:00Z">
            <w:rPr>
              <w:sz w:val="24"/>
              <w:szCs w:val="24"/>
              <w:lang w:val="en-US"/>
            </w:rPr>
          </w:rPrChange>
        </w:rPr>
        <w:t xml:space="preserve">: </w:t>
      </w:r>
      <w:r w:rsidR="002246A8" w:rsidRPr="005F4206">
        <w:rPr>
          <w:i/>
          <w:iCs/>
          <w:sz w:val="24"/>
          <w:szCs w:val="24"/>
          <w:lang w:val="en-US"/>
          <w:rPrChange w:id="547" w:author="Bertotto, Mercedes" w:date="2024-01-18T10:22:00Z">
            <w:rPr>
              <w:sz w:val="24"/>
              <w:szCs w:val="24"/>
              <w:lang w:val="en-US"/>
            </w:rPr>
          </w:rPrChange>
        </w:rPr>
        <w:t xml:space="preserve"> </w:t>
      </w:r>
      <w:r w:rsidR="005F4206" w:rsidRPr="005F4206">
        <w:rPr>
          <w:i/>
          <w:iCs/>
          <w:sz w:val="24"/>
          <w:szCs w:val="24"/>
          <w:lang w:val="en-US"/>
          <w:rPrChange w:id="548" w:author="Bertotto, Mercedes" w:date="2024-01-18T10:22:00Z">
            <w:rPr>
              <w:sz w:val="24"/>
              <w:szCs w:val="24"/>
              <w:lang w:val="en-US"/>
            </w:rPr>
          </w:rPrChange>
        </w:rPr>
        <w:t>“</w:t>
      </w:r>
      <w:r w:rsidR="004D7143" w:rsidRPr="005F4206">
        <w:rPr>
          <w:i/>
          <w:iCs/>
          <w:sz w:val="24"/>
          <w:szCs w:val="24"/>
          <w:lang w:val="en-US"/>
          <w:rPrChange w:id="549" w:author="Bertotto, Mercedes" w:date="2024-01-18T10:22:00Z">
            <w:rPr>
              <w:sz w:val="24"/>
              <w:szCs w:val="24"/>
              <w:lang w:val="en-US"/>
            </w:rPr>
          </w:rPrChange>
        </w:rPr>
        <w:t xml:space="preserve">the region from 8300 to 8600 cm-1 </w:t>
      </w:r>
      <w:r w:rsidR="005F4206" w:rsidRPr="005F4206">
        <w:rPr>
          <w:i/>
          <w:iCs/>
          <w:sz w:val="24"/>
          <w:szCs w:val="24"/>
          <w:lang w:val="en-US"/>
          <w:rPrChange w:id="550" w:author="Bertotto, Mercedes" w:date="2024-01-18T10:22:00Z">
            <w:rPr>
              <w:sz w:val="24"/>
              <w:szCs w:val="24"/>
              <w:lang w:val="en-US"/>
            </w:rPr>
          </w:rPrChange>
        </w:rPr>
        <w:t>corresponds to the third overtone band of the bond CH”</w:t>
      </w:r>
      <w:ins w:id="551" w:author="Bertotto, Mercedes" w:date="2024-01-18T10:23:00Z">
        <w:r w:rsidR="007932D3">
          <w:rPr>
            <w:i/>
            <w:iCs/>
            <w:sz w:val="24"/>
            <w:szCs w:val="24"/>
            <w:lang w:val="en-US"/>
          </w:rPr>
          <w:t>.</w:t>
        </w:r>
      </w:ins>
      <w:r w:rsidR="005F4206">
        <w:rPr>
          <w:sz w:val="24"/>
          <w:szCs w:val="24"/>
          <w:lang w:val="en-US"/>
        </w:rPr>
        <w:t xml:space="preserve"> REF</w:t>
      </w:r>
    </w:p>
    <w:p w14:paraId="567A7C58" w14:textId="77777777" w:rsidR="00434D6D" w:rsidRDefault="00434D6D" w:rsidP="00BF324E">
      <w:pPr>
        <w:spacing w:after="0" w:line="240" w:lineRule="auto"/>
        <w:jc w:val="both"/>
        <w:rPr>
          <w:sz w:val="24"/>
          <w:szCs w:val="24"/>
          <w:lang w:val="en-US"/>
        </w:rPr>
      </w:pPr>
    </w:p>
    <w:p w14:paraId="411E157A" w14:textId="6D64FE3E" w:rsidR="00DA5925" w:rsidRDefault="00A666BF" w:rsidP="00BF324E">
      <w:pPr>
        <w:spacing w:after="0" w:line="240" w:lineRule="auto"/>
        <w:jc w:val="both"/>
        <w:rPr>
          <w:sz w:val="24"/>
          <w:szCs w:val="24"/>
          <w:lang w:val="en-US"/>
        </w:rPr>
      </w:pPr>
      <w:r w:rsidRPr="00A666BF">
        <w:rPr>
          <w:sz w:val="24"/>
          <w:szCs w:val="24"/>
          <w:lang w:val="en-US"/>
        </w:rPr>
        <w:t xml:space="preserve">In 2003, </w:t>
      </w:r>
      <w:proofErr w:type="spellStart"/>
      <w:r w:rsidRPr="00A666BF">
        <w:rPr>
          <w:sz w:val="24"/>
          <w:szCs w:val="24"/>
          <w:lang w:val="en-US"/>
        </w:rPr>
        <w:t>Dalimov</w:t>
      </w:r>
      <w:proofErr w:type="spellEnd"/>
      <w:r w:rsidRPr="00A666BF">
        <w:rPr>
          <w:sz w:val="24"/>
          <w:szCs w:val="24"/>
          <w:lang w:val="en-US"/>
        </w:rPr>
        <w:t xml:space="preserve"> et al. explained that tomato has approximately 11% lignin, which  has carboxylic groups that distinguish it from other plants </w:t>
      </w:r>
      <w:proofErr w:type="spellStart"/>
      <w:r w:rsidRPr="00A666BF">
        <w:rPr>
          <w:sz w:val="24"/>
          <w:szCs w:val="24"/>
          <w:lang w:val="en-US"/>
        </w:rPr>
        <w:t>Dalimov</w:t>
      </w:r>
      <w:proofErr w:type="spellEnd"/>
      <w:r w:rsidRPr="00A666BF">
        <w:rPr>
          <w:sz w:val="24"/>
          <w:szCs w:val="24"/>
          <w:lang w:val="en-US"/>
        </w:rPr>
        <w:t xml:space="preserve">, 2003. Moreover, these authors analyzed IR spectra of suspended tomato particles, and found typical absorption bands for lignin and carbohydrates. They  assigned the  1194.6 nm </w:t>
      </w:r>
      <w:r w:rsidR="00B85DE5" w:rsidRPr="00A666BF">
        <w:rPr>
          <w:sz w:val="24"/>
          <w:szCs w:val="24"/>
          <w:lang w:val="en-US"/>
        </w:rPr>
        <w:t>wavelength</w:t>
      </w:r>
      <w:r w:rsidRPr="00A666BF">
        <w:rPr>
          <w:sz w:val="24"/>
          <w:szCs w:val="24"/>
          <w:lang w:val="en-US"/>
        </w:rPr>
        <w:t xml:space="preserve"> to the second C–H str overtone of methyl groups, CH3-groups, as well as the lignin component of tomatoes.</w:t>
      </w:r>
    </w:p>
    <w:p w14:paraId="3FB7AE40" w14:textId="53E3C726" w:rsidR="002F1C65" w:rsidRPr="000314C6" w:rsidRDefault="000C5E97" w:rsidP="001E5530">
      <w:pPr>
        <w:spacing w:after="0" w:line="240" w:lineRule="auto"/>
        <w:jc w:val="both"/>
        <w:rPr>
          <w:sz w:val="24"/>
          <w:szCs w:val="24"/>
          <w:lang w:val="en-US"/>
        </w:rPr>
      </w:pPr>
      <w:r w:rsidRPr="000C5E97">
        <w:rPr>
          <w:sz w:val="24"/>
          <w:szCs w:val="24"/>
          <w:lang w:val="en-US"/>
        </w:rPr>
        <w:t>However, other publications assign this band to glucose.</w:t>
      </w:r>
      <w:r w:rsidR="00D87354">
        <w:rPr>
          <w:sz w:val="24"/>
          <w:szCs w:val="24"/>
          <w:lang w:val="en-US"/>
        </w:rPr>
        <w:t xml:space="preserve"> </w:t>
      </w:r>
      <w:r w:rsidR="00D87354" w:rsidRPr="000314C6">
        <w:rPr>
          <w:sz w:val="24"/>
          <w:szCs w:val="24"/>
          <w:lang w:val="en-US"/>
        </w:rPr>
        <w:t>Tanaka et al, in 2021</w:t>
      </w:r>
      <w:r w:rsidR="00EE6497">
        <w:rPr>
          <w:sz w:val="24"/>
          <w:szCs w:val="24"/>
          <w:lang w:val="en-US"/>
        </w:rPr>
        <w:t xml:space="preserve">, </w:t>
      </w:r>
      <w:r w:rsidR="000314C6" w:rsidRPr="000314C6">
        <w:rPr>
          <w:sz w:val="24"/>
          <w:szCs w:val="24"/>
          <w:lang w:val="en-US"/>
        </w:rPr>
        <w:t xml:space="preserve"> mea</w:t>
      </w:r>
      <w:r w:rsidR="000314C6" w:rsidRPr="000314C6">
        <w:rPr>
          <w:sz w:val="24"/>
          <w:szCs w:val="24"/>
          <w:lang w:val="en-US"/>
          <w:rPrChange w:id="552" w:author="Bertotto, Mercedes" w:date="2024-01-18T10:07:00Z">
            <w:rPr>
              <w:sz w:val="24"/>
              <w:szCs w:val="24"/>
            </w:rPr>
          </w:rPrChange>
        </w:rPr>
        <w:t xml:space="preserve">sured </w:t>
      </w:r>
      <w:r w:rsidR="000314C6">
        <w:rPr>
          <w:sz w:val="24"/>
          <w:szCs w:val="24"/>
          <w:lang w:val="en-US"/>
        </w:rPr>
        <w:t xml:space="preserve">several glucose anomers in </w:t>
      </w:r>
      <w:r w:rsidR="00605503">
        <w:rPr>
          <w:sz w:val="24"/>
          <w:szCs w:val="24"/>
          <w:lang w:val="en-US"/>
        </w:rPr>
        <w:t>light and heavy</w:t>
      </w:r>
      <w:r w:rsidR="0069614F">
        <w:rPr>
          <w:sz w:val="24"/>
          <w:szCs w:val="24"/>
          <w:lang w:val="en-US"/>
        </w:rPr>
        <w:t xml:space="preserve"> </w:t>
      </w:r>
      <w:r w:rsidR="00C9028E">
        <w:rPr>
          <w:sz w:val="24"/>
          <w:szCs w:val="24"/>
          <w:lang w:val="en-US"/>
        </w:rPr>
        <w:t>water</w:t>
      </w:r>
      <w:r w:rsidR="0069614F">
        <w:rPr>
          <w:sz w:val="24"/>
          <w:szCs w:val="24"/>
          <w:lang w:val="en-US"/>
        </w:rPr>
        <w:t xml:space="preserve"> by NIR</w:t>
      </w:r>
      <w:r w:rsidR="0057377F">
        <w:rPr>
          <w:sz w:val="24"/>
          <w:szCs w:val="24"/>
          <w:lang w:val="en-US"/>
        </w:rPr>
        <w:t xml:space="preserve">, and found a peak </w:t>
      </w:r>
      <w:r w:rsidR="00EE6497">
        <w:rPr>
          <w:sz w:val="24"/>
          <w:szCs w:val="24"/>
          <w:lang w:val="en-US"/>
        </w:rPr>
        <w:t>at 1195 nm in both solvents.</w:t>
      </w:r>
      <w:r w:rsidR="00130548">
        <w:rPr>
          <w:sz w:val="24"/>
          <w:szCs w:val="24"/>
          <w:lang w:val="en-US"/>
        </w:rPr>
        <w:t xml:space="preserve"> Furthermore, </w:t>
      </w:r>
      <w:r w:rsidR="00053187">
        <w:rPr>
          <w:sz w:val="24"/>
          <w:szCs w:val="24"/>
          <w:lang w:val="en-US"/>
        </w:rPr>
        <w:t xml:space="preserve">Lopez et al in 2016, performed carbohydrate analysis by NIR, </w:t>
      </w:r>
      <w:r w:rsidR="00FE5FC0">
        <w:rPr>
          <w:sz w:val="24"/>
          <w:szCs w:val="24"/>
          <w:lang w:val="en-US"/>
        </w:rPr>
        <w:t>and assigned the same peak to the OH stre</w:t>
      </w:r>
      <w:r w:rsidR="00BC7FC2">
        <w:rPr>
          <w:sz w:val="24"/>
          <w:szCs w:val="24"/>
          <w:lang w:val="en-US"/>
        </w:rPr>
        <w:t>tch 1</w:t>
      </w:r>
      <w:r w:rsidR="00BC7FC2" w:rsidRPr="00BC7FC2">
        <w:rPr>
          <w:sz w:val="24"/>
          <w:szCs w:val="24"/>
          <w:vertAlign w:val="superscript"/>
          <w:lang w:val="en-US"/>
          <w:rPrChange w:id="553" w:author="Bertotto, Mercedes" w:date="2024-01-18T10:15:00Z">
            <w:rPr>
              <w:sz w:val="24"/>
              <w:szCs w:val="24"/>
              <w:lang w:val="en-US"/>
            </w:rPr>
          </w:rPrChange>
        </w:rPr>
        <w:t>st</w:t>
      </w:r>
      <w:r w:rsidR="00BC7FC2">
        <w:rPr>
          <w:sz w:val="24"/>
          <w:szCs w:val="24"/>
          <w:lang w:val="en-US"/>
        </w:rPr>
        <w:t xml:space="preserve"> overtone of glucose. </w:t>
      </w:r>
      <w:ins w:id="554" w:author="Bertotto, Mercedes" w:date="2024-01-18T10:16:00Z">
        <w:r w:rsidR="00BC7FC2">
          <w:rPr>
            <w:sz w:val="24"/>
            <w:szCs w:val="24"/>
            <w:lang w:val="en-US"/>
          </w:rPr>
          <w:t>REF</w:t>
        </w:r>
      </w:ins>
    </w:p>
    <w:p w14:paraId="5D553BB9" w14:textId="77777777" w:rsidR="002F1C65" w:rsidRDefault="002F1C65" w:rsidP="001E5530">
      <w:pPr>
        <w:spacing w:after="0" w:line="240" w:lineRule="auto"/>
        <w:jc w:val="both"/>
        <w:rPr>
          <w:sz w:val="24"/>
          <w:szCs w:val="24"/>
          <w:lang w:val="en-US"/>
        </w:rPr>
      </w:pPr>
    </w:p>
    <w:p w14:paraId="799568E4" w14:textId="56A82310" w:rsidR="00D24D8F" w:rsidRPr="00911B1A" w:rsidDel="00911B1A" w:rsidRDefault="00D24D8F" w:rsidP="001E5530">
      <w:pPr>
        <w:spacing w:after="0" w:line="240" w:lineRule="auto"/>
        <w:jc w:val="both"/>
        <w:rPr>
          <w:del w:id="555" w:author="Bertotto, Mercedes" w:date="2024-01-18T10:56:00Z"/>
          <w:sz w:val="24"/>
          <w:szCs w:val="24"/>
          <w:lang w:val="en-US"/>
        </w:rPr>
      </w:pPr>
      <w:r w:rsidRPr="00D24D8F">
        <w:rPr>
          <w:sz w:val="24"/>
          <w:szCs w:val="24"/>
          <w:lang w:val="en-US"/>
        </w:rPr>
        <w:t>Finally, the three raw spectra have a peak at 978.85nm</w:t>
      </w:r>
      <w:r w:rsidR="006D7F92">
        <w:rPr>
          <w:sz w:val="24"/>
          <w:szCs w:val="24"/>
          <w:lang w:val="en-US"/>
        </w:rPr>
        <w:t xml:space="preserve"> </w:t>
      </w:r>
      <w:r w:rsidR="006D7F92">
        <w:rPr>
          <w:sz w:val="24"/>
          <w:szCs w:val="24"/>
          <w:lang w:val="en-US"/>
        </w:rPr>
        <w:t>(10241.5 cm-1)</w:t>
      </w:r>
      <w:r w:rsidRPr="00D24D8F">
        <w:rPr>
          <w:sz w:val="24"/>
          <w:szCs w:val="24"/>
          <w:lang w:val="en-US"/>
        </w:rPr>
        <w:t xml:space="preserve">. It has been </w:t>
      </w:r>
      <w:r w:rsidRPr="00911B1A">
        <w:rPr>
          <w:sz w:val="24"/>
          <w:szCs w:val="24"/>
          <w:lang w:val="en-US"/>
        </w:rPr>
        <w:t xml:space="preserve">assigned </w:t>
      </w:r>
      <w:r w:rsidRPr="00911B1A">
        <w:rPr>
          <w:sz w:val="24"/>
          <w:szCs w:val="24"/>
          <w:lang w:val="en-US"/>
          <w:rPrChange w:id="556" w:author="Bertotto, Mercedes" w:date="2024-01-18T10:57:00Z">
            <w:rPr>
              <w:sz w:val="24"/>
              <w:szCs w:val="24"/>
              <w:highlight w:val="green"/>
              <w:lang w:val="en-US"/>
            </w:rPr>
          </w:rPrChange>
        </w:rPr>
        <w:t>to the O–H stretching second overtones</w:t>
      </w:r>
      <w:r w:rsidR="00E209EC" w:rsidRPr="00911B1A">
        <w:rPr>
          <w:sz w:val="24"/>
          <w:szCs w:val="24"/>
          <w:lang w:val="en-US"/>
        </w:rPr>
        <w:t xml:space="preserve"> REF, </w:t>
      </w:r>
      <w:r w:rsidR="00892868" w:rsidRPr="00911B1A">
        <w:rPr>
          <w:sz w:val="24"/>
          <w:szCs w:val="24"/>
          <w:lang w:val="en-US"/>
        </w:rPr>
        <w:t xml:space="preserve">to </w:t>
      </w:r>
      <w:proofErr w:type="spellStart"/>
      <w:r w:rsidR="00892868" w:rsidRPr="00911B1A">
        <w:rPr>
          <w:sz w:val="24"/>
          <w:szCs w:val="24"/>
          <w:lang w:val="en-US"/>
        </w:rPr>
        <w:t>the</w:t>
      </w:r>
      <w:del w:id="557" w:author="Bertotto, Mercedes" w:date="2024-01-18T10:56:00Z">
        <w:r w:rsidR="00892868" w:rsidRPr="00911B1A" w:rsidDel="00911B1A">
          <w:rPr>
            <w:sz w:val="24"/>
            <w:szCs w:val="24"/>
            <w:lang w:val="en-US"/>
          </w:rPr>
          <w:delText xml:space="preserve"> </w:delText>
        </w:r>
        <w:r w:rsidR="00E209EC" w:rsidRPr="00911B1A" w:rsidDel="00911B1A">
          <w:rPr>
            <w:sz w:val="24"/>
            <w:szCs w:val="24"/>
            <w:lang w:val="en-US"/>
          </w:rPr>
          <w:delText xml:space="preserve"> </w:delText>
        </w:r>
      </w:del>
    </w:p>
    <w:p w14:paraId="4EA278FF" w14:textId="77777777" w:rsidR="00D133DA" w:rsidRPr="00911B1A" w:rsidDel="00911B1A" w:rsidRDefault="00D133DA" w:rsidP="001E5530">
      <w:pPr>
        <w:spacing w:after="0" w:line="240" w:lineRule="auto"/>
        <w:jc w:val="both"/>
        <w:rPr>
          <w:del w:id="558" w:author="Bertotto, Mercedes" w:date="2024-01-18T10:56:00Z"/>
          <w:color w:val="000000"/>
          <w:sz w:val="27"/>
          <w:szCs w:val="27"/>
          <w:shd w:val="clear" w:color="auto" w:fill="FFFDEA"/>
          <w:lang w:val="en-US"/>
        </w:rPr>
      </w:pPr>
    </w:p>
    <w:p w14:paraId="34789C38" w14:textId="77777777" w:rsidR="0054705E" w:rsidRPr="00911B1A" w:rsidDel="00911B1A" w:rsidRDefault="0054705E" w:rsidP="001E5530">
      <w:pPr>
        <w:spacing w:after="0" w:line="240" w:lineRule="auto"/>
        <w:jc w:val="both"/>
        <w:rPr>
          <w:del w:id="559" w:author="Bertotto, Mercedes" w:date="2024-01-18T10:56:00Z"/>
          <w:sz w:val="24"/>
          <w:szCs w:val="24"/>
          <w:lang w:val="en-US"/>
        </w:rPr>
      </w:pPr>
    </w:p>
    <w:p w14:paraId="500E3C0B" w14:textId="204C2498" w:rsidR="002D5B8A" w:rsidRPr="00911B1A" w:rsidRDefault="002D5B8A" w:rsidP="002D5B8A">
      <w:pPr>
        <w:spacing w:after="0" w:line="240" w:lineRule="auto"/>
        <w:jc w:val="both"/>
        <w:rPr>
          <w:i/>
          <w:iCs/>
          <w:sz w:val="24"/>
          <w:szCs w:val="24"/>
          <w:lang w:val="en-US"/>
          <w:rPrChange w:id="560" w:author="Bertotto, Mercedes" w:date="2024-01-18T10:57:00Z">
            <w:rPr>
              <w:sz w:val="24"/>
              <w:szCs w:val="24"/>
              <w:lang w:val="en-US"/>
            </w:rPr>
          </w:rPrChange>
        </w:rPr>
      </w:pPr>
      <w:r w:rsidRPr="00911B1A">
        <w:rPr>
          <w:i/>
          <w:iCs/>
          <w:sz w:val="24"/>
          <w:szCs w:val="24"/>
          <w:lang w:val="en-US"/>
          <w:rPrChange w:id="561" w:author="Bertotto, Mercedes" w:date="2024-01-18T10:57:00Z">
            <w:rPr>
              <w:sz w:val="24"/>
              <w:szCs w:val="24"/>
              <w:lang w:val="en-US"/>
            </w:rPr>
          </w:rPrChange>
        </w:rPr>
        <w:t>hydroxide</w:t>
      </w:r>
      <w:proofErr w:type="spellEnd"/>
      <w:r w:rsidRPr="00911B1A">
        <w:rPr>
          <w:i/>
          <w:iCs/>
          <w:sz w:val="24"/>
          <w:szCs w:val="24"/>
          <w:lang w:val="en-US"/>
          <w:rPrChange w:id="562" w:author="Bertotto, Mercedes" w:date="2024-01-18T10:57:00Z">
            <w:rPr>
              <w:sz w:val="24"/>
              <w:szCs w:val="24"/>
              <w:lang w:val="en-US"/>
            </w:rPr>
          </w:rPrChange>
        </w:rPr>
        <w:t xml:space="preserve"> ion</w:t>
      </w:r>
      <w:r w:rsidR="00892868" w:rsidRPr="00911B1A">
        <w:rPr>
          <w:i/>
          <w:iCs/>
          <w:sz w:val="24"/>
          <w:szCs w:val="24"/>
          <w:lang w:val="en-US"/>
          <w:rPrChange w:id="563" w:author="Bertotto, Mercedes" w:date="2024-01-18T10:57:00Z">
            <w:rPr>
              <w:i/>
              <w:iCs/>
              <w:sz w:val="24"/>
              <w:szCs w:val="24"/>
              <w:highlight w:val="magenta"/>
              <w:lang w:val="en-US"/>
            </w:rPr>
          </w:rPrChange>
        </w:rPr>
        <w:t xml:space="preserve"> </w:t>
      </w:r>
      <w:r w:rsidR="00892868" w:rsidRPr="00911B1A">
        <w:rPr>
          <w:i/>
          <w:iCs/>
          <w:sz w:val="24"/>
          <w:szCs w:val="24"/>
          <w:lang w:val="en-US"/>
          <w:rPrChange w:id="564" w:author="Bertotto, Mercedes" w:date="2024-01-18T10:57:00Z">
            <w:rPr>
              <w:i/>
              <w:iCs/>
              <w:sz w:val="24"/>
              <w:szCs w:val="24"/>
              <w:highlight w:val="magenta"/>
              <w:lang w:val="en-US"/>
            </w:rPr>
          </w:rPrChange>
        </w:rPr>
        <w:t xml:space="preserve">(980 nm) </w:t>
      </w:r>
      <w:r w:rsidRPr="00911B1A">
        <w:rPr>
          <w:i/>
          <w:iCs/>
          <w:sz w:val="24"/>
          <w:szCs w:val="24"/>
          <w:lang w:val="en-US"/>
          <w:rPrChange w:id="565" w:author="Bertotto, Mercedes" w:date="2024-01-18T10:57:00Z">
            <w:rPr>
              <w:sz w:val="24"/>
              <w:szCs w:val="24"/>
              <w:lang w:val="en-US"/>
            </w:rPr>
          </w:rPrChange>
        </w:rPr>
        <w:t xml:space="preserve"> </w:t>
      </w:r>
      <w:r w:rsidR="00D1539D" w:rsidRPr="00911B1A">
        <w:rPr>
          <w:i/>
          <w:iCs/>
          <w:sz w:val="24"/>
          <w:szCs w:val="24"/>
          <w:lang w:val="en-US"/>
          <w:rPrChange w:id="566" w:author="Bertotto, Mercedes" w:date="2024-01-18T10:57:00Z">
            <w:rPr>
              <w:i/>
              <w:iCs/>
              <w:sz w:val="24"/>
              <w:szCs w:val="24"/>
              <w:highlight w:val="magenta"/>
              <w:lang w:val="en-US"/>
            </w:rPr>
          </w:rPrChange>
        </w:rPr>
        <w:t xml:space="preserve">and to the </w:t>
      </w:r>
    </w:p>
    <w:p w14:paraId="1DF8908B" w14:textId="7D5B43C2" w:rsidR="0054705E" w:rsidRDefault="002D5B8A" w:rsidP="002D5B8A">
      <w:pPr>
        <w:spacing w:after="0" w:line="240" w:lineRule="auto"/>
        <w:jc w:val="both"/>
        <w:rPr>
          <w:i/>
          <w:iCs/>
          <w:sz w:val="24"/>
          <w:szCs w:val="24"/>
          <w:lang w:val="en-US"/>
        </w:rPr>
      </w:pPr>
      <w:r w:rsidRPr="00911B1A">
        <w:rPr>
          <w:i/>
          <w:iCs/>
          <w:sz w:val="24"/>
          <w:szCs w:val="24"/>
          <w:lang w:val="en-US"/>
          <w:rPrChange w:id="567" w:author="Bertotto, Mercedes" w:date="2024-01-18T10:57:00Z">
            <w:rPr>
              <w:sz w:val="24"/>
              <w:szCs w:val="24"/>
              <w:lang w:val="en-US"/>
            </w:rPr>
          </w:rPrChange>
        </w:rPr>
        <w:t>Hydrogen-bonded –OH, 2nd overt</w:t>
      </w:r>
      <w:r w:rsidR="00911B1A" w:rsidRPr="00911B1A">
        <w:rPr>
          <w:i/>
          <w:iCs/>
          <w:sz w:val="24"/>
          <w:szCs w:val="24"/>
          <w:lang w:val="en-US"/>
          <w:rPrChange w:id="568" w:author="Bertotto, Mercedes" w:date="2024-01-18T10:57:00Z">
            <w:rPr>
              <w:i/>
              <w:iCs/>
              <w:sz w:val="24"/>
              <w:szCs w:val="24"/>
              <w:highlight w:val="magenta"/>
              <w:lang w:val="en-US"/>
            </w:rPr>
          </w:rPrChange>
        </w:rPr>
        <w:t xml:space="preserve">one </w:t>
      </w:r>
      <w:r w:rsidR="00911B1A" w:rsidRPr="00911B1A">
        <w:rPr>
          <w:i/>
          <w:iCs/>
          <w:sz w:val="24"/>
          <w:szCs w:val="24"/>
          <w:lang w:val="en-US"/>
          <w:rPrChange w:id="569" w:author="Bertotto, Mercedes" w:date="2024-01-18T10:57:00Z">
            <w:rPr>
              <w:i/>
              <w:iCs/>
              <w:sz w:val="24"/>
              <w:szCs w:val="24"/>
              <w:highlight w:val="magenta"/>
              <w:lang w:val="en-US"/>
            </w:rPr>
          </w:rPrChange>
        </w:rPr>
        <w:t>(980.4 nm)</w:t>
      </w:r>
      <w:r w:rsidRPr="00911B1A">
        <w:rPr>
          <w:i/>
          <w:iCs/>
          <w:sz w:val="24"/>
          <w:szCs w:val="24"/>
          <w:lang w:val="en-US"/>
          <w:rPrChange w:id="570" w:author="Bertotto, Mercedes" w:date="2024-01-18T10:57:00Z">
            <w:rPr>
              <w:sz w:val="24"/>
              <w:szCs w:val="24"/>
              <w:lang w:val="en-US"/>
            </w:rPr>
          </w:rPrChange>
        </w:rPr>
        <w:t xml:space="preserve">. </w:t>
      </w:r>
      <w:r w:rsidR="00452875" w:rsidRPr="00911B1A">
        <w:rPr>
          <w:i/>
          <w:iCs/>
          <w:sz w:val="24"/>
          <w:szCs w:val="24"/>
          <w:lang w:val="en-US"/>
        </w:rPr>
        <w:t>46</w:t>
      </w:r>
    </w:p>
    <w:p w14:paraId="52328F08" w14:textId="77777777" w:rsidR="00911B1A" w:rsidRDefault="00911B1A" w:rsidP="002D5B8A">
      <w:pPr>
        <w:spacing w:after="0" w:line="240" w:lineRule="auto"/>
        <w:jc w:val="both"/>
        <w:rPr>
          <w:i/>
          <w:iCs/>
          <w:sz w:val="24"/>
          <w:szCs w:val="24"/>
          <w:lang w:val="en-US"/>
        </w:rPr>
      </w:pPr>
    </w:p>
    <w:p w14:paraId="25C1D2A4" w14:textId="77777777" w:rsidR="00911B1A" w:rsidRDefault="00911B1A" w:rsidP="002D5B8A">
      <w:pPr>
        <w:spacing w:after="0" w:line="240" w:lineRule="auto"/>
        <w:jc w:val="both"/>
        <w:rPr>
          <w:i/>
          <w:iCs/>
          <w:sz w:val="24"/>
          <w:szCs w:val="24"/>
          <w:lang w:val="en-US"/>
        </w:rPr>
      </w:pPr>
    </w:p>
    <w:p w14:paraId="4406EFBB" w14:textId="77777777" w:rsidR="00911B1A" w:rsidRDefault="00911B1A" w:rsidP="002D5B8A">
      <w:pPr>
        <w:spacing w:after="0" w:line="240" w:lineRule="auto"/>
        <w:jc w:val="both"/>
        <w:rPr>
          <w:i/>
          <w:iCs/>
          <w:sz w:val="24"/>
          <w:szCs w:val="24"/>
          <w:lang w:val="en-US"/>
        </w:rPr>
      </w:pPr>
    </w:p>
    <w:p w14:paraId="08F924AD" w14:textId="77777777" w:rsidR="00911B1A" w:rsidRDefault="00911B1A" w:rsidP="002D5B8A">
      <w:pPr>
        <w:spacing w:after="0" w:line="240" w:lineRule="auto"/>
        <w:jc w:val="both"/>
        <w:rPr>
          <w:i/>
          <w:iCs/>
          <w:sz w:val="24"/>
          <w:szCs w:val="24"/>
          <w:lang w:val="en-US"/>
        </w:rPr>
      </w:pPr>
    </w:p>
    <w:p w14:paraId="08C56057" w14:textId="77777777" w:rsidR="00911B1A" w:rsidRDefault="00911B1A" w:rsidP="002D5B8A">
      <w:pPr>
        <w:spacing w:after="0" w:line="240" w:lineRule="auto"/>
        <w:jc w:val="both"/>
        <w:rPr>
          <w:i/>
          <w:iCs/>
          <w:sz w:val="24"/>
          <w:szCs w:val="24"/>
          <w:lang w:val="en-US"/>
        </w:rPr>
      </w:pPr>
    </w:p>
    <w:p w14:paraId="58111630" w14:textId="77777777" w:rsidR="00911B1A" w:rsidRDefault="00911B1A" w:rsidP="002D5B8A">
      <w:pPr>
        <w:spacing w:after="0" w:line="240" w:lineRule="auto"/>
        <w:jc w:val="both"/>
        <w:rPr>
          <w:i/>
          <w:iCs/>
          <w:sz w:val="24"/>
          <w:szCs w:val="24"/>
          <w:lang w:val="en-US"/>
        </w:rPr>
      </w:pPr>
    </w:p>
    <w:p w14:paraId="17E05803" w14:textId="77777777" w:rsidR="00911B1A" w:rsidRDefault="00911B1A" w:rsidP="002D5B8A">
      <w:pPr>
        <w:spacing w:after="0" w:line="240" w:lineRule="auto"/>
        <w:jc w:val="both"/>
        <w:rPr>
          <w:i/>
          <w:iCs/>
          <w:sz w:val="24"/>
          <w:szCs w:val="24"/>
          <w:lang w:val="en-US"/>
        </w:rPr>
      </w:pPr>
    </w:p>
    <w:p w14:paraId="2CEAA418" w14:textId="77777777" w:rsidR="00F538C1" w:rsidRDefault="00F538C1" w:rsidP="002D5B8A">
      <w:pPr>
        <w:spacing w:after="0" w:line="240" w:lineRule="auto"/>
        <w:jc w:val="both"/>
        <w:rPr>
          <w:i/>
          <w:iCs/>
          <w:sz w:val="24"/>
          <w:szCs w:val="24"/>
          <w:lang w:val="en-US"/>
        </w:rPr>
      </w:pPr>
    </w:p>
    <w:p w14:paraId="4AAAFBA3" w14:textId="42E03920" w:rsidR="00F538C1" w:rsidRPr="00CA664F" w:rsidRDefault="00322B40" w:rsidP="00F538C1">
      <w:pPr>
        <w:spacing w:after="0" w:line="240" w:lineRule="auto"/>
        <w:jc w:val="both"/>
        <w:rPr>
          <w:sz w:val="24"/>
          <w:szCs w:val="24"/>
          <w:lang w:val="en-US"/>
          <w:rPrChange w:id="571" w:author="Bertotto, Mercedes" w:date="2024-01-18T11:43:00Z">
            <w:rPr>
              <w:i/>
              <w:iCs/>
              <w:sz w:val="24"/>
              <w:szCs w:val="24"/>
              <w:lang w:val="en-US"/>
            </w:rPr>
          </w:rPrChange>
        </w:rPr>
      </w:pPr>
      <w:r w:rsidRPr="00CA664F">
        <w:rPr>
          <w:sz w:val="24"/>
          <w:szCs w:val="24"/>
          <w:lang w:val="en-US"/>
          <w:rPrChange w:id="572" w:author="Bertotto, Mercedes" w:date="2024-01-18T11:43:00Z">
            <w:rPr>
              <w:i/>
              <w:iCs/>
              <w:sz w:val="24"/>
              <w:szCs w:val="24"/>
              <w:lang w:val="en-US"/>
            </w:rPr>
          </w:rPrChange>
        </w:rPr>
        <w:t>F</w:t>
      </w:r>
      <w:r w:rsidR="00F538C1" w:rsidRPr="00CA664F">
        <w:rPr>
          <w:sz w:val="24"/>
          <w:szCs w:val="24"/>
          <w:lang w:val="en-US"/>
          <w:rPrChange w:id="573" w:author="Bertotto, Mercedes" w:date="2024-01-18T11:43:00Z">
            <w:rPr>
              <w:i/>
              <w:iCs/>
              <w:sz w:val="24"/>
              <w:szCs w:val="24"/>
              <w:lang w:val="en-US"/>
            </w:rPr>
          </w:rPrChange>
        </w:rPr>
        <w:t>igure</w:t>
      </w:r>
      <w:r w:rsidRPr="00CA664F">
        <w:rPr>
          <w:sz w:val="24"/>
          <w:szCs w:val="24"/>
          <w:lang w:val="en-US"/>
          <w:rPrChange w:id="574" w:author="Bertotto, Mercedes" w:date="2024-01-18T11:43:00Z">
            <w:rPr>
              <w:i/>
              <w:iCs/>
              <w:sz w:val="24"/>
              <w:szCs w:val="24"/>
              <w:lang w:val="en-US"/>
            </w:rPr>
          </w:rPrChange>
        </w:rPr>
        <w:t xml:space="preserve"> 2b</w:t>
      </w:r>
      <w:r w:rsidR="00F538C1" w:rsidRPr="00CA664F">
        <w:rPr>
          <w:sz w:val="24"/>
          <w:szCs w:val="24"/>
          <w:lang w:val="en-US"/>
          <w:rPrChange w:id="575" w:author="Bertotto, Mercedes" w:date="2024-01-18T11:43:00Z">
            <w:rPr>
              <w:i/>
              <w:iCs/>
              <w:sz w:val="24"/>
              <w:szCs w:val="24"/>
              <w:lang w:val="en-US"/>
            </w:rPr>
          </w:rPrChange>
        </w:rPr>
        <w:t xml:space="preserve"> shows </w:t>
      </w:r>
      <w:r w:rsidR="00D82DC4" w:rsidRPr="00CA664F">
        <w:rPr>
          <w:sz w:val="24"/>
          <w:szCs w:val="24"/>
          <w:lang w:val="en-US"/>
          <w:rPrChange w:id="576" w:author="Bertotto, Mercedes" w:date="2024-01-18T11:43:00Z">
            <w:rPr>
              <w:i/>
              <w:iCs/>
              <w:sz w:val="24"/>
              <w:szCs w:val="24"/>
              <w:lang w:val="en-US"/>
            </w:rPr>
          </w:rPrChange>
        </w:rPr>
        <w:t>average spectra</w:t>
      </w:r>
      <w:r w:rsidR="00F538C1" w:rsidRPr="00CA664F">
        <w:rPr>
          <w:sz w:val="24"/>
          <w:szCs w:val="24"/>
          <w:lang w:val="en-US"/>
          <w:rPrChange w:id="577" w:author="Bertotto, Mercedes" w:date="2024-01-18T11:43:00Z">
            <w:rPr>
              <w:i/>
              <w:iCs/>
              <w:sz w:val="24"/>
              <w:szCs w:val="24"/>
              <w:lang w:val="en-US"/>
            </w:rPr>
          </w:rPrChange>
        </w:rPr>
        <w:t xml:space="preserve"> of the measured reflectance</w:t>
      </w:r>
      <w:r w:rsidR="00D82DC4" w:rsidRPr="00CA664F">
        <w:rPr>
          <w:sz w:val="24"/>
          <w:szCs w:val="24"/>
          <w:lang w:val="en-US"/>
          <w:rPrChange w:id="578" w:author="Bertotto, Mercedes" w:date="2024-01-18T11:43:00Z">
            <w:rPr>
              <w:i/>
              <w:iCs/>
              <w:sz w:val="24"/>
              <w:szCs w:val="24"/>
              <w:lang w:val="en-US"/>
            </w:rPr>
          </w:rPrChange>
        </w:rPr>
        <w:t xml:space="preserve"> for each cultivar</w:t>
      </w:r>
      <w:r w:rsidR="00F538C1" w:rsidRPr="00CA664F">
        <w:rPr>
          <w:sz w:val="24"/>
          <w:szCs w:val="24"/>
          <w:lang w:val="en-US"/>
          <w:rPrChange w:id="579" w:author="Bertotto, Mercedes" w:date="2024-01-18T11:43:00Z">
            <w:rPr>
              <w:i/>
              <w:iCs/>
              <w:sz w:val="24"/>
              <w:szCs w:val="24"/>
              <w:lang w:val="en-US"/>
            </w:rPr>
          </w:rPrChange>
        </w:rPr>
        <w:t>, after</w:t>
      </w:r>
      <w:r w:rsidR="00D82DC4" w:rsidRPr="00CA664F">
        <w:rPr>
          <w:sz w:val="24"/>
          <w:szCs w:val="24"/>
          <w:lang w:val="en-US"/>
          <w:rPrChange w:id="580" w:author="Bertotto, Mercedes" w:date="2024-01-18T11:43:00Z">
            <w:rPr>
              <w:i/>
              <w:iCs/>
              <w:sz w:val="24"/>
              <w:szCs w:val="24"/>
              <w:lang w:val="en-US"/>
            </w:rPr>
          </w:rPrChange>
        </w:rPr>
        <w:t xml:space="preserve"> they  were</w:t>
      </w:r>
      <w:r w:rsidR="00F538C1" w:rsidRPr="00CA664F">
        <w:rPr>
          <w:sz w:val="24"/>
          <w:szCs w:val="24"/>
          <w:lang w:val="en-US"/>
          <w:rPrChange w:id="581" w:author="Bertotto, Mercedes" w:date="2024-01-18T11:43:00Z">
            <w:rPr>
              <w:i/>
              <w:iCs/>
              <w:sz w:val="24"/>
              <w:szCs w:val="24"/>
              <w:lang w:val="en-US"/>
            </w:rPr>
          </w:rPrChange>
        </w:rPr>
        <w:t xml:space="preserve"> corrected using</w:t>
      </w:r>
      <w:r w:rsidR="00A97497" w:rsidRPr="00CA664F">
        <w:rPr>
          <w:sz w:val="24"/>
          <w:szCs w:val="24"/>
          <w:lang w:val="en-US"/>
          <w:rPrChange w:id="582" w:author="Bertotto, Mercedes" w:date="2024-01-18T11:43:00Z">
            <w:rPr>
              <w:i/>
              <w:iCs/>
              <w:sz w:val="24"/>
              <w:szCs w:val="24"/>
              <w:lang w:val="en-US"/>
            </w:rPr>
          </w:rPrChange>
        </w:rPr>
        <w:t xml:space="preserve"> both</w:t>
      </w:r>
      <w:r w:rsidR="00F538C1" w:rsidRPr="00CA664F">
        <w:rPr>
          <w:sz w:val="24"/>
          <w:szCs w:val="24"/>
          <w:lang w:val="en-US"/>
          <w:rPrChange w:id="583" w:author="Bertotto, Mercedes" w:date="2024-01-18T11:43:00Z">
            <w:rPr>
              <w:i/>
              <w:iCs/>
              <w:sz w:val="24"/>
              <w:szCs w:val="24"/>
              <w:lang w:val="en-US"/>
            </w:rPr>
          </w:rPrChange>
        </w:rPr>
        <w:t xml:space="preserve"> the SNV and second derivative</w:t>
      </w:r>
      <w:r w:rsidR="00142839" w:rsidRPr="00CA664F">
        <w:rPr>
          <w:sz w:val="24"/>
          <w:szCs w:val="24"/>
          <w:lang w:val="en-US"/>
          <w:rPrChange w:id="584" w:author="Bertotto, Mercedes" w:date="2024-01-18T11:43:00Z">
            <w:rPr>
              <w:i/>
              <w:iCs/>
              <w:sz w:val="24"/>
              <w:szCs w:val="24"/>
              <w:lang w:val="en-US"/>
            </w:rPr>
          </w:rPrChange>
        </w:rPr>
        <w:t xml:space="preserve"> (grade</w:t>
      </w:r>
      <w:r w:rsidR="00C81252" w:rsidRPr="00CA664F">
        <w:rPr>
          <w:sz w:val="24"/>
          <w:szCs w:val="24"/>
          <w:lang w:val="en-US"/>
          <w:rPrChange w:id="585" w:author="Bertotto, Mercedes" w:date="2024-01-18T11:43:00Z">
            <w:rPr>
              <w:i/>
              <w:iCs/>
              <w:sz w:val="24"/>
              <w:szCs w:val="24"/>
              <w:lang w:val="en-US"/>
            </w:rPr>
          </w:rPrChange>
        </w:rPr>
        <w:t>=</w:t>
      </w:r>
      <w:r w:rsidR="00142839" w:rsidRPr="00CA664F">
        <w:rPr>
          <w:sz w:val="24"/>
          <w:szCs w:val="24"/>
          <w:lang w:val="en-US"/>
          <w:rPrChange w:id="586" w:author="Bertotto, Mercedes" w:date="2024-01-18T11:43:00Z">
            <w:rPr>
              <w:i/>
              <w:iCs/>
              <w:sz w:val="24"/>
              <w:szCs w:val="24"/>
              <w:lang w:val="en-US"/>
            </w:rPr>
          </w:rPrChange>
        </w:rPr>
        <w:t>2, window wi</w:t>
      </w:r>
      <w:r w:rsidR="00C81252" w:rsidRPr="00CA664F">
        <w:rPr>
          <w:sz w:val="24"/>
          <w:szCs w:val="24"/>
          <w:lang w:val="en-US"/>
          <w:rPrChange w:id="587" w:author="Bertotto, Mercedes" w:date="2024-01-18T11:43:00Z">
            <w:rPr>
              <w:i/>
              <w:iCs/>
              <w:sz w:val="24"/>
              <w:szCs w:val="24"/>
              <w:lang w:val="en-US"/>
            </w:rPr>
          </w:rPrChange>
        </w:rPr>
        <w:t xml:space="preserve">dth=17 and </w:t>
      </w:r>
      <w:r w:rsidR="00152A0A" w:rsidRPr="00CA664F">
        <w:rPr>
          <w:sz w:val="24"/>
          <w:szCs w:val="24"/>
          <w:lang w:val="en-US"/>
          <w:rPrChange w:id="588" w:author="Bertotto, Mercedes" w:date="2024-01-18T11:43:00Z">
            <w:rPr>
              <w:i/>
              <w:iCs/>
              <w:sz w:val="24"/>
              <w:szCs w:val="24"/>
              <w:lang w:val="en-US"/>
            </w:rPr>
          </w:rPrChange>
        </w:rPr>
        <w:t>polynomial degree=2)</w:t>
      </w:r>
      <w:r w:rsidR="00F538C1" w:rsidRPr="00CA664F">
        <w:rPr>
          <w:sz w:val="24"/>
          <w:szCs w:val="24"/>
          <w:lang w:val="en-US"/>
          <w:rPrChange w:id="589" w:author="Bertotto, Mercedes" w:date="2024-01-18T11:43:00Z">
            <w:rPr>
              <w:i/>
              <w:iCs/>
              <w:sz w:val="24"/>
              <w:szCs w:val="24"/>
              <w:lang w:val="en-US"/>
            </w:rPr>
          </w:rPrChange>
        </w:rPr>
        <w:t xml:space="preserve"> algorithms.</w:t>
      </w:r>
    </w:p>
    <w:p w14:paraId="1CB8B5BF" w14:textId="48931102" w:rsidR="00C4258E" w:rsidRPr="00CA664F" w:rsidRDefault="00F538C1" w:rsidP="00F538C1">
      <w:pPr>
        <w:spacing w:after="0" w:line="240" w:lineRule="auto"/>
        <w:jc w:val="both"/>
        <w:rPr>
          <w:sz w:val="24"/>
          <w:szCs w:val="24"/>
          <w:lang w:val="en-US"/>
          <w:rPrChange w:id="590" w:author="Bertotto, Mercedes" w:date="2024-01-18T11:43:00Z">
            <w:rPr>
              <w:i/>
              <w:iCs/>
              <w:sz w:val="24"/>
              <w:szCs w:val="24"/>
              <w:lang w:val="en-US"/>
            </w:rPr>
          </w:rPrChange>
        </w:rPr>
      </w:pPr>
      <w:r w:rsidRPr="00CA664F">
        <w:rPr>
          <w:sz w:val="24"/>
          <w:szCs w:val="24"/>
          <w:lang w:val="en-US"/>
          <w:rPrChange w:id="591" w:author="Bertotto, Mercedes" w:date="2024-01-18T11:43:00Z">
            <w:rPr>
              <w:i/>
              <w:iCs/>
              <w:sz w:val="24"/>
              <w:szCs w:val="24"/>
              <w:lang w:val="en-US"/>
            </w:rPr>
          </w:rPrChange>
        </w:rPr>
        <w:t xml:space="preserve">It should be </w:t>
      </w:r>
      <w:r w:rsidR="00152A0A" w:rsidRPr="00CA664F">
        <w:rPr>
          <w:sz w:val="24"/>
          <w:szCs w:val="24"/>
          <w:lang w:val="en-US"/>
          <w:rPrChange w:id="592" w:author="Bertotto, Mercedes" w:date="2024-01-18T11:43:00Z">
            <w:rPr>
              <w:i/>
              <w:iCs/>
              <w:sz w:val="24"/>
              <w:szCs w:val="24"/>
              <w:lang w:val="en-US"/>
            </w:rPr>
          </w:rPrChange>
        </w:rPr>
        <w:t>mentioned</w:t>
      </w:r>
      <w:r w:rsidRPr="00CA664F">
        <w:rPr>
          <w:sz w:val="24"/>
          <w:szCs w:val="24"/>
          <w:lang w:val="en-US"/>
          <w:rPrChange w:id="593" w:author="Bertotto, Mercedes" w:date="2024-01-18T11:43:00Z">
            <w:rPr>
              <w:i/>
              <w:iCs/>
              <w:sz w:val="24"/>
              <w:szCs w:val="24"/>
              <w:lang w:val="en-US"/>
            </w:rPr>
          </w:rPrChange>
        </w:rPr>
        <w:t xml:space="preserve"> that in this</w:t>
      </w:r>
      <w:r w:rsidR="00A97497" w:rsidRPr="00CA664F">
        <w:rPr>
          <w:sz w:val="24"/>
          <w:szCs w:val="24"/>
          <w:lang w:val="en-US"/>
          <w:rPrChange w:id="594" w:author="Bertotto, Mercedes" w:date="2024-01-18T11:43:00Z">
            <w:rPr>
              <w:i/>
              <w:iCs/>
              <w:sz w:val="24"/>
              <w:szCs w:val="24"/>
              <w:lang w:val="en-US"/>
            </w:rPr>
          </w:rPrChange>
        </w:rPr>
        <w:t xml:space="preserve"> study</w:t>
      </w:r>
      <w:r w:rsidRPr="00CA664F">
        <w:rPr>
          <w:sz w:val="24"/>
          <w:szCs w:val="24"/>
          <w:lang w:val="en-US"/>
          <w:rPrChange w:id="595" w:author="Bertotto, Mercedes" w:date="2024-01-18T11:43:00Z">
            <w:rPr>
              <w:i/>
              <w:iCs/>
              <w:sz w:val="24"/>
              <w:szCs w:val="24"/>
              <w:lang w:val="en-US"/>
            </w:rPr>
          </w:rPrChange>
        </w:rPr>
        <w:t>, the most appropriate pretreatments were chosen according to the way in which they modify the performance of the models. Pretreatments depend on data, sometimes they can be beneficial but other times not.</w:t>
      </w:r>
      <w:r w:rsidR="00C10CA4" w:rsidRPr="00CA664F">
        <w:rPr>
          <w:sz w:val="24"/>
          <w:szCs w:val="24"/>
          <w:lang w:val="en-US"/>
          <w:rPrChange w:id="596" w:author="Bertotto, Mercedes" w:date="2024-01-18T11:43:00Z">
            <w:rPr>
              <w:i/>
              <w:iCs/>
              <w:sz w:val="24"/>
              <w:szCs w:val="24"/>
              <w:lang w:val="en-US"/>
            </w:rPr>
          </w:rPrChange>
        </w:rPr>
        <w:t xml:space="preserve"> </w:t>
      </w:r>
    </w:p>
    <w:p w14:paraId="48FD4C5C" w14:textId="77777777" w:rsidR="00C4258E" w:rsidRPr="00CA664F" w:rsidRDefault="00C4258E" w:rsidP="00F538C1">
      <w:pPr>
        <w:spacing w:after="0" w:line="240" w:lineRule="auto"/>
        <w:jc w:val="both"/>
        <w:rPr>
          <w:sz w:val="24"/>
          <w:szCs w:val="24"/>
          <w:lang w:val="en-US"/>
          <w:rPrChange w:id="597" w:author="Bertotto, Mercedes" w:date="2024-01-18T11:43:00Z">
            <w:rPr>
              <w:i/>
              <w:iCs/>
              <w:sz w:val="24"/>
              <w:szCs w:val="24"/>
              <w:lang w:val="en-US"/>
            </w:rPr>
          </w:rPrChange>
        </w:rPr>
      </w:pPr>
    </w:p>
    <w:p w14:paraId="6A5CD5D6" w14:textId="33960B20" w:rsidR="00911B1A" w:rsidRPr="00CA664F" w:rsidRDefault="00C10CA4" w:rsidP="00F538C1">
      <w:pPr>
        <w:spacing w:after="0" w:line="240" w:lineRule="auto"/>
        <w:jc w:val="both"/>
        <w:rPr>
          <w:sz w:val="24"/>
          <w:szCs w:val="24"/>
          <w:lang w:val="en-US"/>
          <w:rPrChange w:id="598" w:author="Bertotto, Mercedes" w:date="2024-01-18T11:43:00Z">
            <w:rPr>
              <w:i/>
              <w:iCs/>
              <w:sz w:val="24"/>
              <w:szCs w:val="24"/>
              <w:lang w:val="en-US"/>
            </w:rPr>
          </w:rPrChange>
        </w:rPr>
      </w:pPr>
      <w:r w:rsidRPr="00CA664F">
        <w:rPr>
          <w:sz w:val="24"/>
          <w:szCs w:val="24"/>
          <w:lang w:val="en-US"/>
          <w:rPrChange w:id="599" w:author="Bertotto, Mercedes" w:date="2024-01-18T11:43:00Z">
            <w:rPr>
              <w:i/>
              <w:iCs/>
              <w:sz w:val="24"/>
              <w:szCs w:val="24"/>
              <w:lang w:val="en-US"/>
            </w:rPr>
          </w:rPrChange>
        </w:rPr>
        <w:t>In this example, SNV was used</w:t>
      </w:r>
      <w:r w:rsidR="00A575E7" w:rsidRPr="00CA664F">
        <w:rPr>
          <w:sz w:val="24"/>
          <w:szCs w:val="24"/>
          <w:lang w:val="en-US"/>
          <w:rPrChange w:id="600" w:author="Bertotto, Mercedes" w:date="2024-01-18T11:43:00Z">
            <w:rPr>
              <w:i/>
              <w:iCs/>
              <w:sz w:val="24"/>
              <w:szCs w:val="24"/>
              <w:lang w:val="en-US"/>
            </w:rPr>
          </w:rPrChange>
        </w:rPr>
        <w:t xml:space="preserve"> to remove</w:t>
      </w:r>
      <w:r w:rsidR="00C4258E" w:rsidRPr="00CA664F">
        <w:rPr>
          <w:sz w:val="24"/>
          <w:szCs w:val="24"/>
          <w:lang w:val="en-US"/>
          <w:rPrChange w:id="601" w:author="Bertotto, Mercedes" w:date="2024-01-18T11:43:00Z">
            <w:rPr>
              <w:i/>
              <w:iCs/>
              <w:sz w:val="24"/>
              <w:szCs w:val="24"/>
              <w:lang w:val="en-US"/>
            </w:rPr>
          </w:rPrChange>
        </w:rPr>
        <w:t xml:space="preserve"> </w:t>
      </w:r>
      <w:r w:rsidR="00C4258E" w:rsidRPr="00CA664F">
        <w:rPr>
          <w:sz w:val="24"/>
          <w:szCs w:val="24"/>
          <w:lang w:val="en-US"/>
          <w:rPrChange w:id="602" w:author="Bertotto, Mercedes" w:date="2024-01-18T11:43:00Z">
            <w:rPr>
              <w:i/>
              <w:iCs/>
              <w:sz w:val="24"/>
              <w:szCs w:val="24"/>
              <w:lang w:val="en-US"/>
            </w:rPr>
          </w:rPrChange>
        </w:rPr>
        <w:t>the combined effect</w:t>
      </w:r>
      <w:r w:rsidR="00CA664F">
        <w:rPr>
          <w:sz w:val="24"/>
          <w:szCs w:val="24"/>
          <w:lang w:val="en-US"/>
        </w:rPr>
        <w:t xml:space="preserve"> previously</w:t>
      </w:r>
      <w:r w:rsidR="00C4258E" w:rsidRPr="00CA664F">
        <w:rPr>
          <w:sz w:val="24"/>
          <w:szCs w:val="24"/>
          <w:lang w:val="en-US"/>
          <w:rPrChange w:id="603" w:author="Bertotto, Mercedes" w:date="2024-01-18T11:43:00Z">
            <w:rPr>
              <w:i/>
              <w:iCs/>
              <w:sz w:val="24"/>
              <w:szCs w:val="24"/>
              <w:lang w:val="en-US"/>
            </w:rPr>
          </w:rPrChange>
        </w:rPr>
        <w:t xml:space="preserve"> </w:t>
      </w:r>
      <w:r w:rsidR="00196A98" w:rsidRPr="00CA664F">
        <w:rPr>
          <w:sz w:val="24"/>
          <w:szCs w:val="24"/>
          <w:lang w:val="en-US"/>
          <w:rPrChange w:id="604" w:author="Bertotto, Mercedes" w:date="2024-01-18T11:43:00Z">
            <w:rPr>
              <w:i/>
              <w:iCs/>
              <w:sz w:val="24"/>
              <w:szCs w:val="24"/>
              <w:lang w:val="en-US"/>
            </w:rPr>
          </w:rPrChange>
        </w:rPr>
        <w:t>found</w:t>
      </w:r>
      <w:r w:rsidR="00C4258E" w:rsidRPr="00CA664F">
        <w:rPr>
          <w:sz w:val="24"/>
          <w:szCs w:val="24"/>
          <w:lang w:val="en-US"/>
          <w:rPrChange w:id="605" w:author="Bertotto, Mercedes" w:date="2024-01-18T11:43:00Z">
            <w:rPr>
              <w:i/>
              <w:iCs/>
              <w:sz w:val="24"/>
              <w:szCs w:val="24"/>
              <w:lang w:val="en-US"/>
            </w:rPr>
          </w:rPrChange>
        </w:rPr>
        <w:t xml:space="preserve"> </w:t>
      </w:r>
      <w:r w:rsidR="00237635">
        <w:rPr>
          <w:sz w:val="24"/>
          <w:szCs w:val="24"/>
          <w:lang w:val="en-US"/>
        </w:rPr>
        <w:t xml:space="preserve"> in</w:t>
      </w:r>
      <w:r w:rsidR="00C4258E" w:rsidRPr="00ED14E5">
        <w:rPr>
          <w:sz w:val="24"/>
          <w:szCs w:val="24"/>
          <w:lang w:val="en-US"/>
        </w:rPr>
        <w:t xml:space="preserve"> spectra</w:t>
      </w:r>
      <w:r w:rsidR="006220C4">
        <w:rPr>
          <w:sz w:val="24"/>
          <w:szCs w:val="24"/>
          <w:lang w:val="en-US"/>
        </w:rPr>
        <w:t xml:space="preserve">. In other </w:t>
      </w:r>
      <w:proofErr w:type="spellStart"/>
      <w:r w:rsidR="006220C4">
        <w:rPr>
          <w:sz w:val="24"/>
          <w:szCs w:val="24"/>
          <w:lang w:val="en-US"/>
        </w:rPr>
        <w:t>words,</w:t>
      </w:r>
      <w:del w:id="606" w:author="Bertotto, Mercedes" w:date="2024-01-18T11:43:00Z">
        <w:r w:rsidR="00C4258E" w:rsidRPr="00CA664F" w:rsidDel="006220C4">
          <w:rPr>
            <w:sz w:val="24"/>
            <w:szCs w:val="24"/>
            <w:lang w:val="en-US"/>
            <w:rPrChange w:id="607" w:author="Bertotto, Mercedes" w:date="2024-01-18T11:43:00Z">
              <w:rPr>
                <w:i/>
                <w:iCs/>
                <w:sz w:val="24"/>
                <w:szCs w:val="24"/>
                <w:lang w:val="en-US"/>
              </w:rPr>
            </w:rPrChange>
          </w:rPr>
          <w:delText>,</w:delText>
        </w:r>
      </w:del>
      <w:del w:id="608" w:author="Bertotto, Mercedes" w:date="2024-01-18T11:44:00Z">
        <w:r w:rsidR="00C4258E" w:rsidRPr="00CA664F" w:rsidDel="00E97750">
          <w:rPr>
            <w:sz w:val="24"/>
            <w:szCs w:val="24"/>
            <w:lang w:val="en-US"/>
            <w:rPrChange w:id="609" w:author="Bertotto, Mercedes" w:date="2024-01-18T11:43:00Z">
              <w:rPr>
                <w:i/>
                <w:iCs/>
                <w:sz w:val="24"/>
                <w:szCs w:val="24"/>
                <w:lang w:val="en-US"/>
              </w:rPr>
            </w:rPrChange>
          </w:rPr>
          <w:delText xml:space="preserve"> </w:delText>
        </w:r>
      </w:del>
      <w:del w:id="610" w:author="Bertotto, Mercedes" w:date="2024-01-18T11:52:00Z">
        <w:r w:rsidR="00825D69" w:rsidRPr="00CA664F" w:rsidDel="00237635">
          <w:rPr>
            <w:sz w:val="24"/>
            <w:szCs w:val="24"/>
            <w:lang w:val="en-US"/>
            <w:rPrChange w:id="611" w:author="Bertotto, Mercedes" w:date="2024-01-18T11:43:00Z">
              <w:rPr>
                <w:i/>
                <w:iCs/>
                <w:sz w:val="24"/>
                <w:szCs w:val="24"/>
                <w:lang w:val="en-US"/>
              </w:rPr>
            </w:rPrChange>
          </w:rPr>
          <w:delText xml:space="preserve"> </w:delText>
        </w:r>
      </w:del>
      <w:ins w:id="612" w:author="Bertotto, Mercedes" w:date="2024-01-18T11:57:00Z">
        <w:r w:rsidR="00725F40">
          <w:rPr>
            <w:sz w:val="24"/>
            <w:szCs w:val="24"/>
            <w:lang w:val="en-US"/>
          </w:rPr>
          <w:t>this</w:t>
        </w:r>
        <w:proofErr w:type="spellEnd"/>
        <w:r w:rsidR="00725F40">
          <w:rPr>
            <w:sz w:val="24"/>
            <w:szCs w:val="24"/>
            <w:lang w:val="en-US"/>
          </w:rPr>
          <w:t xml:space="preserve"> </w:t>
        </w:r>
        <w:proofErr w:type="spellStart"/>
        <w:r w:rsidR="00725F40">
          <w:rPr>
            <w:sz w:val="24"/>
            <w:szCs w:val="24"/>
            <w:lang w:val="en-US"/>
          </w:rPr>
          <w:t>algorithm</w:t>
        </w:r>
      </w:ins>
      <w:del w:id="613" w:author="Bertotto, Mercedes" w:date="2024-01-18T11:52:00Z">
        <w:r w:rsidR="006220C4" w:rsidDel="00237635">
          <w:rPr>
            <w:sz w:val="24"/>
            <w:szCs w:val="24"/>
            <w:lang w:val="en-US"/>
          </w:rPr>
          <w:delText xml:space="preserve"> </w:delText>
        </w:r>
      </w:del>
      <w:del w:id="614" w:author="Bertotto, Mercedes" w:date="2024-01-18T11:57:00Z">
        <w:r w:rsidR="006220C4" w:rsidDel="00725F40">
          <w:rPr>
            <w:sz w:val="24"/>
            <w:szCs w:val="24"/>
            <w:lang w:val="en-US"/>
          </w:rPr>
          <w:delText xml:space="preserve">to </w:delText>
        </w:r>
      </w:del>
      <w:r w:rsidR="00E97750">
        <w:rPr>
          <w:sz w:val="24"/>
          <w:szCs w:val="24"/>
          <w:lang w:val="en-US"/>
        </w:rPr>
        <w:t>erase</w:t>
      </w:r>
      <w:ins w:id="615" w:author="Bertotto, Mercedes" w:date="2024-01-18T11:57:00Z">
        <w:r w:rsidR="00725F40">
          <w:rPr>
            <w:sz w:val="24"/>
            <w:szCs w:val="24"/>
            <w:lang w:val="en-US"/>
          </w:rPr>
          <w:t>d</w:t>
        </w:r>
      </w:ins>
      <w:proofErr w:type="spellEnd"/>
      <w:r w:rsidR="00E97750">
        <w:rPr>
          <w:sz w:val="24"/>
          <w:szCs w:val="24"/>
          <w:lang w:val="en-US"/>
        </w:rPr>
        <w:t xml:space="preserve"> </w:t>
      </w:r>
      <w:r w:rsidR="00825D69" w:rsidRPr="00CA664F">
        <w:rPr>
          <w:sz w:val="24"/>
          <w:szCs w:val="24"/>
          <w:lang w:val="en-US"/>
          <w:rPrChange w:id="616" w:author="Bertotto, Mercedes" w:date="2024-01-18T11:43:00Z">
            <w:rPr>
              <w:i/>
              <w:iCs/>
              <w:sz w:val="24"/>
              <w:szCs w:val="24"/>
              <w:lang w:val="en-US"/>
            </w:rPr>
          </w:rPrChange>
        </w:rPr>
        <w:t>both</w:t>
      </w:r>
      <w:r w:rsidR="00C4258E" w:rsidRPr="00CA664F">
        <w:rPr>
          <w:sz w:val="24"/>
          <w:szCs w:val="24"/>
          <w:lang w:val="en-US"/>
          <w:rPrChange w:id="617" w:author="Bertotto, Mercedes" w:date="2024-01-18T11:43:00Z">
            <w:rPr>
              <w:i/>
              <w:iCs/>
              <w:sz w:val="24"/>
              <w:szCs w:val="24"/>
              <w:lang w:val="en-US"/>
            </w:rPr>
          </w:rPrChange>
        </w:rPr>
        <w:t xml:space="preserve"> </w:t>
      </w:r>
      <w:r w:rsidR="00FD3169">
        <w:rPr>
          <w:sz w:val="24"/>
          <w:szCs w:val="24"/>
          <w:lang w:val="en-US"/>
        </w:rPr>
        <w:t xml:space="preserve">the </w:t>
      </w:r>
      <w:r w:rsidR="00C4258E" w:rsidRPr="00CA664F">
        <w:rPr>
          <w:sz w:val="24"/>
          <w:szCs w:val="24"/>
          <w:lang w:val="en-US"/>
          <w:rPrChange w:id="618" w:author="Bertotto, Mercedes" w:date="2024-01-18T11:43:00Z">
            <w:rPr>
              <w:i/>
              <w:iCs/>
              <w:sz w:val="24"/>
              <w:szCs w:val="24"/>
              <w:lang w:val="en-US"/>
            </w:rPr>
          </w:rPrChange>
        </w:rPr>
        <w:t xml:space="preserve">scattering effects caused by the diffusion of photons and </w:t>
      </w:r>
      <w:r w:rsidR="00FD3169">
        <w:rPr>
          <w:sz w:val="24"/>
          <w:szCs w:val="24"/>
          <w:lang w:val="en-US"/>
        </w:rPr>
        <w:t>the</w:t>
      </w:r>
      <w:r w:rsidR="00C4258E" w:rsidRPr="00CA664F">
        <w:rPr>
          <w:sz w:val="24"/>
          <w:szCs w:val="24"/>
          <w:lang w:val="en-US"/>
          <w:rPrChange w:id="619" w:author="Bertotto, Mercedes" w:date="2024-01-18T11:43:00Z">
            <w:rPr>
              <w:i/>
              <w:iCs/>
              <w:sz w:val="24"/>
              <w:szCs w:val="24"/>
              <w:lang w:val="en-US"/>
            </w:rPr>
          </w:rPrChange>
        </w:rPr>
        <w:t xml:space="preserve"> measurement noise (random phenomena present throughout the entire measurement chain).</w:t>
      </w:r>
      <w:r w:rsidR="00D82DC4" w:rsidRPr="00CA664F">
        <w:rPr>
          <w:sz w:val="24"/>
          <w:szCs w:val="24"/>
          <w:lang w:val="en-US"/>
          <w:rPrChange w:id="620" w:author="Bertotto, Mercedes" w:date="2024-01-18T11:43:00Z">
            <w:rPr>
              <w:i/>
              <w:iCs/>
              <w:sz w:val="24"/>
              <w:szCs w:val="24"/>
              <w:lang w:val="en-US"/>
            </w:rPr>
          </w:rPrChange>
        </w:rPr>
        <w:t>The resulting spectra</w:t>
      </w:r>
      <w:r w:rsidR="00C93EA2" w:rsidRPr="00CA664F">
        <w:rPr>
          <w:sz w:val="24"/>
          <w:szCs w:val="24"/>
          <w:lang w:val="en-US"/>
          <w:rPrChange w:id="621" w:author="Bertotto, Mercedes" w:date="2024-01-18T11:43:00Z">
            <w:rPr>
              <w:i/>
              <w:iCs/>
              <w:sz w:val="24"/>
              <w:szCs w:val="24"/>
              <w:lang w:val="en-US"/>
            </w:rPr>
          </w:rPrChange>
        </w:rPr>
        <w:t xml:space="preserve"> had media equal to zero and </w:t>
      </w:r>
      <w:r w:rsidR="00334290" w:rsidRPr="00CA664F">
        <w:rPr>
          <w:sz w:val="24"/>
          <w:szCs w:val="24"/>
          <w:lang w:val="en-US"/>
          <w:rPrChange w:id="622" w:author="Bertotto, Mercedes" w:date="2024-01-18T11:43:00Z">
            <w:rPr>
              <w:i/>
              <w:iCs/>
              <w:sz w:val="24"/>
              <w:szCs w:val="24"/>
              <w:lang w:val="en-US"/>
            </w:rPr>
          </w:rPrChange>
        </w:rPr>
        <w:t xml:space="preserve">standard deviation equal to one. </w:t>
      </w:r>
    </w:p>
    <w:p w14:paraId="724F129C" w14:textId="0D94E5EA" w:rsidR="00AF7A1A" w:rsidRPr="002D5B8A" w:rsidRDefault="00334290" w:rsidP="00AF7A1A">
      <w:pPr>
        <w:spacing w:after="0" w:line="240" w:lineRule="auto"/>
        <w:jc w:val="both"/>
        <w:rPr>
          <w:i/>
          <w:iCs/>
          <w:sz w:val="24"/>
          <w:szCs w:val="24"/>
          <w:lang w:val="en-US"/>
          <w:rPrChange w:id="623" w:author="Bertotto, Mercedes" w:date="2024-01-17T10:32:00Z">
            <w:rPr>
              <w:sz w:val="24"/>
              <w:szCs w:val="24"/>
              <w:lang w:val="en-US"/>
            </w:rPr>
          </w:rPrChange>
        </w:rPr>
      </w:pPr>
      <w:r w:rsidRPr="00CA664F">
        <w:rPr>
          <w:sz w:val="24"/>
          <w:szCs w:val="24"/>
          <w:lang w:val="en-US"/>
          <w:rPrChange w:id="624" w:author="Bertotto, Mercedes" w:date="2024-01-18T11:43:00Z">
            <w:rPr>
              <w:i/>
              <w:iCs/>
              <w:sz w:val="24"/>
              <w:szCs w:val="24"/>
              <w:lang w:val="en-US"/>
            </w:rPr>
          </w:rPrChange>
        </w:rPr>
        <w:t>Furthermore, second derivative was</w:t>
      </w:r>
      <w:r w:rsidR="00FD3169">
        <w:rPr>
          <w:sz w:val="24"/>
          <w:szCs w:val="24"/>
          <w:lang w:val="en-US"/>
        </w:rPr>
        <w:t xml:space="preserve"> used</w:t>
      </w:r>
      <w:r w:rsidR="00CE713B">
        <w:rPr>
          <w:sz w:val="24"/>
          <w:szCs w:val="24"/>
          <w:lang w:val="en-US"/>
        </w:rPr>
        <w:t xml:space="preserve"> to </w:t>
      </w:r>
      <w:r w:rsidR="00CE713B" w:rsidRPr="00CE713B">
        <w:rPr>
          <w:sz w:val="24"/>
          <w:szCs w:val="24"/>
          <w:lang w:val="en-US"/>
        </w:rPr>
        <w:t xml:space="preserve"> find the exact location (center) of the shoulders in the original spectra</w:t>
      </w:r>
      <w:r w:rsidR="004B70AF">
        <w:rPr>
          <w:sz w:val="24"/>
          <w:szCs w:val="24"/>
          <w:lang w:val="en-US"/>
        </w:rPr>
        <w:t>,</w:t>
      </w:r>
      <w:r w:rsidR="00A92521">
        <w:rPr>
          <w:sz w:val="24"/>
          <w:szCs w:val="24"/>
          <w:lang w:val="en-US"/>
        </w:rPr>
        <w:t xml:space="preserve"> by</w:t>
      </w:r>
      <w:r w:rsidR="00AA247A">
        <w:rPr>
          <w:sz w:val="24"/>
          <w:szCs w:val="24"/>
          <w:lang w:val="en-US"/>
        </w:rPr>
        <w:t xml:space="preserve"> deconvolut</w:t>
      </w:r>
      <w:r w:rsidR="00A92521">
        <w:rPr>
          <w:sz w:val="24"/>
          <w:szCs w:val="24"/>
          <w:lang w:val="en-US"/>
        </w:rPr>
        <w:t xml:space="preserve">ing </w:t>
      </w:r>
      <w:r w:rsidR="00D17B72">
        <w:rPr>
          <w:sz w:val="24"/>
          <w:szCs w:val="24"/>
          <w:lang w:val="en-US"/>
        </w:rPr>
        <w:t xml:space="preserve">and </w:t>
      </w:r>
      <w:r w:rsidR="00BB733E">
        <w:rPr>
          <w:sz w:val="24"/>
          <w:szCs w:val="24"/>
          <w:lang w:val="en-US"/>
        </w:rPr>
        <w:t>highlight</w:t>
      </w:r>
      <w:r w:rsidR="00D17B72">
        <w:rPr>
          <w:sz w:val="24"/>
          <w:szCs w:val="24"/>
          <w:lang w:val="en-US"/>
        </w:rPr>
        <w:t>ing</w:t>
      </w:r>
      <w:r w:rsidR="00BB733E">
        <w:rPr>
          <w:sz w:val="24"/>
          <w:szCs w:val="24"/>
          <w:lang w:val="en-US"/>
        </w:rPr>
        <w:t xml:space="preserve"> the peaks</w:t>
      </w:r>
      <w:r w:rsidR="00CE713B" w:rsidRPr="00CE713B">
        <w:rPr>
          <w:sz w:val="24"/>
          <w:szCs w:val="24"/>
          <w:lang w:val="en-US"/>
        </w:rPr>
        <w:t>.</w:t>
      </w:r>
      <w:r w:rsidR="00E371A5">
        <w:rPr>
          <w:sz w:val="24"/>
          <w:szCs w:val="24"/>
          <w:lang w:val="en-US"/>
        </w:rPr>
        <w:t xml:space="preserve"> As a </w:t>
      </w:r>
      <w:r w:rsidR="002870DB">
        <w:rPr>
          <w:sz w:val="24"/>
          <w:szCs w:val="24"/>
          <w:lang w:val="en-US"/>
        </w:rPr>
        <w:t xml:space="preserve">result, </w:t>
      </w:r>
      <w:r w:rsidR="00AA247A">
        <w:rPr>
          <w:sz w:val="24"/>
          <w:szCs w:val="24"/>
          <w:lang w:val="en-US"/>
        </w:rPr>
        <w:t>we observed</w:t>
      </w:r>
      <w:r w:rsidR="002870DB">
        <w:rPr>
          <w:sz w:val="24"/>
          <w:szCs w:val="24"/>
          <w:lang w:val="en-US"/>
        </w:rPr>
        <w:t xml:space="preserve"> </w:t>
      </w:r>
      <w:r w:rsidR="00464207">
        <w:rPr>
          <w:sz w:val="24"/>
          <w:szCs w:val="24"/>
          <w:lang w:val="en-US"/>
        </w:rPr>
        <w:t>s</w:t>
      </w:r>
      <w:r w:rsidR="00CE713B" w:rsidRPr="00CE713B">
        <w:rPr>
          <w:sz w:val="24"/>
          <w:szCs w:val="24"/>
          <w:lang w:val="en-US"/>
        </w:rPr>
        <w:t>ignificantly narrower bands</w:t>
      </w:r>
      <w:r w:rsidR="00237635">
        <w:rPr>
          <w:sz w:val="24"/>
          <w:szCs w:val="24"/>
          <w:lang w:val="en-US"/>
        </w:rPr>
        <w:t xml:space="preserve">. </w:t>
      </w:r>
      <w:r w:rsidR="00CE713B" w:rsidRPr="00CE713B">
        <w:rPr>
          <w:sz w:val="24"/>
          <w:szCs w:val="24"/>
          <w:lang w:val="en-US"/>
        </w:rPr>
        <w:t>Peaks appear</w:t>
      </w:r>
      <w:r w:rsidR="00D17B72">
        <w:rPr>
          <w:sz w:val="24"/>
          <w:szCs w:val="24"/>
          <w:lang w:val="en-US"/>
        </w:rPr>
        <w:t>ed</w:t>
      </w:r>
      <w:r w:rsidR="00CE713B" w:rsidRPr="00CE713B">
        <w:rPr>
          <w:sz w:val="24"/>
          <w:szCs w:val="24"/>
          <w:lang w:val="en-US"/>
        </w:rPr>
        <w:t xml:space="preserve"> in the same locations as peaks in the original spect</w:t>
      </w:r>
      <w:r w:rsidR="00D17B72">
        <w:rPr>
          <w:sz w:val="24"/>
          <w:szCs w:val="24"/>
          <w:lang w:val="en-US"/>
        </w:rPr>
        <w:t xml:space="preserve">ra. </w:t>
      </w:r>
    </w:p>
    <w:p w14:paraId="32168984" w14:textId="6211B08D" w:rsidR="001E5530" w:rsidRPr="00572F5A" w:rsidDel="009F5D24" w:rsidRDefault="001E5530">
      <w:pPr>
        <w:spacing w:after="0" w:line="240" w:lineRule="auto"/>
        <w:jc w:val="both"/>
        <w:rPr>
          <w:del w:id="625" w:author="Bertotto, Mercedes" w:date="2024-01-17T07:48:00Z"/>
          <w:sz w:val="24"/>
          <w:szCs w:val="24"/>
          <w:lang w:val="en-US"/>
        </w:rPr>
        <w:pPrChange w:id="626" w:author="Bertotto, Mercedes" w:date="2024-01-16T15:22:00Z">
          <w:pPr>
            <w:jc w:val="both"/>
          </w:pPr>
        </w:pPrChange>
      </w:pPr>
    </w:p>
    <w:p w14:paraId="35D35B5A" w14:textId="3F69CF6F" w:rsidR="497D137D" w:rsidRDefault="497D137D" w:rsidP="13A251B7">
      <w:pPr>
        <w:jc w:val="both"/>
        <w:rPr>
          <w:ins w:id="627" w:author="Bertotto, Mercedes [2]" w:date="2023-12-07T10:55:00Z"/>
          <w:b/>
          <w:bCs/>
          <w:sz w:val="24"/>
          <w:szCs w:val="24"/>
          <w:lang w:val="en-US"/>
        </w:rPr>
      </w:pPr>
      <w:r w:rsidRPr="2EABC22C">
        <w:rPr>
          <w:b/>
          <w:bCs/>
          <w:sz w:val="24"/>
          <w:szCs w:val="24"/>
          <w:lang w:val="en-US"/>
        </w:rPr>
        <w:t xml:space="preserve">Outlier removal </w:t>
      </w:r>
      <w:r w:rsidR="00B10B66" w:rsidRPr="2EABC22C">
        <w:rPr>
          <w:b/>
          <w:bCs/>
          <w:sz w:val="24"/>
          <w:szCs w:val="24"/>
          <w:lang w:val="en-US"/>
        </w:rPr>
        <w:t xml:space="preserve">using </w:t>
      </w:r>
      <w:r w:rsidRPr="2EABC22C">
        <w:rPr>
          <w:b/>
          <w:bCs/>
          <w:sz w:val="24"/>
          <w:szCs w:val="24"/>
          <w:lang w:val="en-US"/>
        </w:rPr>
        <w:t>PCA</w:t>
      </w:r>
    </w:p>
    <w:p w14:paraId="563C879E" w14:textId="65FD3845" w:rsidR="1C9DD0D4" w:rsidRDefault="1C9DD0D4" w:rsidP="13A251B7">
      <w:pPr>
        <w:jc w:val="both"/>
        <w:rPr>
          <w:b/>
          <w:bCs/>
          <w:sz w:val="24"/>
          <w:szCs w:val="24"/>
          <w:lang w:val="en-US"/>
        </w:rPr>
      </w:pPr>
      <w:proofErr w:type="spellStart"/>
      <w:ins w:id="628" w:author="Bertotto, Mercedes [2]" w:date="2023-12-07T10:55:00Z">
        <w:r w:rsidRPr="13A251B7">
          <w:rPr>
            <w:b/>
            <w:bCs/>
            <w:sz w:val="24"/>
            <w:szCs w:val="24"/>
            <w:lang w:val="en-US"/>
          </w:rPr>
          <w:t>Brioso</w:t>
        </w:r>
      </w:ins>
      <w:proofErr w:type="spellEnd"/>
    </w:p>
    <w:p w14:paraId="0AF2EA9B" w14:textId="41863922" w:rsidR="13A251B7" w:rsidRDefault="13A251B7" w:rsidP="13A251B7">
      <w:pPr>
        <w:jc w:val="both"/>
        <w:rPr>
          <w:b/>
          <w:bCs/>
          <w:sz w:val="24"/>
          <w:szCs w:val="24"/>
          <w:lang w:val="en-US"/>
        </w:rPr>
      </w:pPr>
    </w:p>
    <w:p w14:paraId="7BDAF9AE" w14:textId="3A9B67FA" w:rsidR="7480262E" w:rsidRDefault="7480262E">
      <w:pPr>
        <w:jc w:val="both"/>
        <w:pPrChange w:id="629" w:author="Bertotto, Mercedes [2]" w:date="2023-12-07T09:22:00Z">
          <w:pPr/>
        </w:pPrChange>
      </w:pPr>
      <w:commentRangeStart w:id="630"/>
      <w:r>
        <w:rPr>
          <w:noProof/>
        </w:rPr>
        <w:lastRenderedPageBreak/>
        <w:drawing>
          <wp:inline distT="0" distB="0" distL="0" distR="0" wp14:anchorId="2621E11F" wp14:editId="484141CC">
            <wp:extent cx="4572000" cy="4572000"/>
            <wp:effectExtent l="0" t="0" r="0" b="0"/>
            <wp:docPr id="933464385" name="Picture 93346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commentRangeEnd w:id="630"/>
      <w:r w:rsidR="00E3512B">
        <w:rPr>
          <w:rStyle w:val="CommentReference"/>
        </w:rPr>
        <w:commentReference w:id="630"/>
      </w:r>
    </w:p>
    <w:p w14:paraId="6EFD12D1" w14:textId="6477E000" w:rsidR="48EBD7FF" w:rsidRDefault="48EBD7FF" w:rsidP="13A251B7">
      <w:pPr>
        <w:jc w:val="both"/>
      </w:pPr>
      <w:proofErr w:type="spellStart"/>
      <w:r>
        <w:t>Cappricia</w:t>
      </w:r>
      <w:proofErr w:type="spellEnd"/>
    </w:p>
    <w:p w14:paraId="438FCADE" w14:textId="76624B99" w:rsidR="13A251B7" w:rsidRDefault="13A251B7" w:rsidP="13A251B7">
      <w:pPr>
        <w:jc w:val="both"/>
      </w:pPr>
    </w:p>
    <w:p w14:paraId="322C82C1" w14:textId="00F78845" w:rsidR="48EBD7FF" w:rsidRDefault="48EBD7FF" w:rsidP="13A251B7">
      <w:pPr>
        <w:jc w:val="both"/>
      </w:pPr>
      <w:r>
        <w:rPr>
          <w:noProof/>
        </w:rPr>
        <w:lastRenderedPageBreak/>
        <w:drawing>
          <wp:inline distT="0" distB="0" distL="0" distR="0" wp14:anchorId="0DDC6E72" wp14:editId="19C3EA0A">
            <wp:extent cx="4572000" cy="4572000"/>
            <wp:effectExtent l="0" t="0" r="0" b="0"/>
            <wp:docPr id="1371793860" name="Picture 137179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8BC3A36" w14:textId="012ABBD3" w:rsidR="13A251B7" w:rsidRDefault="13A251B7">
      <w:pPr>
        <w:jc w:val="both"/>
        <w:pPrChange w:id="631" w:author="Bertotto, Mercedes [2]" w:date="2023-12-07T11:08:00Z">
          <w:pPr/>
        </w:pPrChange>
      </w:pPr>
    </w:p>
    <w:p w14:paraId="3AEDFAB2" w14:textId="1C0353C0" w:rsidR="1B730E35" w:rsidRDefault="1B730E35">
      <w:pPr>
        <w:jc w:val="both"/>
        <w:pPrChange w:id="632" w:author="Bertotto, Mercedes [2]" w:date="2023-12-07T11:17:00Z">
          <w:pPr/>
        </w:pPrChange>
      </w:pPr>
      <w:r>
        <w:rPr>
          <w:noProof/>
        </w:rPr>
        <w:lastRenderedPageBreak/>
        <w:drawing>
          <wp:inline distT="0" distB="0" distL="0" distR="0" wp14:anchorId="6F840853" wp14:editId="6732AE23">
            <wp:extent cx="4572000" cy="4572000"/>
            <wp:effectExtent l="0" t="0" r="0" b="0"/>
            <wp:docPr id="511700158" name="Picture 51170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700158"/>
                    <pic:cNvPicPr/>
                  </pic:nvPicPr>
                  <pic:blipFill>
                    <a:blip r:embed="rId23">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B013CA0" w14:textId="2FE775A7" w:rsidR="2EABC22C" w:rsidRDefault="2EABC22C" w:rsidP="2EABC22C">
      <w:pPr>
        <w:jc w:val="both"/>
      </w:pPr>
    </w:p>
    <w:p w14:paraId="3D1A23FA" w14:textId="1E95EC6C" w:rsidR="1AA3BF07" w:rsidRDefault="1AA3BF07" w:rsidP="2EABC22C">
      <w:pPr>
        <w:pStyle w:val="ListParagraph"/>
        <w:ind w:left="0"/>
        <w:jc w:val="both"/>
        <w:rPr>
          <w:sz w:val="16"/>
          <w:szCs w:val="16"/>
          <w:lang w:val="en-US"/>
        </w:rPr>
      </w:pPr>
      <w:r w:rsidRPr="2EABC22C">
        <w:rPr>
          <w:b/>
          <w:bCs/>
          <w:lang w:val="en-US"/>
        </w:rPr>
        <w:t>Figure 3</w:t>
      </w:r>
      <w:r w:rsidRPr="2EABC22C">
        <w:rPr>
          <w:lang w:val="en-US"/>
        </w:rPr>
        <w:t xml:space="preserve">: PCA score plots of </w:t>
      </w:r>
      <w:r w:rsidRPr="2EABC22C">
        <w:rPr>
          <w:sz w:val="16"/>
          <w:szCs w:val="16"/>
          <w:lang w:val="en-US"/>
        </w:rPr>
        <w:t xml:space="preserve">a) </w:t>
      </w:r>
      <w:proofErr w:type="spellStart"/>
      <w:r w:rsidRPr="2EABC22C">
        <w:rPr>
          <w:sz w:val="16"/>
          <w:szCs w:val="16"/>
          <w:lang w:val="en-US"/>
        </w:rPr>
        <w:t>Cappricia</w:t>
      </w:r>
      <w:proofErr w:type="spellEnd"/>
      <w:r w:rsidRPr="2EABC22C">
        <w:rPr>
          <w:sz w:val="16"/>
          <w:szCs w:val="16"/>
          <w:lang w:val="en-US"/>
        </w:rPr>
        <w:t xml:space="preserve"> b) </w:t>
      </w:r>
      <w:proofErr w:type="spellStart"/>
      <w:r w:rsidRPr="2EABC22C">
        <w:rPr>
          <w:sz w:val="16"/>
          <w:szCs w:val="16"/>
          <w:lang w:val="en-US"/>
        </w:rPr>
        <w:t>Provine</w:t>
      </w:r>
      <w:proofErr w:type="spellEnd"/>
      <w:r w:rsidRPr="2EABC22C">
        <w:rPr>
          <w:sz w:val="16"/>
          <w:szCs w:val="16"/>
          <w:lang w:val="en-US"/>
        </w:rPr>
        <w:t xml:space="preserve"> c)</w:t>
      </w:r>
      <w:ins w:id="633" w:author="Bertotto, Mercedes [2]" w:date="2024-01-12T13:27:00Z">
        <w:r w:rsidR="76CA02FA" w:rsidRPr="2EABC22C">
          <w:rPr>
            <w:sz w:val="16"/>
            <w:szCs w:val="16"/>
            <w:lang w:val="en-US"/>
          </w:rPr>
          <w:t xml:space="preserve"> </w:t>
        </w:r>
      </w:ins>
      <w:proofErr w:type="spellStart"/>
      <w:r w:rsidRPr="2EABC22C">
        <w:rPr>
          <w:sz w:val="16"/>
          <w:szCs w:val="16"/>
          <w:lang w:val="en-US"/>
        </w:rPr>
        <w:t>Brioso</w:t>
      </w:r>
      <w:proofErr w:type="spellEnd"/>
      <w:r w:rsidRPr="2EABC22C">
        <w:rPr>
          <w:sz w:val="16"/>
          <w:szCs w:val="16"/>
          <w:lang w:val="en-US"/>
        </w:rPr>
        <w:t>.</w:t>
      </w:r>
    </w:p>
    <w:p w14:paraId="1D4FB457" w14:textId="79DCE451" w:rsidR="2EABC22C" w:rsidRPr="0030527B" w:rsidRDefault="2EABC22C" w:rsidP="2EABC22C">
      <w:pPr>
        <w:jc w:val="both"/>
        <w:rPr>
          <w:lang w:val="en-US"/>
          <w:rPrChange w:id="634" w:author="Bertotto, Mercedes" w:date="2024-01-16T10:18:00Z">
            <w:rPr/>
          </w:rPrChange>
        </w:rPr>
      </w:pPr>
    </w:p>
    <w:p w14:paraId="774FDA35" w14:textId="1CC9DE33" w:rsidR="1741C4DF" w:rsidRDefault="1741C4DF">
      <w:pPr>
        <w:spacing w:after="0" w:line="240" w:lineRule="auto"/>
        <w:jc w:val="both"/>
        <w:rPr>
          <w:sz w:val="24"/>
          <w:szCs w:val="24"/>
          <w:lang w:val="en-US"/>
        </w:rPr>
        <w:pPrChange w:id="635" w:author="Bertotto, Mercedes [2]" w:date="2023-12-07T09:28:00Z">
          <w:pPr>
            <w:jc w:val="both"/>
          </w:pPr>
        </w:pPrChange>
      </w:pPr>
      <w:r w:rsidRPr="13A251B7">
        <w:rPr>
          <w:sz w:val="24"/>
          <w:szCs w:val="24"/>
          <w:lang w:val="en-US"/>
          <w:rPrChange w:id="636" w:author="Bertotto, Mercedes [2]" w:date="2023-12-07T09:27:00Z">
            <w:rPr>
              <w:b/>
              <w:bCs/>
              <w:sz w:val="24"/>
              <w:szCs w:val="24"/>
              <w:lang w:val="en-US"/>
            </w:rPr>
          </w:rPrChange>
        </w:rPr>
        <w:t xml:space="preserve">The PCA analysis was performed in this case on the pretreated spectra, first with SNV and then with the second derivative (2, 17, 2). </w:t>
      </w:r>
      <w:r w:rsidR="6A8C6032" w:rsidRPr="13A251B7">
        <w:rPr>
          <w:sz w:val="24"/>
          <w:szCs w:val="24"/>
          <w:lang w:val="en-US"/>
        </w:rPr>
        <w:t xml:space="preserve">The number of </w:t>
      </w:r>
      <w:r w:rsidRPr="13A251B7">
        <w:rPr>
          <w:sz w:val="24"/>
          <w:szCs w:val="24"/>
          <w:lang w:val="en-US"/>
        </w:rPr>
        <w:t>principal components to</w:t>
      </w:r>
      <w:del w:id="637" w:author="Bertotto, Mercedes [2]" w:date="2023-12-07T11:06:00Z">
        <w:r w:rsidRPr="13A251B7" w:rsidDel="1741C4DF">
          <w:rPr>
            <w:sz w:val="24"/>
            <w:szCs w:val="24"/>
            <w:lang w:val="en-US"/>
          </w:rPr>
          <w:delText xml:space="preserve"> </w:delText>
        </w:r>
      </w:del>
      <w:ins w:id="638" w:author="Chauhan, Aneesh" w:date="2023-12-28T11:53:00Z">
        <w:r w:rsidR="00E3512B">
          <w:rPr>
            <w:sz w:val="24"/>
            <w:szCs w:val="24"/>
            <w:lang w:val="en-US"/>
          </w:rPr>
          <w:t xml:space="preserve"> </w:t>
        </w:r>
      </w:ins>
      <w:r w:rsidRPr="13A251B7">
        <w:rPr>
          <w:sz w:val="24"/>
          <w:szCs w:val="24"/>
          <w:lang w:val="en-US"/>
        </w:rPr>
        <w:t>accumula</w:t>
      </w:r>
      <w:r w:rsidR="51BCACBC" w:rsidRPr="13A251B7">
        <w:rPr>
          <w:sz w:val="24"/>
          <w:szCs w:val="24"/>
          <w:lang w:val="en-US"/>
        </w:rPr>
        <w:t>te</w:t>
      </w:r>
      <w:r w:rsidRPr="13A251B7">
        <w:rPr>
          <w:sz w:val="24"/>
          <w:szCs w:val="24"/>
          <w:lang w:val="en-US"/>
          <w:rPrChange w:id="639" w:author="Bertotto, Mercedes [2]" w:date="2023-12-07T09:27:00Z">
            <w:rPr>
              <w:b/>
              <w:bCs/>
              <w:sz w:val="24"/>
              <w:szCs w:val="24"/>
              <w:lang w:val="en-US"/>
            </w:rPr>
          </w:rPrChange>
        </w:rPr>
        <w:t xml:space="preserve"> the variance explained by the model</w:t>
      </w:r>
      <w:r w:rsidR="49DED2CB" w:rsidRPr="13A251B7">
        <w:rPr>
          <w:sz w:val="24"/>
          <w:szCs w:val="24"/>
          <w:lang w:val="en-US"/>
        </w:rPr>
        <w:t xml:space="preserve">, together with the outliers detected can be seen in </w:t>
      </w:r>
      <w:commentRangeStart w:id="640"/>
      <w:r w:rsidR="49DED2CB" w:rsidRPr="13A251B7">
        <w:rPr>
          <w:sz w:val="24"/>
          <w:szCs w:val="24"/>
          <w:lang w:val="en-US"/>
        </w:rPr>
        <w:t>Table</w:t>
      </w:r>
      <w:commentRangeEnd w:id="640"/>
      <w:r w:rsidR="0007156C">
        <w:rPr>
          <w:rStyle w:val="CommentReference"/>
        </w:rPr>
        <w:commentReference w:id="640"/>
      </w:r>
      <w:r w:rsidRPr="13A251B7">
        <w:rPr>
          <w:sz w:val="24"/>
          <w:szCs w:val="24"/>
          <w:lang w:val="en-US"/>
          <w:rPrChange w:id="641" w:author="Bertotto, Mercedes [2]" w:date="2023-12-07T09:27:00Z">
            <w:rPr>
              <w:b/>
              <w:bCs/>
              <w:sz w:val="24"/>
              <w:szCs w:val="24"/>
              <w:lang w:val="en-US"/>
            </w:rPr>
          </w:rPrChange>
        </w:rPr>
        <w:t xml:space="preserve">. </w:t>
      </w:r>
    </w:p>
    <w:p w14:paraId="5077EAF4" w14:textId="536EFB08" w:rsidR="13A251B7" w:rsidRDefault="13A251B7" w:rsidP="13A251B7">
      <w:pPr>
        <w:spacing w:after="0" w:line="240" w:lineRule="auto"/>
        <w:jc w:val="both"/>
        <w:rPr>
          <w:sz w:val="24"/>
          <w:szCs w:val="24"/>
          <w:lang w:val="en-US"/>
        </w:rPr>
      </w:pPr>
    </w:p>
    <w:p w14:paraId="09B2425B" w14:textId="3B3F0DF7" w:rsidR="7C2E74A1" w:rsidRDefault="7C2E74A1" w:rsidP="13A251B7">
      <w:pPr>
        <w:spacing w:after="0" w:line="240" w:lineRule="auto"/>
        <w:jc w:val="both"/>
        <w:rPr>
          <w:sz w:val="18"/>
          <w:szCs w:val="18"/>
          <w:lang w:val="en-US"/>
          <w:rPrChange w:id="642" w:author="Bertotto, Mercedes [2]" w:date="2023-12-07T11:27:00Z">
            <w:rPr>
              <w:sz w:val="24"/>
              <w:szCs w:val="24"/>
              <w:lang w:val="en-US"/>
            </w:rPr>
          </w:rPrChange>
        </w:rPr>
      </w:pPr>
      <w:r w:rsidRPr="13A251B7">
        <w:rPr>
          <w:sz w:val="18"/>
          <w:szCs w:val="18"/>
          <w:lang w:val="en-US"/>
          <w:rPrChange w:id="643" w:author="Bertotto, Mercedes [2]" w:date="2023-12-07T11:27:00Z">
            <w:rPr>
              <w:sz w:val="24"/>
              <w:szCs w:val="24"/>
              <w:lang w:val="en-US"/>
            </w:rPr>
          </w:rPrChange>
        </w:rPr>
        <w:t xml:space="preserve">Table. Results of exploration by PCA, to detect outliers </w:t>
      </w:r>
      <w:r w:rsidR="7412DC86" w:rsidRPr="13A251B7">
        <w:rPr>
          <w:sz w:val="18"/>
          <w:szCs w:val="18"/>
          <w:lang w:val="en-US"/>
          <w:rPrChange w:id="644" w:author="Bertotto, Mercedes [2]" w:date="2023-12-07T11:27:00Z">
            <w:rPr>
              <w:sz w:val="24"/>
              <w:szCs w:val="24"/>
              <w:lang w:val="en-US"/>
            </w:rPr>
          </w:rPrChange>
        </w:rPr>
        <w:t>at cultivar level.</w:t>
      </w:r>
    </w:p>
    <w:tbl>
      <w:tblPr>
        <w:tblStyle w:val="TableGrid"/>
        <w:tblW w:w="0" w:type="auto"/>
        <w:tblLayout w:type="fixed"/>
        <w:tblLook w:val="06A0" w:firstRow="1" w:lastRow="0" w:firstColumn="1" w:lastColumn="0" w:noHBand="1" w:noVBand="1"/>
      </w:tblPr>
      <w:tblGrid>
        <w:gridCol w:w="2265"/>
        <w:gridCol w:w="2265"/>
        <w:gridCol w:w="2265"/>
        <w:gridCol w:w="2265"/>
      </w:tblGrid>
      <w:tr w:rsidR="13A251B7" w:rsidRPr="002C0311" w14:paraId="63C47CF4" w14:textId="77777777" w:rsidTr="2EABC22C">
        <w:trPr>
          <w:trHeight w:val="300"/>
        </w:trPr>
        <w:tc>
          <w:tcPr>
            <w:tcW w:w="2265" w:type="dxa"/>
          </w:tcPr>
          <w:p w14:paraId="6B24967B" w14:textId="2AE06D6D" w:rsidR="1B7F56EA" w:rsidRDefault="1B7F56EA" w:rsidP="009F2D93">
            <w:pPr>
              <w:jc w:val="center"/>
              <w:rPr>
                <w:b/>
                <w:bCs/>
                <w:sz w:val="20"/>
                <w:szCs w:val="20"/>
                <w:lang w:val="en-US"/>
                <w:rPrChange w:id="645" w:author="Bertotto, Mercedes [2]" w:date="2023-12-07T11:26:00Z">
                  <w:rPr>
                    <w:sz w:val="20"/>
                    <w:szCs w:val="20"/>
                    <w:lang w:val="en-US"/>
                  </w:rPr>
                </w:rPrChange>
              </w:rPr>
              <w:pPrChange w:id="646" w:author="Bertotto, Mercedes" w:date="2024-01-18T12:32:00Z">
                <w:pPr/>
              </w:pPrChange>
            </w:pPr>
            <w:r w:rsidRPr="13A251B7">
              <w:rPr>
                <w:b/>
                <w:bCs/>
                <w:sz w:val="20"/>
                <w:szCs w:val="20"/>
                <w:lang w:val="en-US"/>
                <w:rPrChange w:id="647" w:author="Bertotto, Mercedes [2]" w:date="2023-12-07T11:26:00Z">
                  <w:rPr>
                    <w:sz w:val="24"/>
                    <w:szCs w:val="24"/>
                    <w:lang w:val="en-US"/>
                  </w:rPr>
                </w:rPrChange>
              </w:rPr>
              <w:t>Cultivar</w:t>
            </w:r>
          </w:p>
        </w:tc>
        <w:tc>
          <w:tcPr>
            <w:tcW w:w="2265" w:type="dxa"/>
          </w:tcPr>
          <w:p w14:paraId="28A93D9F" w14:textId="51309F70" w:rsidR="1B7F56EA" w:rsidRDefault="1B7F56EA" w:rsidP="009F2D93">
            <w:pPr>
              <w:jc w:val="center"/>
              <w:rPr>
                <w:b/>
                <w:bCs/>
                <w:sz w:val="20"/>
                <w:szCs w:val="20"/>
                <w:lang w:val="en-US"/>
                <w:rPrChange w:id="648" w:author="Bertotto, Mercedes [2]" w:date="2023-12-07T11:26:00Z">
                  <w:rPr>
                    <w:sz w:val="24"/>
                    <w:szCs w:val="24"/>
                    <w:lang w:val="en-US"/>
                  </w:rPr>
                </w:rPrChange>
              </w:rPr>
              <w:pPrChange w:id="649" w:author="Bertotto, Mercedes" w:date="2024-01-18T12:32:00Z">
                <w:pPr/>
              </w:pPrChange>
            </w:pPr>
            <w:r w:rsidRPr="13A251B7">
              <w:rPr>
                <w:b/>
                <w:bCs/>
                <w:sz w:val="20"/>
                <w:szCs w:val="20"/>
                <w:lang w:val="en-US"/>
                <w:rPrChange w:id="650" w:author="Bertotto, Mercedes [2]" w:date="2023-12-07T11:26:00Z">
                  <w:rPr>
                    <w:sz w:val="24"/>
                    <w:szCs w:val="24"/>
                    <w:lang w:val="en-US"/>
                  </w:rPr>
                </w:rPrChange>
              </w:rPr>
              <w:t>Number of Principal Components</w:t>
            </w:r>
          </w:p>
        </w:tc>
        <w:tc>
          <w:tcPr>
            <w:tcW w:w="2265" w:type="dxa"/>
          </w:tcPr>
          <w:p w14:paraId="2060A304" w14:textId="37468B0D" w:rsidR="1B7F56EA" w:rsidRDefault="1B7F56EA" w:rsidP="009F2D93">
            <w:pPr>
              <w:jc w:val="center"/>
              <w:rPr>
                <w:b/>
                <w:bCs/>
                <w:sz w:val="20"/>
                <w:szCs w:val="20"/>
                <w:lang w:val="en-US"/>
              </w:rPr>
              <w:pPrChange w:id="651" w:author="Bertotto, Mercedes" w:date="2024-01-18T12:32:00Z">
                <w:pPr/>
              </w:pPrChange>
            </w:pPr>
            <w:r w:rsidRPr="13A251B7">
              <w:rPr>
                <w:b/>
                <w:bCs/>
                <w:sz w:val="20"/>
                <w:szCs w:val="20"/>
                <w:lang w:val="en-US"/>
                <w:rPrChange w:id="652" w:author="Bertotto, Mercedes [2]" w:date="2023-12-07T11:26:00Z">
                  <w:rPr>
                    <w:sz w:val="24"/>
                    <w:szCs w:val="24"/>
                    <w:lang w:val="en-US"/>
                  </w:rPr>
                </w:rPrChange>
              </w:rPr>
              <w:t>% Variance explained b</w:t>
            </w:r>
            <w:r w:rsidR="5FC7FAF8" w:rsidRPr="13A251B7">
              <w:rPr>
                <w:b/>
                <w:bCs/>
                <w:sz w:val="20"/>
                <w:szCs w:val="20"/>
                <w:lang w:val="en-US"/>
              </w:rPr>
              <w:t>y</w:t>
            </w:r>
            <w:r w:rsidRPr="13A251B7">
              <w:rPr>
                <w:b/>
                <w:bCs/>
                <w:sz w:val="20"/>
                <w:szCs w:val="20"/>
                <w:lang w:val="en-US"/>
              </w:rPr>
              <w:t xml:space="preserve"> the model</w:t>
            </w:r>
          </w:p>
        </w:tc>
        <w:tc>
          <w:tcPr>
            <w:tcW w:w="2265" w:type="dxa"/>
          </w:tcPr>
          <w:p w14:paraId="7CDA692D" w14:textId="58EA0A90" w:rsidR="1B7F56EA" w:rsidRDefault="6F3B25BB" w:rsidP="009F2D93">
            <w:pPr>
              <w:jc w:val="center"/>
              <w:rPr>
                <w:b/>
                <w:bCs/>
                <w:sz w:val="20"/>
                <w:szCs w:val="20"/>
                <w:lang w:val="en-US"/>
              </w:rPr>
              <w:pPrChange w:id="653" w:author="Bertotto, Mercedes" w:date="2024-01-18T12:32:00Z">
                <w:pPr/>
              </w:pPrChange>
            </w:pPr>
            <w:commentRangeStart w:id="654"/>
            <w:commentRangeStart w:id="655"/>
            <w:r w:rsidRPr="2EABC22C">
              <w:rPr>
                <w:b/>
                <w:bCs/>
                <w:sz w:val="20"/>
                <w:szCs w:val="20"/>
                <w:lang w:val="en-US"/>
              </w:rPr>
              <w:t>Number of e</w:t>
            </w:r>
            <w:r w:rsidR="0E33B16C" w:rsidRPr="2EABC22C">
              <w:rPr>
                <w:b/>
                <w:bCs/>
                <w:sz w:val="20"/>
                <w:szCs w:val="20"/>
                <w:lang w:val="en-US"/>
              </w:rPr>
              <w:t>xtreme outliers detected visually</w:t>
            </w:r>
            <w:commentRangeEnd w:id="654"/>
            <w:r w:rsidR="1B7F56EA">
              <w:rPr>
                <w:rStyle w:val="CommentReference"/>
              </w:rPr>
              <w:commentReference w:id="654"/>
            </w:r>
            <w:commentRangeEnd w:id="655"/>
            <w:r w:rsidR="1B7F56EA">
              <w:rPr>
                <w:rStyle w:val="CommentReference"/>
              </w:rPr>
              <w:commentReference w:id="655"/>
            </w:r>
          </w:p>
        </w:tc>
      </w:tr>
      <w:tr w:rsidR="13A251B7" w14:paraId="698AB9F1" w14:textId="77777777" w:rsidTr="2EABC22C">
        <w:trPr>
          <w:trHeight w:val="300"/>
        </w:trPr>
        <w:tc>
          <w:tcPr>
            <w:tcW w:w="2265" w:type="dxa"/>
          </w:tcPr>
          <w:p w14:paraId="46DC8435" w14:textId="37B355E2" w:rsidR="1B7F56EA" w:rsidRDefault="1B7F56EA">
            <w:pPr>
              <w:jc w:val="center"/>
              <w:rPr>
                <w:sz w:val="20"/>
                <w:szCs w:val="20"/>
                <w:lang w:val="en-US"/>
              </w:rPr>
              <w:pPrChange w:id="656" w:author="Unknown" w:date="2023-12-07T11:26:00Z">
                <w:pPr/>
              </w:pPrChange>
            </w:pPr>
            <w:proofErr w:type="spellStart"/>
            <w:r w:rsidRPr="13A251B7">
              <w:rPr>
                <w:sz w:val="20"/>
                <w:szCs w:val="20"/>
                <w:lang w:val="en-US"/>
                <w:rPrChange w:id="657" w:author="Bertotto, Mercedes [2]" w:date="2023-12-07T11:24:00Z">
                  <w:rPr>
                    <w:sz w:val="24"/>
                    <w:szCs w:val="24"/>
                    <w:lang w:val="en-US"/>
                  </w:rPr>
                </w:rPrChange>
              </w:rPr>
              <w:t>Brioso</w:t>
            </w:r>
            <w:proofErr w:type="spellEnd"/>
          </w:p>
        </w:tc>
        <w:tc>
          <w:tcPr>
            <w:tcW w:w="2265" w:type="dxa"/>
          </w:tcPr>
          <w:p w14:paraId="3C6FBB0D" w14:textId="7ACB1CD8" w:rsidR="1B7F56EA" w:rsidRDefault="1B7F56EA">
            <w:pPr>
              <w:jc w:val="center"/>
              <w:rPr>
                <w:sz w:val="20"/>
                <w:szCs w:val="20"/>
                <w:lang w:val="en-US"/>
              </w:rPr>
              <w:pPrChange w:id="658" w:author="Unknown" w:date="2023-12-07T11:26:00Z">
                <w:pPr/>
              </w:pPrChange>
            </w:pPr>
            <w:r w:rsidRPr="13A251B7">
              <w:rPr>
                <w:sz w:val="20"/>
                <w:szCs w:val="20"/>
                <w:lang w:val="en-US"/>
                <w:rPrChange w:id="659" w:author="Bertotto, Mercedes [2]" w:date="2023-12-07T11:24:00Z">
                  <w:rPr>
                    <w:sz w:val="24"/>
                    <w:szCs w:val="24"/>
                    <w:lang w:val="en-US"/>
                  </w:rPr>
                </w:rPrChange>
              </w:rPr>
              <w:t>8</w:t>
            </w:r>
          </w:p>
        </w:tc>
        <w:tc>
          <w:tcPr>
            <w:tcW w:w="2265" w:type="dxa"/>
          </w:tcPr>
          <w:p w14:paraId="023E65F2" w14:textId="557C9291" w:rsidR="1B7F56EA" w:rsidRDefault="1B7F56EA">
            <w:pPr>
              <w:jc w:val="center"/>
              <w:rPr>
                <w:sz w:val="20"/>
                <w:szCs w:val="20"/>
                <w:lang w:val="en-US"/>
              </w:rPr>
              <w:pPrChange w:id="660" w:author="Unknown" w:date="2023-12-07T11:26:00Z">
                <w:pPr/>
              </w:pPrChange>
            </w:pPr>
            <w:r w:rsidRPr="13A251B7">
              <w:rPr>
                <w:sz w:val="20"/>
                <w:szCs w:val="20"/>
                <w:lang w:val="en-US"/>
                <w:rPrChange w:id="661" w:author="Bertotto, Mercedes [2]" w:date="2023-12-07T11:24:00Z">
                  <w:rPr>
                    <w:sz w:val="24"/>
                    <w:szCs w:val="24"/>
                    <w:lang w:val="en-US"/>
                  </w:rPr>
                </w:rPrChange>
              </w:rPr>
              <w:t>99.15</w:t>
            </w:r>
          </w:p>
        </w:tc>
        <w:tc>
          <w:tcPr>
            <w:tcW w:w="2265" w:type="dxa"/>
          </w:tcPr>
          <w:p w14:paraId="3435B9D2" w14:textId="321223C1" w:rsidR="1B7F56EA" w:rsidRDefault="1B7F56EA">
            <w:pPr>
              <w:jc w:val="center"/>
              <w:rPr>
                <w:ins w:id="662" w:author="Bertotto, Mercedes [2]" w:date="2024-01-12T13:36:00Z"/>
                <w:sz w:val="20"/>
                <w:szCs w:val="20"/>
                <w:lang w:val="en-US"/>
              </w:rPr>
              <w:pPrChange w:id="663" w:author="Unknown" w:date="2023-12-07T11:26:00Z">
                <w:pPr/>
              </w:pPrChange>
            </w:pPr>
          </w:p>
          <w:p w14:paraId="732D749B" w14:textId="17C14F09" w:rsidR="1B7F56EA" w:rsidRDefault="3096408A" w:rsidP="2EABC22C">
            <w:pPr>
              <w:jc w:val="center"/>
              <w:rPr>
                <w:sz w:val="20"/>
                <w:szCs w:val="20"/>
                <w:lang w:val="en-US"/>
              </w:rPr>
            </w:pPr>
            <w:r w:rsidRPr="2EABC22C">
              <w:rPr>
                <w:sz w:val="20"/>
                <w:szCs w:val="20"/>
                <w:lang w:val="en-US"/>
              </w:rPr>
              <w:t>6</w:t>
            </w:r>
          </w:p>
        </w:tc>
      </w:tr>
      <w:tr w:rsidR="13A251B7" w:rsidRPr="00C83BCB" w14:paraId="39328667" w14:textId="77777777" w:rsidTr="2EABC22C">
        <w:trPr>
          <w:trHeight w:val="300"/>
        </w:trPr>
        <w:tc>
          <w:tcPr>
            <w:tcW w:w="2265" w:type="dxa"/>
          </w:tcPr>
          <w:p w14:paraId="78024A12" w14:textId="63D48CE8" w:rsidR="1B7F56EA" w:rsidRDefault="1B7F56EA">
            <w:pPr>
              <w:jc w:val="center"/>
              <w:rPr>
                <w:sz w:val="20"/>
                <w:szCs w:val="20"/>
                <w:lang w:val="en-US"/>
              </w:rPr>
              <w:pPrChange w:id="664" w:author="Unknown" w:date="2023-12-07T11:26:00Z">
                <w:pPr/>
              </w:pPrChange>
            </w:pPr>
            <w:proofErr w:type="spellStart"/>
            <w:r w:rsidRPr="009F2D93">
              <w:rPr>
                <w:sz w:val="20"/>
                <w:szCs w:val="20"/>
                <w:lang w:val="en-US"/>
              </w:rPr>
              <w:t>Cappricia</w:t>
            </w:r>
            <w:proofErr w:type="spellEnd"/>
          </w:p>
        </w:tc>
        <w:tc>
          <w:tcPr>
            <w:tcW w:w="2265" w:type="dxa"/>
          </w:tcPr>
          <w:p w14:paraId="5399E4B1" w14:textId="3DFAAC61" w:rsidR="1B7F56EA" w:rsidRDefault="1B7F56EA">
            <w:pPr>
              <w:jc w:val="center"/>
              <w:rPr>
                <w:sz w:val="20"/>
                <w:szCs w:val="20"/>
                <w:lang w:val="en-US"/>
              </w:rPr>
              <w:pPrChange w:id="665" w:author="Unknown" w:date="2023-12-07T11:26:00Z">
                <w:pPr/>
              </w:pPrChange>
            </w:pPr>
            <w:r w:rsidRPr="009F2D93">
              <w:rPr>
                <w:sz w:val="20"/>
                <w:szCs w:val="20"/>
                <w:lang w:val="en-US"/>
              </w:rPr>
              <w:t>7</w:t>
            </w:r>
          </w:p>
        </w:tc>
        <w:tc>
          <w:tcPr>
            <w:tcW w:w="2265" w:type="dxa"/>
          </w:tcPr>
          <w:p w14:paraId="3D7A452E" w14:textId="744F2CE1" w:rsidR="1B7F56EA" w:rsidRDefault="1B7F56EA">
            <w:pPr>
              <w:jc w:val="center"/>
              <w:rPr>
                <w:sz w:val="20"/>
                <w:szCs w:val="20"/>
                <w:lang w:val="en-US"/>
              </w:rPr>
              <w:pPrChange w:id="666" w:author="Unknown" w:date="2023-12-07T11:26:00Z">
                <w:pPr/>
              </w:pPrChange>
            </w:pPr>
            <w:r w:rsidRPr="009F2D93">
              <w:rPr>
                <w:sz w:val="20"/>
                <w:szCs w:val="20"/>
                <w:lang w:val="en-US"/>
              </w:rPr>
              <w:t>99.02</w:t>
            </w:r>
          </w:p>
        </w:tc>
        <w:tc>
          <w:tcPr>
            <w:tcW w:w="2265" w:type="dxa"/>
          </w:tcPr>
          <w:p w14:paraId="00572CE3" w14:textId="09F1C28F" w:rsidR="1B7F56EA" w:rsidRDefault="1B7F56EA" w:rsidP="2EABC22C">
            <w:pPr>
              <w:jc w:val="center"/>
              <w:rPr>
                <w:sz w:val="20"/>
                <w:szCs w:val="20"/>
                <w:lang w:val="en-US"/>
              </w:rPr>
            </w:pPr>
          </w:p>
          <w:p w14:paraId="7998272F" w14:textId="14DBAFAA" w:rsidR="1B7F56EA" w:rsidRPr="009F2D93" w:rsidRDefault="17E5DEF0" w:rsidP="2EABC22C">
            <w:pPr>
              <w:jc w:val="center"/>
              <w:rPr>
                <w:sz w:val="20"/>
                <w:szCs w:val="20"/>
                <w:lang w:val="en-US"/>
              </w:rPr>
            </w:pPr>
            <w:r w:rsidRPr="2EABC22C">
              <w:rPr>
                <w:sz w:val="20"/>
                <w:szCs w:val="20"/>
                <w:lang w:val="en-US"/>
              </w:rPr>
              <w:t>6</w:t>
            </w:r>
          </w:p>
        </w:tc>
      </w:tr>
      <w:tr w:rsidR="13A251B7" w14:paraId="302626CB" w14:textId="77777777" w:rsidTr="2EABC22C">
        <w:trPr>
          <w:trHeight w:val="300"/>
        </w:trPr>
        <w:tc>
          <w:tcPr>
            <w:tcW w:w="2265" w:type="dxa"/>
          </w:tcPr>
          <w:p w14:paraId="43DDB00E" w14:textId="6C46EA29" w:rsidR="6427BA33" w:rsidRDefault="6427BA33">
            <w:pPr>
              <w:jc w:val="center"/>
              <w:rPr>
                <w:sz w:val="20"/>
                <w:szCs w:val="20"/>
                <w:lang w:val="en-US"/>
              </w:rPr>
              <w:pPrChange w:id="667" w:author="Unknown" w:date="2023-12-07T11:26:00Z">
                <w:pPr/>
              </w:pPrChange>
            </w:pPr>
            <w:proofErr w:type="spellStart"/>
            <w:r w:rsidRPr="13A251B7">
              <w:rPr>
                <w:sz w:val="20"/>
                <w:szCs w:val="20"/>
                <w:lang w:val="en-US"/>
                <w:rPrChange w:id="668" w:author="Bertotto, Mercedes [2]" w:date="2023-12-07T11:24:00Z">
                  <w:rPr>
                    <w:sz w:val="24"/>
                    <w:szCs w:val="24"/>
                    <w:lang w:val="en-US"/>
                  </w:rPr>
                </w:rPrChange>
              </w:rPr>
              <w:t>Provine</w:t>
            </w:r>
            <w:proofErr w:type="spellEnd"/>
          </w:p>
        </w:tc>
        <w:tc>
          <w:tcPr>
            <w:tcW w:w="2265" w:type="dxa"/>
          </w:tcPr>
          <w:p w14:paraId="33C31913" w14:textId="21616D72" w:rsidR="6427BA33" w:rsidRDefault="6427BA33">
            <w:pPr>
              <w:jc w:val="center"/>
              <w:rPr>
                <w:sz w:val="20"/>
                <w:szCs w:val="20"/>
                <w:lang w:val="en-US"/>
              </w:rPr>
              <w:pPrChange w:id="669" w:author="Unknown" w:date="2023-12-07T11:26:00Z">
                <w:pPr/>
              </w:pPrChange>
            </w:pPr>
            <w:r w:rsidRPr="13A251B7">
              <w:rPr>
                <w:sz w:val="20"/>
                <w:szCs w:val="20"/>
                <w:lang w:val="en-US"/>
                <w:rPrChange w:id="670" w:author="Bertotto, Mercedes [2]" w:date="2023-12-07T11:24:00Z">
                  <w:rPr>
                    <w:sz w:val="24"/>
                    <w:szCs w:val="24"/>
                    <w:lang w:val="en-US"/>
                  </w:rPr>
                </w:rPrChange>
              </w:rPr>
              <w:t>8</w:t>
            </w:r>
          </w:p>
        </w:tc>
        <w:tc>
          <w:tcPr>
            <w:tcW w:w="2265" w:type="dxa"/>
          </w:tcPr>
          <w:p w14:paraId="06C7B6EE" w14:textId="19D07B96" w:rsidR="6427BA33" w:rsidRDefault="6427BA33">
            <w:pPr>
              <w:jc w:val="center"/>
              <w:rPr>
                <w:sz w:val="20"/>
                <w:szCs w:val="20"/>
                <w:lang w:val="en-US"/>
              </w:rPr>
              <w:pPrChange w:id="671" w:author="Unknown" w:date="2023-12-07T11:26:00Z">
                <w:pPr/>
              </w:pPrChange>
            </w:pPr>
            <w:r w:rsidRPr="13A251B7">
              <w:rPr>
                <w:sz w:val="20"/>
                <w:szCs w:val="20"/>
                <w:lang w:val="en-US"/>
                <w:rPrChange w:id="672" w:author="Bertotto, Mercedes [2]" w:date="2023-12-07T11:24:00Z">
                  <w:rPr>
                    <w:sz w:val="24"/>
                    <w:szCs w:val="24"/>
                    <w:lang w:val="en-US"/>
                  </w:rPr>
                </w:rPrChange>
              </w:rPr>
              <w:t>99.13</w:t>
            </w:r>
          </w:p>
        </w:tc>
        <w:tc>
          <w:tcPr>
            <w:tcW w:w="2265" w:type="dxa"/>
          </w:tcPr>
          <w:p w14:paraId="6B54C1E4" w14:textId="3DCD90DD" w:rsidR="6427BA33" w:rsidRDefault="6427BA33">
            <w:pPr>
              <w:jc w:val="center"/>
              <w:rPr>
                <w:sz w:val="20"/>
                <w:szCs w:val="20"/>
                <w:lang w:val="en-US"/>
              </w:rPr>
              <w:pPrChange w:id="673" w:author="Unknown" w:date="2023-12-07T11:26:00Z">
                <w:pPr/>
              </w:pPrChange>
            </w:pPr>
          </w:p>
          <w:p w14:paraId="36954807" w14:textId="19075E34" w:rsidR="6427BA33" w:rsidRDefault="57D54CF6" w:rsidP="2EABC22C">
            <w:pPr>
              <w:jc w:val="center"/>
              <w:rPr>
                <w:sz w:val="20"/>
                <w:szCs w:val="20"/>
                <w:lang w:val="en-US"/>
              </w:rPr>
            </w:pPr>
            <w:r w:rsidRPr="2EABC22C">
              <w:rPr>
                <w:sz w:val="20"/>
                <w:szCs w:val="20"/>
                <w:lang w:val="en-US"/>
              </w:rPr>
              <w:t>4</w:t>
            </w:r>
          </w:p>
        </w:tc>
      </w:tr>
    </w:tbl>
    <w:p w14:paraId="3B857153" w14:textId="411EEE35" w:rsidR="13A251B7" w:rsidRDefault="13A251B7">
      <w:pPr>
        <w:spacing w:after="0" w:line="240" w:lineRule="auto"/>
        <w:jc w:val="both"/>
        <w:rPr>
          <w:rPrChange w:id="674" w:author="Bertotto, Mercedes [2]" w:date="2023-12-07T09:27:00Z">
            <w:rPr>
              <w:b/>
              <w:bCs/>
              <w:sz w:val="24"/>
              <w:szCs w:val="24"/>
              <w:lang w:val="en-US"/>
            </w:rPr>
          </w:rPrChange>
        </w:rPr>
        <w:pPrChange w:id="675" w:author="Bertotto, Mercedes [2]" w:date="2023-12-07T10:27:00Z">
          <w:pPr/>
        </w:pPrChange>
      </w:pPr>
    </w:p>
    <w:p w14:paraId="5913997C" w14:textId="3AE2AD7E" w:rsidR="13A251B7" w:rsidDel="003A513D" w:rsidRDefault="13A251B7" w:rsidP="003A513D">
      <w:pPr>
        <w:jc w:val="both"/>
        <w:rPr>
          <w:del w:id="676" w:author="Bertotto, Mercedes" w:date="2024-01-16T13:16:00Z"/>
        </w:rPr>
      </w:pPr>
    </w:p>
    <w:p w14:paraId="31D7AB32" w14:textId="55FEB604" w:rsidR="57D52111" w:rsidDel="003A513D" w:rsidRDefault="57D52111" w:rsidP="13A251B7">
      <w:pPr>
        <w:jc w:val="both"/>
        <w:rPr>
          <w:del w:id="677" w:author="Bertotto, Mercedes" w:date="2024-01-16T13:16:00Z"/>
        </w:rPr>
      </w:pPr>
      <w:del w:id="678" w:author="Bertotto, Mercedes" w:date="2024-01-16T13:16:00Z">
        <w:r w:rsidDel="003A513D">
          <w:rPr>
            <w:noProof/>
          </w:rPr>
          <w:lastRenderedPageBreak/>
          <w:drawing>
            <wp:inline distT="0" distB="0" distL="0" distR="0" wp14:anchorId="017910B2" wp14:editId="685AEA80">
              <wp:extent cx="6405490" cy="3876623"/>
              <wp:effectExtent l="0" t="0" r="0" b="0"/>
              <wp:docPr id="812820307" name="Picture 81282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l="6260" r="8025"/>
                      <a:stretch>
                        <a:fillRect/>
                      </a:stretch>
                    </pic:blipFill>
                    <pic:spPr>
                      <a:xfrm>
                        <a:off x="0" y="0"/>
                        <a:ext cx="6405490" cy="3876623"/>
                      </a:xfrm>
                      <a:prstGeom prst="rect">
                        <a:avLst/>
                      </a:prstGeom>
                    </pic:spPr>
                  </pic:pic>
                </a:graphicData>
              </a:graphic>
            </wp:inline>
          </w:drawing>
        </w:r>
      </w:del>
    </w:p>
    <w:p w14:paraId="79CAFA8E" w14:textId="2799A7FF" w:rsidR="13A251B7" w:rsidDel="003A513D" w:rsidRDefault="13A251B7" w:rsidP="003A513D">
      <w:pPr>
        <w:jc w:val="both"/>
        <w:rPr>
          <w:del w:id="679" w:author="Bertotto, Mercedes" w:date="2024-01-16T13:16:00Z"/>
        </w:rPr>
      </w:pPr>
    </w:p>
    <w:p w14:paraId="5991B3D4" w14:textId="30F854A2" w:rsidR="0DD4302A" w:rsidDel="003A513D" w:rsidRDefault="0DD4302A" w:rsidP="003A513D">
      <w:pPr>
        <w:jc w:val="both"/>
        <w:rPr>
          <w:del w:id="680" w:author="Bertotto, Mercedes" w:date="2024-01-16T13:16:00Z"/>
        </w:rPr>
      </w:pPr>
      <w:del w:id="681" w:author="Bertotto, Mercedes" w:date="2024-01-16T13:16:00Z">
        <w:r w:rsidDel="003A513D">
          <w:delText>Cappricia</w:delText>
        </w:r>
      </w:del>
    </w:p>
    <w:p w14:paraId="1AF3B28B" w14:textId="41D39781" w:rsidR="13A251B7" w:rsidDel="003A513D" w:rsidRDefault="13A251B7" w:rsidP="13A251B7">
      <w:pPr>
        <w:jc w:val="both"/>
        <w:rPr>
          <w:del w:id="682" w:author="Bertotto, Mercedes" w:date="2024-01-16T13:16:00Z"/>
        </w:rPr>
      </w:pPr>
    </w:p>
    <w:p w14:paraId="7FD05668" w14:textId="104B22A1" w:rsidR="22D8E81A" w:rsidDel="003A513D" w:rsidRDefault="22D8E81A" w:rsidP="13A251B7">
      <w:pPr>
        <w:jc w:val="both"/>
        <w:rPr>
          <w:del w:id="683" w:author="Bertotto, Mercedes" w:date="2024-01-16T13:16:00Z"/>
        </w:rPr>
      </w:pPr>
      <w:del w:id="684" w:author="Bertotto, Mercedes" w:date="2024-01-16T13:16:00Z">
        <w:r w:rsidDel="003A513D">
          <w:rPr>
            <w:noProof/>
          </w:rPr>
          <w:drawing>
            <wp:inline distT="0" distB="0" distL="0" distR="0" wp14:anchorId="5C3DAEB8" wp14:editId="2969B1CF">
              <wp:extent cx="6219925" cy="3709104"/>
              <wp:effectExtent l="0" t="0" r="0" b="0"/>
              <wp:docPr id="20840432" name="Picture 2084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l="5748" r="7261"/>
                      <a:stretch>
                        <a:fillRect/>
                      </a:stretch>
                    </pic:blipFill>
                    <pic:spPr>
                      <a:xfrm>
                        <a:off x="0" y="0"/>
                        <a:ext cx="6219925" cy="3709104"/>
                      </a:xfrm>
                      <a:prstGeom prst="rect">
                        <a:avLst/>
                      </a:prstGeom>
                    </pic:spPr>
                  </pic:pic>
                </a:graphicData>
              </a:graphic>
            </wp:inline>
          </w:drawing>
        </w:r>
      </w:del>
    </w:p>
    <w:p w14:paraId="4D7511D9" w14:textId="2D7C23B3" w:rsidR="13A251B7" w:rsidDel="003A513D" w:rsidRDefault="13A251B7" w:rsidP="13A251B7">
      <w:pPr>
        <w:jc w:val="both"/>
        <w:rPr>
          <w:del w:id="685" w:author="Bertotto, Mercedes" w:date="2024-01-16T13:16:00Z"/>
        </w:rPr>
      </w:pPr>
    </w:p>
    <w:p w14:paraId="76590DA5" w14:textId="0E726020" w:rsidR="13A251B7" w:rsidDel="003A513D" w:rsidRDefault="13A251B7" w:rsidP="13A251B7">
      <w:pPr>
        <w:jc w:val="both"/>
        <w:rPr>
          <w:del w:id="686" w:author="Bertotto, Mercedes" w:date="2024-01-16T13:16:00Z"/>
        </w:rPr>
      </w:pPr>
    </w:p>
    <w:p w14:paraId="281D00A5" w14:textId="54DE53C9" w:rsidR="13A251B7" w:rsidDel="003A513D" w:rsidRDefault="13A251B7" w:rsidP="13A251B7">
      <w:pPr>
        <w:jc w:val="both"/>
        <w:rPr>
          <w:del w:id="687" w:author="Bertotto, Mercedes" w:date="2024-01-16T13:16:00Z"/>
        </w:rPr>
      </w:pPr>
    </w:p>
    <w:p w14:paraId="18298796" w14:textId="70412DA5" w:rsidR="13A251B7" w:rsidDel="003A513D" w:rsidRDefault="13A251B7" w:rsidP="13A251B7">
      <w:pPr>
        <w:jc w:val="both"/>
        <w:rPr>
          <w:del w:id="688" w:author="Bertotto, Mercedes" w:date="2024-01-16T13:16:00Z"/>
        </w:rPr>
      </w:pPr>
    </w:p>
    <w:p w14:paraId="169CCBBD" w14:textId="613C18A3" w:rsidR="63507172" w:rsidDel="003A513D" w:rsidRDefault="63507172" w:rsidP="13A251B7">
      <w:pPr>
        <w:jc w:val="both"/>
        <w:rPr>
          <w:del w:id="689" w:author="Bertotto, Mercedes" w:date="2024-01-16T13:16:00Z"/>
        </w:rPr>
      </w:pPr>
      <w:del w:id="690" w:author="Bertotto, Mercedes" w:date="2024-01-16T13:16:00Z">
        <w:r w:rsidDel="003A513D">
          <w:delText>Provine</w:delText>
        </w:r>
      </w:del>
    </w:p>
    <w:p w14:paraId="03855A27" w14:textId="2A4C190B" w:rsidR="000A61C7" w:rsidDel="003A513D" w:rsidRDefault="000A61C7" w:rsidP="13A251B7">
      <w:pPr>
        <w:jc w:val="both"/>
        <w:rPr>
          <w:del w:id="691" w:author="Bertotto, Mercedes" w:date="2024-01-16T13:16:00Z"/>
        </w:rPr>
      </w:pPr>
      <w:del w:id="692" w:author="Bertotto, Mercedes" w:date="2024-01-16T13:16:00Z">
        <w:r w:rsidDel="003A513D">
          <w:rPr>
            <w:noProof/>
          </w:rPr>
          <w:drawing>
            <wp:inline distT="0" distB="0" distL="0" distR="0" wp14:anchorId="0A6652B2" wp14:editId="09715FAC">
              <wp:extent cx="5760720" cy="2991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91485"/>
                      </a:xfrm>
                      <a:prstGeom prst="rect">
                        <a:avLst/>
                      </a:prstGeom>
                    </pic:spPr>
                  </pic:pic>
                </a:graphicData>
              </a:graphic>
            </wp:inline>
          </w:drawing>
        </w:r>
      </w:del>
    </w:p>
    <w:p w14:paraId="54EF63A7" w14:textId="44699429" w:rsidR="000A61C7" w:rsidDel="003A513D" w:rsidRDefault="000A61C7" w:rsidP="13A251B7">
      <w:pPr>
        <w:jc w:val="both"/>
        <w:rPr>
          <w:del w:id="693" w:author="Bertotto, Mercedes" w:date="2024-01-16T13:16:00Z"/>
        </w:rPr>
      </w:pPr>
    </w:p>
    <w:p w14:paraId="5D8CBF93" w14:textId="2165C895" w:rsidR="13A251B7" w:rsidDel="003A513D" w:rsidRDefault="13A251B7" w:rsidP="13A251B7">
      <w:pPr>
        <w:jc w:val="both"/>
        <w:rPr>
          <w:del w:id="694" w:author="Bertotto, Mercedes" w:date="2024-01-16T13:16:00Z"/>
        </w:rPr>
      </w:pPr>
    </w:p>
    <w:p w14:paraId="6100F6BB" w14:textId="58CCADE1" w:rsidR="63507172" w:rsidDel="003A513D" w:rsidRDefault="63507172" w:rsidP="13A251B7">
      <w:pPr>
        <w:jc w:val="both"/>
        <w:rPr>
          <w:del w:id="695" w:author="Bertotto, Mercedes" w:date="2024-01-16T13:16:00Z"/>
        </w:rPr>
      </w:pPr>
    </w:p>
    <w:p w14:paraId="16A2AE87" w14:textId="3F3781F5" w:rsidR="003A513D" w:rsidDel="003A513D" w:rsidRDefault="003A513D" w:rsidP="13A251B7">
      <w:pPr>
        <w:jc w:val="both"/>
        <w:rPr>
          <w:del w:id="696" w:author="Bertotto, Mercedes" w:date="2024-01-16T13:16:00Z"/>
        </w:rPr>
      </w:pPr>
    </w:p>
    <w:p w14:paraId="234CB7D9" w14:textId="4F815916" w:rsidR="003A513D" w:rsidDel="003A513D" w:rsidRDefault="003A513D" w:rsidP="13A251B7">
      <w:pPr>
        <w:jc w:val="both"/>
        <w:rPr>
          <w:del w:id="697" w:author="Bertotto, Mercedes" w:date="2024-01-16T13:16:00Z"/>
        </w:rPr>
      </w:pPr>
    </w:p>
    <w:p w14:paraId="594C09FB" w14:textId="5F3106A7" w:rsidR="13A251B7" w:rsidRPr="003A513D" w:rsidRDefault="13A251B7" w:rsidP="2BEA7E68">
      <w:pPr>
        <w:spacing w:after="0" w:line="240" w:lineRule="auto"/>
        <w:jc w:val="both"/>
        <w:rPr>
          <w:sz w:val="24"/>
          <w:szCs w:val="24"/>
        </w:rPr>
      </w:pPr>
    </w:p>
    <w:p w14:paraId="7C107A2A" w14:textId="77777777" w:rsidR="003A513D" w:rsidRDefault="003A513D" w:rsidP="2BEA7E68">
      <w:pPr>
        <w:spacing w:after="0" w:line="240" w:lineRule="auto"/>
        <w:jc w:val="both"/>
        <w:rPr>
          <w:ins w:id="698" w:author="Bertotto, Mercedes" w:date="2024-01-16T13:16:00Z"/>
          <w:sz w:val="24"/>
          <w:szCs w:val="24"/>
          <w:lang w:val="en-US"/>
        </w:rPr>
      </w:pPr>
    </w:p>
    <w:p w14:paraId="34AAFF08" w14:textId="77777777" w:rsidR="003A513D" w:rsidRDefault="003A513D" w:rsidP="2BEA7E68">
      <w:pPr>
        <w:spacing w:after="0" w:line="240" w:lineRule="auto"/>
        <w:jc w:val="both"/>
        <w:rPr>
          <w:ins w:id="699" w:author="Bertotto, Mercedes" w:date="2024-01-16T13:16:00Z"/>
          <w:sz w:val="24"/>
          <w:szCs w:val="24"/>
          <w:lang w:val="en-US"/>
        </w:rPr>
      </w:pPr>
    </w:p>
    <w:p w14:paraId="0376D72C" w14:textId="77777777" w:rsidR="003A513D" w:rsidRDefault="003A513D" w:rsidP="2BEA7E68">
      <w:pPr>
        <w:spacing w:after="0" w:line="240" w:lineRule="auto"/>
        <w:jc w:val="both"/>
        <w:rPr>
          <w:ins w:id="700" w:author="Bertotto, Mercedes" w:date="2024-01-16T13:16:00Z"/>
          <w:sz w:val="24"/>
          <w:szCs w:val="24"/>
          <w:lang w:val="en-US"/>
        </w:rPr>
      </w:pPr>
    </w:p>
    <w:p w14:paraId="0795D153" w14:textId="77777777" w:rsidR="003A513D" w:rsidRDefault="003A513D" w:rsidP="2BEA7E68">
      <w:pPr>
        <w:spacing w:after="0" w:line="240" w:lineRule="auto"/>
        <w:jc w:val="both"/>
        <w:rPr>
          <w:ins w:id="701" w:author="Bertotto, Mercedes" w:date="2024-01-16T13:16:00Z"/>
          <w:sz w:val="24"/>
          <w:szCs w:val="24"/>
          <w:lang w:val="en-US"/>
        </w:rPr>
      </w:pPr>
    </w:p>
    <w:p w14:paraId="269323D1" w14:textId="77777777" w:rsidR="003A513D" w:rsidRDefault="003A513D" w:rsidP="2BEA7E68">
      <w:pPr>
        <w:spacing w:after="0" w:line="240" w:lineRule="auto"/>
        <w:jc w:val="both"/>
        <w:rPr>
          <w:ins w:id="702" w:author="Bertotto, Mercedes" w:date="2024-01-16T13:16:00Z"/>
          <w:sz w:val="24"/>
          <w:szCs w:val="24"/>
          <w:lang w:val="en-US"/>
        </w:rPr>
      </w:pPr>
    </w:p>
    <w:p w14:paraId="6BE49525" w14:textId="5F6F2D00" w:rsidR="003A513D" w:rsidRDefault="003A513D" w:rsidP="2BEA7E68">
      <w:pPr>
        <w:spacing w:after="0" w:line="240" w:lineRule="auto"/>
        <w:jc w:val="both"/>
        <w:rPr>
          <w:ins w:id="703" w:author="Bertotto, Mercedes" w:date="2024-01-16T13:16:00Z"/>
          <w:sz w:val="24"/>
          <w:szCs w:val="24"/>
          <w:lang w:val="en-US"/>
        </w:rPr>
      </w:pPr>
      <w:proofErr w:type="spellStart"/>
      <w:ins w:id="704" w:author="Bertotto, Mercedes" w:date="2024-01-16T13:16:00Z">
        <w:r>
          <w:rPr>
            <w:sz w:val="24"/>
            <w:szCs w:val="24"/>
            <w:lang w:val="en-US"/>
          </w:rPr>
          <w:t>Provine</w:t>
        </w:r>
        <w:proofErr w:type="spellEnd"/>
      </w:ins>
    </w:p>
    <w:p w14:paraId="471E38E8" w14:textId="2BFD71AF" w:rsidR="003A513D" w:rsidRDefault="003A513D" w:rsidP="2BEA7E68">
      <w:pPr>
        <w:spacing w:after="0" w:line="240" w:lineRule="auto"/>
        <w:jc w:val="both"/>
        <w:rPr>
          <w:ins w:id="705" w:author="Bertotto, Mercedes" w:date="2024-01-16T13:16:00Z"/>
          <w:sz w:val="24"/>
          <w:szCs w:val="24"/>
          <w:lang w:val="en-US"/>
        </w:rPr>
      </w:pPr>
    </w:p>
    <w:p w14:paraId="34FF00B8" w14:textId="6B59E3EF" w:rsidR="003A513D" w:rsidRDefault="003A513D" w:rsidP="2BEA7E68">
      <w:pPr>
        <w:spacing w:after="0" w:line="240" w:lineRule="auto"/>
        <w:jc w:val="both"/>
        <w:rPr>
          <w:ins w:id="706" w:author="Bertotto, Mercedes" w:date="2024-01-16T13:16:00Z"/>
          <w:sz w:val="24"/>
          <w:szCs w:val="24"/>
          <w:lang w:val="en-US"/>
        </w:rPr>
      </w:pPr>
    </w:p>
    <w:p w14:paraId="51A1DFAD" w14:textId="77777777" w:rsidR="003A513D" w:rsidRDefault="003A513D" w:rsidP="2BEA7E68">
      <w:pPr>
        <w:spacing w:after="0" w:line="240" w:lineRule="auto"/>
        <w:jc w:val="both"/>
        <w:rPr>
          <w:ins w:id="707" w:author="Bertotto, Mercedes" w:date="2024-01-16T13:16:00Z"/>
          <w:sz w:val="24"/>
          <w:szCs w:val="24"/>
          <w:lang w:val="en-US"/>
        </w:rPr>
      </w:pPr>
    </w:p>
    <w:p w14:paraId="52D6527E" w14:textId="77777777" w:rsidR="003A513D" w:rsidRDefault="003A513D" w:rsidP="2BEA7E68">
      <w:pPr>
        <w:spacing w:after="0" w:line="240" w:lineRule="auto"/>
        <w:jc w:val="both"/>
        <w:rPr>
          <w:ins w:id="708" w:author="Bertotto, Mercedes" w:date="2024-01-16T13:16:00Z"/>
          <w:sz w:val="24"/>
          <w:szCs w:val="24"/>
          <w:lang w:val="en-US"/>
        </w:rPr>
      </w:pPr>
    </w:p>
    <w:p w14:paraId="555B0519" w14:textId="77777777" w:rsidR="003A513D" w:rsidRDefault="003A513D" w:rsidP="2BEA7E68">
      <w:pPr>
        <w:spacing w:after="0" w:line="240" w:lineRule="auto"/>
        <w:jc w:val="both"/>
        <w:rPr>
          <w:ins w:id="709" w:author="Bertotto, Mercedes" w:date="2024-01-16T13:16:00Z"/>
          <w:sz w:val="24"/>
          <w:szCs w:val="24"/>
          <w:lang w:val="en-US"/>
        </w:rPr>
      </w:pPr>
    </w:p>
    <w:p w14:paraId="55C80A19" w14:textId="0712A3D5" w:rsidR="003A513D" w:rsidRDefault="000C3731" w:rsidP="2BEA7E68">
      <w:pPr>
        <w:spacing w:after="0" w:line="240" w:lineRule="auto"/>
        <w:jc w:val="both"/>
        <w:rPr>
          <w:ins w:id="710" w:author="Bertotto, Mercedes" w:date="2024-01-17T11:01:00Z"/>
          <w:sz w:val="24"/>
          <w:szCs w:val="24"/>
          <w:lang w:val="en-US"/>
        </w:rPr>
      </w:pPr>
      <w:ins w:id="711" w:author="Bertotto, Mercedes" w:date="2024-01-17T10:54:00Z">
        <w:r>
          <w:rPr>
            <w:noProof/>
            <w:sz w:val="24"/>
            <w:szCs w:val="24"/>
            <w:lang w:val="en-US"/>
          </w:rPr>
          <w:lastRenderedPageBreak/>
          <w:drawing>
            <wp:inline distT="0" distB="0" distL="0" distR="0" wp14:anchorId="6EE7F3ED" wp14:editId="65263D82">
              <wp:extent cx="5760720" cy="3018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018155"/>
                      </a:xfrm>
                      <a:prstGeom prst="rect">
                        <a:avLst/>
                      </a:prstGeom>
                      <a:noFill/>
                      <a:ln>
                        <a:noFill/>
                      </a:ln>
                    </pic:spPr>
                  </pic:pic>
                </a:graphicData>
              </a:graphic>
            </wp:inline>
          </w:drawing>
        </w:r>
      </w:ins>
    </w:p>
    <w:p w14:paraId="4CDB8BA6" w14:textId="77777777" w:rsidR="00403F00" w:rsidRDefault="00403F00" w:rsidP="2BEA7E68">
      <w:pPr>
        <w:spacing w:after="0" w:line="240" w:lineRule="auto"/>
        <w:jc w:val="both"/>
        <w:rPr>
          <w:ins w:id="712" w:author="Bertotto, Mercedes" w:date="2024-01-17T11:01:00Z"/>
          <w:sz w:val="24"/>
          <w:szCs w:val="24"/>
          <w:lang w:val="en-US"/>
        </w:rPr>
      </w:pPr>
    </w:p>
    <w:p w14:paraId="62ECA9E9" w14:textId="495098D5" w:rsidR="00403F00" w:rsidRDefault="00403F00" w:rsidP="2BEA7E68">
      <w:pPr>
        <w:spacing w:after="0" w:line="240" w:lineRule="auto"/>
        <w:jc w:val="both"/>
        <w:rPr>
          <w:ins w:id="713" w:author="Bertotto, Mercedes" w:date="2024-01-16T13:16:00Z"/>
          <w:sz w:val="24"/>
          <w:szCs w:val="24"/>
          <w:lang w:val="en-US"/>
        </w:rPr>
      </w:pPr>
      <w:ins w:id="714" w:author="Bertotto, Mercedes" w:date="2024-01-17T11:01:00Z">
        <w:r>
          <w:rPr>
            <w:noProof/>
            <w:sz w:val="24"/>
            <w:szCs w:val="24"/>
            <w:lang w:val="en-US"/>
          </w:rPr>
          <w:drawing>
            <wp:inline distT="0" distB="0" distL="0" distR="0" wp14:anchorId="2A993D88" wp14:editId="715A7073">
              <wp:extent cx="5381625" cy="571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1625" cy="571500"/>
                      </a:xfrm>
                      <a:prstGeom prst="rect">
                        <a:avLst/>
                      </a:prstGeom>
                      <a:noFill/>
                      <a:ln>
                        <a:noFill/>
                      </a:ln>
                    </pic:spPr>
                  </pic:pic>
                </a:graphicData>
              </a:graphic>
            </wp:inline>
          </w:drawing>
        </w:r>
      </w:ins>
    </w:p>
    <w:p w14:paraId="3B410C2C" w14:textId="77777777" w:rsidR="003A513D" w:rsidRDefault="003A513D" w:rsidP="2BEA7E68">
      <w:pPr>
        <w:spacing w:after="0" w:line="240" w:lineRule="auto"/>
        <w:jc w:val="both"/>
        <w:rPr>
          <w:ins w:id="715" w:author="Bertotto, Mercedes" w:date="2024-01-16T13:16:00Z"/>
          <w:sz w:val="24"/>
          <w:szCs w:val="24"/>
          <w:lang w:val="en-US"/>
        </w:rPr>
      </w:pPr>
    </w:p>
    <w:p w14:paraId="6A31EE4F" w14:textId="39F1DB33" w:rsidR="003A513D" w:rsidRDefault="003A513D" w:rsidP="2BEA7E68">
      <w:pPr>
        <w:spacing w:after="0" w:line="240" w:lineRule="auto"/>
        <w:jc w:val="both"/>
        <w:rPr>
          <w:ins w:id="716" w:author="Bertotto, Mercedes" w:date="2024-01-16T13:16:00Z"/>
          <w:sz w:val="24"/>
          <w:szCs w:val="24"/>
          <w:lang w:val="en-US"/>
        </w:rPr>
      </w:pPr>
      <w:ins w:id="717" w:author="Bertotto, Mercedes" w:date="2024-01-16T13:20:00Z">
        <w:r>
          <w:rPr>
            <w:noProof/>
          </w:rPr>
          <w:drawing>
            <wp:inline distT="0" distB="0" distL="0" distR="0" wp14:anchorId="0E72F6D1" wp14:editId="5FDF8F58">
              <wp:extent cx="6347675" cy="3296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52402" cy="3298740"/>
                      </a:xfrm>
                      <a:prstGeom prst="rect">
                        <a:avLst/>
                      </a:prstGeom>
                    </pic:spPr>
                  </pic:pic>
                </a:graphicData>
              </a:graphic>
            </wp:inline>
          </w:drawing>
        </w:r>
      </w:ins>
    </w:p>
    <w:p w14:paraId="2F354F73" w14:textId="77777777" w:rsidR="003A513D" w:rsidRDefault="003A513D" w:rsidP="2BEA7E68">
      <w:pPr>
        <w:spacing w:after="0" w:line="240" w:lineRule="auto"/>
        <w:jc w:val="both"/>
        <w:rPr>
          <w:ins w:id="718" w:author="Bertotto, Mercedes" w:date="2024-01-16T13:20:00Z"/>
          <w:sz w:val="24"/>
          <w:szCs w:val="24"/>
          <w:lang w:val="en-US"/>
        </w:rPr>
      </w:pPr>
    </w:p>
    <w:p w14:paraId="00C8EF44" w14:textId="77777777" w:rsidR="003A513D" w:rsidRDefault="003A513D" w:rsidP="2BEA7E68">
      <w:pPr>
        <w:spacing w:after="0" w:line="240" w:lineRule="auto"/>
        <w:jc w:val="both"/>
        <w:rPr>
          <w:ins w:id="719" w:author="Bertotto, Mercedes" w:date="2024-01-16T13:20:00Z"/>
          <w:sz w:val="24"/>
          <w:szCs w:val="24"/>
          <w:lang w:val="en-US"/>
        </w:rPr>
      </w:pPr>
    </w:p>
    <w:p w14:paraId="6D15677F" w14:textId="4223C4D3" w:rsidR="4F6E413D" w:rsidRPr="00A94946" w:rsidDel="008B4122" w:rsidRDefault="4F6E413D" w:rsidP="2BEA7E68">
      <w:pPr>
        <w:spacing w:after="0" w:line="240" w:lineRule="auto"/>
        <w:jc w:val="both"/>
        <w:rPr>
          <w:del w:id="720" w:author="Bertotto, Mercedes" w:date="2024-01-18T12:33:00Z"/>
          <w:sz w:val="24"/>
          <w:szCs w:val="24"/>
          <w:lang w:val="en-US"/>
          <w:rPrChange w:id="721" w:author="Villiers, Hendrik de" w:date="2023-12-09T20:40:00Z">
            <w:rPr>
              <w:del w:id="722" w:author="Bertotto, Mercedes" w:date="2024-01-18T12:33:00Z"/>
              <w:sz w:val="24"/>
              <w:szCs w:val="24"/>
            </w:rPr>
          </w:rPrChange>
        </w:rPr>
      </w:pPr>
      <w:r w:rsidRPr="00A070B6">
        <w:rPr>
          <w:sz w:val="24"/>
          <w:szCs w:val="24"/>
          <w:lang w:val="en-US"/>
        </w:rPr>
        <w:t xml:space="preserve">The Loadings Plots shown in Figure show  that there is </w:t>
      </w:r>
      <w:commentRangeStart w:id="723"/>
      <w:r w:rsidRPr="00A070B6">
        <w:rPr>
          <w:sz w:val="24"/>
          <w:szCs w:val="24"/>
          <w:lang w:val="en-US"/>
        </w:rPr>
        <w:t xml:space="preserve">no notable difference between varieties </w:t>
      </w:r>
      <w:commentRangeEnd w:id="723"/>
      <w:r w:rsidR="00170365">
        <w:rPr>
          <w:rStyle w:val="CommentReference"/>
        </w:rPr>
        <w:commentReference w:id="723"/>
      </w:r>
      <w:r w:rsidRPr="2BEA7E68">
        <w:rPr>
          <w:sz w:val="24"/>
          <w:szCs w:val="24"/>
          <w:lang w:val="en-US"/>
          <w:rPrChange w:id="724" w:author="Villiers, Hendrik de" w:date="2023-12-09T20:40:00Z">
            <w:rPr>
              <w:sz w:val="24"/>
              <w:szCs w:val="24"/>
            </w:rPr>
          </w:rPrChange>
        </w:rPr>
        <w:t>in PC1 and PC2</w:t>
      </w:r>
      <w:ins w:id="725" w:author="Bertotto, Mercedes" w:date="2024-01-18T12:33:00Z">
        <w:r w:rsidR="00A070B6">
          <w:rPr>
            <w:sz w:val="24"/>
            <w:szCs w:val="24"/>
            <w:lang w:val="en-US"/>
          </w:rPr>
          <w:t>.</w:t>
        </w:r>
      </w:ins>
      <w:r w:rsidRPr="2BEA7E68">
        <w:rPr>
          <w:sz w:val="24"/>
          <w:szCs w:val="24"/>
          <w:lang w:val="en-US"/>
          <w:rPrChange w:id="726" w:author="Villiers, Hendrik de" w:date="2023-12-09T20:40:00Z">
            <w:rPr>
              <w:sz w:val="24"/>
              <w:szCs w:val="24"/>
            </w:rPr>
          </w:rPrChange>
        </w:rPr>
        <w:t xml:space="preserve"> However, PC3 is </w:t>
      </w:r>
      <w:r w:rsidR="00AB5408" w:rsidRPr="2BEA7E68">
        <w:rPr>
          <w:sz w:val="24"/>
          <w:szCs w:val="24"/>
          <w:lang w:val="en-US"/>
        </w:rPr>
        <w:t>markedly</w:t>
      </w:r>
      <w:r w:rsidR="00AB5408" w:rsidRPr="2BEA7E68">
        <w:rPr>
          <w:sz w:val="24"/>
          <w:szCs w:val="24"/>
          <w:lang w:val="en-US"/>
          <w:rPrChange w:id="727" w:author="Villiers, Hendrik de" w:date="2023-12-09T20:40:00Z">
            <w:rPr>
              <w:sz w:val="24"/>
              <w:szCs w:val="24"/>
            </w:rPr>
          </w:rPrChange>
        </w:rPr>
        <w:t xml:space="preserve"> </w:t>
      </w:r>
      <w:r w:rsidRPr="2BEA7E68">
        <w:rPr>
          <w:sz w:val="24"/>
          <w:szCs w:val="24"/>
          <w:lang w:val="en-US"/>
          <w:rPrChange w:id="728" w:author="Villiers, Hendrik de" w:date="2023-12-09T20:40:00Z">
            <w:rPr>
              <w:sz w:val="24"/>
              <w:szCs w:val="24"/>
            </w:rPr>
          </w:rPrChange>
        </w:rPr>
        <w:t xml:space="preserve">different in each variety, indicating that this main component is </w:t>
      </w:r>
      <w:del w:id="729" w:author="Chauhan, Aneesh" w:date="2023-12-28T11:55:00Z">
        <w:r w:rsidR="00903B3E" w:rsidRPr="2BEA7E68" w:rsidDel="00CA5361">
          <w:rPr>
            <w:sz w:val="24"/>
            <w:szCs w:val="24"/>
            <w:lang w:val="en-US"/>
          </w:rPr>
          <w:delText xml:space="preserve"> </w:delText>
        </w:r>
        <w:r w:rsidR="00903B3E" w:rsidRPr="2BEA7E68" w:rsidDel="00CA5361">
          <w:rPr>
            <w:sz w:val="24"/>
            <w:szCs w:val="24"/>
            <w:lang w:val="en-US"/>
            <w:rPrChange w:id="730" w:author="Villiers, Hendrik de" w:date="2023-12-09T20:40:00Z">
              <w:rPr>
                <w:sz w:val="24"/>
                <w:szCs w:val="24"/>
              </w:rPr>
            </w:rPrChange>
          </w:rPr>
          <w:delText xml:space="preserve"> </w:delText>
        </w:r>
      </w:del>
      <w:r w:rsidR="00903B3E" w:rsidRPr="2BEA7E68">
        <w:rPr>
          <w:sz w:val="24"/>
          <w:szCs w:val="24"/>
          <w:lang w:val="en-US"/>
        </w:rPr>
        <w:t>a significant</w:t>
      </w:r>
      <w:r w:rsidR="004A2B99" w:rsidRPr="2BEA7E68">
        <w:rPr>
          <w:sz w:val="24"/>
          <w:szCs w:val="24"/>
          <w:lang w:val="en-US"/>
        </w:rPr>
        <w:t xml:space="preserve"> carrier</w:t>
      </w:r>
      <w:r w:rsidRPr="2BEA7E68">
        <w:rPr>
          <w:sz w:val="24"/>
          <w:szCs w:val="24"/>
          <w:lang w:val="en-US"/>
          <w:rPrChange w:id="731" w:author="Villiers, Hendrik de" w:date="2023-12-09T20:40:00Z">
            <w:rPr>
              <w:sz w:val="24"/>
              <w:szCs w:val="24"/>
            </w:rPr>
          </w:rPrChange>
        </w:rPr>
        <w:t xml:space="preserve"> </w:t>
      </w:r>
      <w:r w:rsidR="004A2B99" w:rsidRPr="2BEA7E68">
        <w:rPr>
          <w:sz w:val="24"/>
          <w:szCs w:val="24"/>
          <w:lang w:val="en-US"/>
        </w:rPr>
        <w:t>of</w:t>
      </w:r>
      <w:r w:rsidRPr="2BEA7E68">
        <w:rPr>
          <w:sz w:val="24"/>
          <w:szCs w:val="24"/>
          <w:lang w:val="en-US"/>
          <w:rPrChange w:id="732" w:author="Villiers, Hendrik de" w:date="2023-12-09T20:40:00Z">
            <w:rPr>
              <w:sz w:val="24"/>
              <w:szCs w:val="24"/>
            </w:rPr>
          </w:rPrChange>
        </w:rPr>
        <w:t xml:space="preserve"> the </w:t>
      </w:r>
      <w:commentRangeStart w:id="733"/>
      <w:r w:rsidR="00001D10" w:rsidRPr="2BEA7E68">
        <w:rPr>
          <w:sz w:val="24"/>
          <w:szCs w:val="24"/>
          <w:lang w:val="en-US"/>
        </w:rPr>
        <w:t>inter</w:t>
      </w:r>
      <w:ins w:id="734" w:author="Chauhan, Aneesh" w:date="2023-12-28T11:55:00Z">
        <w:r w:rsidR="00CA5361">
          <w:rPr>
            <w:sz w:val="24"/>
            <w:szCs w:val="24"/>
            <w:lang w:val="en-US"/>
          </w:rPr>
          <w:t>-</w:t>
        </w:r>
      </w:ins>
      <w:r w:rsidR="00001D10" w:rsidRPr="2BEA7E68">
        <w:rPr>
          <w:sz w:val="24"/>
          <w:szCs w:val="24"/>
          <w:lang w:val="en-US"/>
        </w:rPr>
        <w:t>varietal</w:t>
      </w:r>
      <w:r w:rsidR="00EB7BCA" w:rsidRPr="2BEA7E68">
        <w:rPr>
          <w:sz w:val="24"/>
          <w:szCs w:val="24"/>
          <w:lang w:val="en-US"/>
        </w:rPr>
        <w:t xml:space="preserve"> distinctiveness</w:t>
      </w:r>
      <w:del w:id="735" w:author="Chauhan, Aneesh" w:date="2023-12-28T11:55:00Z">
        <w:r w:rsidR="00001D10" w:rsidRPr="2BEA7E68" w:rsidDel="00CA5361">
          <w:rPr>
            <w:sz w:val="24"/>
            <w:szCs w:val="24"/>
            <w:lang w:val="en-US"/>
          </w:rPr>
          <w:delText xml:space="preserve"> </w:delText>
        </w:r>
      </w:del>
      <w:r w:rsidRPr="2BEA7E68">
        <w:rPr>
          <w:sz w:val="24"/>
          <w:szCs w:val="24"/>
          <w:lang w:val="en-US"/>
          <w:rPrChange w:id="736" w:author="Villiers, Hendrik de" w:date="2023-12-09T20:40:00Z">
            <w:rPr>
              <w:sz w:val="24"/>
              <w:szCs w:val="24"/>
            </w:rPr>
          </w:rPrChange>
        </w:rPr>
        <w:t xml:space="preserve"> </w:t>
      </w:r>
      <w:commentRangeEnd w:id="733"/>
      <w:r>
        <w:rPr>
          <w:rStyle w:val="CommentReference"/>
        </w:rPr>
        <w:commentReference w:id="733"/>
      </w:r>
      <w:r w:rsidRPr="2BEA7E68">
        <w:rPr>
          <w:sz w:val="24"/>
          <w:szCs w:val="24"/>
          <w:lang w:val="en-US"/>
          <w:rPrChange w:id="737" w:author="Villiers, Hendrik de" w:date="2023-12-09T20:40:00Z">
            <w:rPr>
              <w:sz w:val="24"/>
              <w:szCs w:val="24"/>
            </w:rPr>
          </w:rPrChange>
        </w:rPr>
        <w:t xml:space="preserve">of this </w:t>
      </w:r>
      <w:proofErr w:type="spellStart"/>
      <w:r w:rsidRPr="2BEA7E68">
        <w:rPr>
          <w:sz w:val="24"/>
          <w:szCs w:val="24"/>
          <w:lang w:val="en-US"/>
          <w:rPrChange w:id="738" w:author="Villiers, Hendrik de" w:date="2023-12-09T20:40:00Z">
            <w:rPr>
              <w:sz w:val="24"/>
              <w:szCs w:val="24"/>
            </w:rPr>
          </w:rPrChange>
        </w:rPr>
        <w:t>pro</w:t>
      </w:r>
      <w:del w:id="739" w:author="Bertotto, Mercedes" w:date="2024-01-18T12:33:00Z">
        <w:r w:rsidRPr="2BEA7E68" w:rsidDel="008B4122">
          <w:rPr>
            <w:sz w:val="24"/>
            <w:szCs w:val="24"/>
            <w:lang w:val="en-US"/>
            <w:rPrChange w:id="740" w:author="Villiers, Hendrik de" w:date="2023-12-09T20:40:00Z">
              <w:rPr>
                <w:sz w:val="24"/>
                <w:szCs w:val="24"/>
              </w:rPr>
            </w:rPrChange>
          </w:rPr>
          <w:delText>duct.</w:delText>
        </w:r>
      </w:del>
    </w:p>
    <w:p w14:paraId="65D712E3" w14:textId="160A0EE3" w:rsidR="13A251B7" w:rsidRPr="00A94946" w:rsidDel="008B4122" w:rsidRDefault="13A251B7" w:rsidP="008B4122">
      <w:pPr>
        <w:spacing w:after="0" w:line="240" w:lineRule="auto"/>
        <w:jc w:val="both"/>
        <w:rPr>
          <w:del w:id="741" w:author="Bertotto, Mercedes" w:date="2024-01-18T12:33:00Z"/>
          <w:lang w:val="en-US"/>
          <w:rPrChange w:id="742" w:author="Villiers, Hendrik de" w:date="2023-12-09T20:40:00Z">
            <w:rPr>
              <w:del w:id="743" w:author="Bertotto, Mercedes" w:date="2024-01-18T12:33:00Z"/>
            </w:rPr>
          </w:rPrChange>
        </w:rPr>
        <w:pPrChange w:id="744" w:author="Bertotto, Mercedes" w:date="2024-01-18T12:33:00Z">
          <w:pPr>
            <w:jc w:val="both"/>
          </w:pPr>
        </w:pPrChange>
      </w:pPr>
    </w:p>
    <w:p w14:paraId="37AD994F" w14:textId="4F79D79B" w:rsidR="13A251B7" w:rsidDel="003A513D" w:rsidRDefault="13A251B7" w:rsidP="13A251B7">
      <w:pPr>
        <w:rPr>
          <w:ins w:id="745" w:author="Bertotto, Mercedes [2]" w:date="2023-12-08T15:11:00Z"/>
          <w:del w:id="746" w:author="Bertotto, Mercedes" w:date="2024-01-16T13:16:00Z"/>
          <w:b/>
          <w:bCs/>
          <w:sz w:val="24"/>
          <w:szCs w:val="24"/>
          <w:lang w:val="en-US"/>
        </w:rPr>
      </w:pPr>
    </w:p>
    <w:p w14:paraId="700157A6" w14:textId="6ABDA21E" w:rsidR="13A251B7" w:rsidDel="003A513D" w:rsidRDefault="13A251B7" w:rsidP="13A251B7">
      <w:pPr>
        <w:rPr>
          <w:ins w:id="747" w:author="Bertotto, Mercedes [2]" w:date="2023-12-08T15:11:00Z"/>
          <w:del w:id="748" w:author="Bertotto, Mercedes" w:date="2024-01-16T13:16:00Z"/>
          <w:b/>
          <w:bCs/>
          <w:sz w:val="24"/>
          <w:szCs w:val="24"/>
          <w:lang w:val="en-US"/>
        </w:rPr>
      </w:pPr>
    </w:p>
    <w:p w14:paraId="5C9BA10F" w14:textId="518F0FD2" w:rsidR="13A251B7" w:rsidDel="003A513D" w:rsidRDefault="13A251B7" w:rsidP="13A251B7">
      <w:pPr>
        <w:rPr>
          <w:ins w:id="749" w:author="Bertotto, Mercedes [2]" w:date="2023-12-08T15:11:00Z"/>
          <w:del w:id="750" w:author="Bertotto, Mercedes" w:date="2024-01-16T13:16:00Z"/>
          <w:b/>
          <w:bCs/>
          <w:sz w:val="24"/>
          <w:szCs w:val="24"/>
          <w:lang w:val="en-US"/>
        </w:rPr>
      </w:pPr>
    </w:p>
    <w:p w14:paraId="213E312C" w14:textId="7619F01D" w:rsidR="13A251B7" w:rsidDel="003A513D" w:rsidRDefault="13A251B7" w:rsidP="13A251B7">
      <w:pPr>
        <w:rPr>
          <w:ins w:id="751" w:author="Bertotto, Mercedes [2]" w:date="2023-12-08T15:11:00Z"/>
          <w:del w:id="752" w:author="Bertotto, Mercedes" w:date="2024-01-16T13:16:00Z"/>
          <w:b/>
          <w:bCs/>
          <w:sz w:val="24"/>
          <w:szCs w:val="24"/>
          <w:lang w:val="en-US"/>
        </w:rPr>
      </w:pPr>
    </w:p>
    <w:p w14:paraId="7F8DFB0F" w14:textId="08855E97" w:rsidR="13A251B7" w:rsidDel="003A513D" w:rsidRDefault="13A251B7" w:rsidP="13A251B7">
      <w:pPr>
        <w:rPr>
          <w:ins w:id="753" w:author="Bertotto, Mercedes [2]" w:date="2023-12-08T15:11:00Z"/>
          <w:del w:id="754" w:author="Bertotto, Mercedes" w:date="2024-01-16T13:16:00Z"/>
          <w:b/>
          <w:bCs/>
          <w:sz w:val="24"/>
          <w:szCs w:val="24"/>
          <w:lang w:val="en-US"/>
        </w:rPr>
      </w:pPr>
    </w:p>
    <w:p w14:paraId="78F1F900" w14:textId="3F4B953C" w:rsidR="13A251B7" w:rsidDel="008B4122" w:rsidRDefault="13A251B7" w:rsidP="13A251B7">
      <w:pPr>
        <w:rPr>
          <w:ins w:id="755" w:author="Bertotto, Mercedes [2]" w:date="2023-12-08T15:11:00Z"/>
          <w:del w:id="756" w:author="Bertotto, Mercedes" w:date="2024-01-18T12:33:00Z"/>
          <w:b/>
          <w:bCs/>
          <w:sz w:val="24"/>
          <w:szCs w:val="24"/>
          <w:lang w:val="en-US"/>
        </w:rPr>
      </w:pPr>
    </w:p>
    <w:p w14:paraId="66311D99" w14:textId="0A5CDF44" w:rsidR="61653E09" w:rsidRDefault="61653E09" w:rsidP="13A251B7">
      <w:pPr>
        <w:rPr>
          <w:del w:id="757" w:author="Bertotto, Mercedes [2]" w:date="2023-12-08T15:11:00Z"/>
          <w:b/>
          <w:bCs/>
          <w:sz w:val="24"/>
          <w:szCs w:val="24"/>
          <w:lang w:val="en-US"/>
        </w:rPr>
      </w:pPr>
      <w:r w:rsidRPr="13A251B7">
        <w:rPr>
          <w:b/>
          <w:bCs/>
          <w:sz w:val="24"/>
          <w:szCs w:val="24"/>
          <w:lang w:val="en-US"/>
        </w:rPr>
        <w:t>One</w:t>
      </w:r>
      <w:proofErr w:type="spellEnd"/>
      <w:r w:rsidRPr="13A251B7">
        <w:rPr>
          <w:b/>
          <w:bCs/>
          <w:sz w:val="24"/>
          <w:szCs w:val="24"/>
          <w:lang w:val="en-US"/>
        </w:rPr>
        <w:t>-class SIMCA</w:t>
      </w:r>
    </w:p>
    <w:p w14:paraId="15531A56" w14:textId="26B7C893" w:rsidR="13A251B7" w:rsidRDefault="13A251B7" w:rsidP="13A251B7">
      <w:pPr>
        <w:jc w:val="both"/>
        <w:rPr>
          <w:ins w:id="758" w:author="Bertotto, Mercedes [2]" w:date="2023-12-08T14:52:00Z"/>
          <w:b/>
          <w:bCs/>
          <w:sz w:val="24"/>
          <w:szCs w:val="24"/>
          <w:lang w:val="en-US"/>
        </w:rPr>
      </w:pPr>
    </w:p>
    <w:p w14:paraId="6902BE77" w14:textId="4E60E951" w:rsidR="576EFA21" w:rsidRDefault="576EFA21" w:rsidP="13A251B7">
      <w:pPr>
        <w:jc w:val="both"/>
        <w:rPr>
          <w:b/>
          <w:bCs/>
          <w:sz w:val="18"/>
          <w:szCs w:val="18"/>
          <w:lang w:val="en-US"/>
        </w:rPr>
      </w:pPr>
      <w:r w:rsidRPr="13A251B7">
        <w:rPr>
          <w:b/>
          <w:bCs/>
          <w:sz w:val="18"/>
          <w:szCs w:val="18"/>
          <w:lang w:val="en-US"/>
        </w:rPr>
        <w:t>Table. Results of One-class SIMCA on "Healthy”</w:t>
      </w:r>
      <w:ins w:id="759" w:author="Bertotto, Mercedes [2]" w:date="2023-12-07T14:22:00Z">
        <w:r w:rsidR="2F9E3033" w:rsidRPr="13A251B7">
          <w:rPr>
            <w:b/>
            <w:bCs/>
            <w:sz w:val="18"/>
            <w:szCs w:val="18"/>
            <w:lang w:val="en-US"/>
          </w:rPr>
          <w:t xml:space="preserve"> </w:t>
        </w:r>
      </w:ins>
      <w:r w:rsidRPr="13A251B7">
        <w:rPr>
          <w:b/>
          <w:bCs/>
          <w:sz w:val="18"/>
          <w:szCs w:val="18"/>
          <w:lang w:val="en-US"/>
        </w:rPr>
        <w:t xml:space="preserve">Class. </w:t>
      </w:r>
      <w:proofErr w:type="spellStart"/>
      <w:r w:rsidRPr="13A251B7">
        <w:rPr>
          <w:b/>
          <w:bCs/>
          <w:sz w:val="18"/>
          <w:szCs w:val="18"/>
          <w:lang w:val="en-US"/>
        </w:rPr>
        <w:t>Exp.Var</w:t>
      </w:r>
      <w:proofErr w:type="spellEnd"/>
      <w:r w:rsidRPr="13A251B7">
        <w:rPr>
          <w:b/>
          <w:bCs/>
          <w:sz w:val="18"/>
          <w:szCs w:val="18"/>
          <w:lang w:val="en-US"/>
        </w:rPr>
        <w:t>: % Variance explained by the model.</w:t>
      </w:r>
    </w:p>
    <w:tbl>
      <w:tblPr>
        <w:tblStyle w:val="TableGrid"/>
        <w:tblW w:w="9290" w:type="dxa"/>
        <w:jc w:val="center"/>
        <w:tblLayout w:type="fixed"/>
        <w:tblLook w:val="06A0" w:firstRow="1" w:lastRow="0" w:firstColumn="1" w:lastColumn="0" w:noHBand="1" w:noVBand="1"/>
        <w:tblPrChange w:id="760" w:author="Bertotto, Mercedes [2]" w:date="2023-12-11T14:06:00Z">
          <w:tblPr>
            <w:tblStyle w:val="TableGrid"/>
            <w:tblW w:w="0" w:type="nil"/>
            <w:jc w:val="center"/>
            <w:tblLook w:val="06A0" w:firstRow="1" w:lastRow="0" w:firstColumn="1" w:lastColumn="0" w:noHBand="1" w:noVBand="1"/>
          </w:tblPr>
        </w:tblPrChange>
      </w:tblPr>
      <w:tblGrid>
        <w:gridCol w:w="1171"/>
        <w:gridCol w:w="1046"/>
        <w:gridCol w:w="592"/>
        <w:gridCol w:w="592"/>
        <w:gridCol w:w="660"/>
        <w:gridCol w:w="555"/>
        <w:gridCol w:w="887"/>
        <w:gridCol w:w="810"/>
        <w:gridCol w:w="870"/>
        <w:gridCol w:w="525"/>
        <w:gridCol w:w="840"/>
        <w:gridCol w:w="742"/>
        <w:tblGridChange w:id="761">
          <w:tblGrid>
            <w:gridCol w:w="1276"/>
            <w:gridCol w:w="1007"/>
            <w:gridCol w:w="581"/>
            <w:gridCol w:w="562"/>
            <w:gridCol w:w="857"/>
            <w:gridCol w:w="857"/>
            <w:gridCol w:w="857"/>
            <w:gridCol w:w="857"/>
            <w:gridCol w:w="1220"/>
            <w:gridCol w:w="494"/>
            <w:gridCol w:w="360"/>
            <w:gridCol w:w="360"/>
          </w:tblGrid>
        </w:tblGridChange>
      </w:tblGrid>
      <w:tr w:rsidR="13A251B7" w14:paraId="6E9776D2" w14:textId="77777777" w:rsidTr="2BEA7E68">
        <w:trPr>
          <w:trHeight w:val="300"/>
          <w:jc w:val="center"/>
          <w:trPrChange w:id="762" w:author="Bertotto, Mercedes [2]" w:date="2023-12-11T14:06:00Z">
            <w:trPr>
              <w:trHeight w:val="300"/>
              <w:jc w:val="center"/>
            </w:trPr>
          </w:trPrChange>
        </w:trPr>
        <w:tc>
          <w:tcPr>
            <w:tcW w:w="1171" w:type="dxa"/>
            <w:tcPrChange w:id="763" w:author="Bertotto, Mercedes [2]" w:date="2023-12-11T14:06:00Z">
              <w:tcPr>
                <w:tcW w:w="1276" w:type="dxa"/>
              </w:tcPr>
            </w:tcPrChange>
          </w:tcPr>
          <w:p w14:paraId="333A207D" w14:textId="0B6BD274" w:rsidR="6DCD1C5C" w:rsidRDefault="6DCD1C5C" w:rsidP="13A251B7">
            <w:pPr>
              <w:rPr>
                <w:b/>
                <w:bCs/>
                <w:sz w:val="18"/>
                <w:szCs w:val="18"/>
                <w:lang w:val="en-US"/>
              </w:rPr>
            </w:pPr>
            <w:r w:rsidRPr="13A251B7">
              <w:rPr>
                <w:b/>
                <w:bCs/>
                <w:sz w:val="18"/>
                <w:szCs w:val="18"/>
                <w:lang w:val="en-US"/>
                <w:rPrChange w:id="764" w:author="Bertotto, Mercedes [2]" w:date="2023-12-07T14:19:00Z">
                  <w:rPr>
                    <w:b/>
                    <w:bCs/>
                    <w:sz w:val="24"/>
                    <w:szCs w:val="24"/>
                    <w:lang w:val="en-US"/>
                  </w:rPr>
                </w:rPrChange>
              </w:rPr>
              <w:t>Cultivar</w:t>
            </w:r>
          </w:p>
        </w:tc>
        <w:tc>
          <w:tcPr>
            <w:tcW w:w="1046" w:type="dxa"/>
            <w:tcPrChange w:id="765" w:author="Bertotto, Mercedes [2]" w:date="2023-12-11T14:06:00Z">
              <w:tcPr>
                <w:tcW w:w="1007" w:type="dxa"/>
              </w:tcPr>
            </w:tcPrChange>
          </w:tcPr>
          <w:p w14:paraId="380F03AE" w14:textId="0D545CFB" w:rsidR="576EFA21" w:rsidRDefault="576EFA21" w:rsidP="13A251B7">
            <w:pPr>
              <w:rPr>
                <w:b/>
                <w:bCs/>
                <w:sz w:val="18"/>
                <w:szCs w:val="18"/>
                <w:lang w:val="en-US"/>
                <w:rPrChange w:id="766" w:author="Bertotto, Mercedes [2]" w:date="2023-12-07T14:19:00Z">
                  <w:rPr>
                    <w:b/>
                    <w:bCs/>
                    <w:sz w:val="24"/>
                    <w:szCs w:val="24"/>
                    <w:lang w:val="en-US"/>
                  </w:rPr>
                </w:rPrChange>
              </w:rPr>
            </w:pPr>
            <w:proofErr w:type="spellStart"/>
            <w:r w:rsidRPr="13A251B7">
              <w:rPr>
                <w:b/>
                <w:bCs/>
                <w:sz w:val="18"/>
                <w:szCs w:val="18"/>
                <w:lang w:val="en-US"/>
                <w:rPrChange w:id="767" w:author="Bertotto, Mercedes [2]" w:date="2023-12-07T14:19:00Z">
                  <w:rPr>
                    <w:b/>
                    <w:bCs/>
                    <w:sz w:val="24"/>
                    <w:szCs w:val="24"/>
                    <w:lang w:val="en-US"/>
                  </w:rPr>
                </w:rPrChange>
              </w:rPr>
              <w:t>Exp.Var</w:t>
            </w:r>
            <w:proofErr w:type="spellEnd"/>
          </w:p>
        </w:tc>
        <w:tc>
          <w:tcPr>
            <w:tcW w:w="592" w:type="dxa"/>
            <w:tcPrChange w:id="768" w:author="Bertotto, Mercedes [2]" w:date="2023-12-11T14:06:00Z">
              <w:tcPr>
                <w:tcW w:w="581" w:type="dxa"/>
              </w:tcPr>
            </w:tcPrChange>
          </w:tcPr>
          <w:p w14:paraId="36BADB5A" w14:textId="1F9E793E" w:rsidR="576EFA21" w:rsidRDefault="576EFA21" w:rsidP="13A251B7">
            <w:pPr>
              <w:rPr>
                <w:ins w:id="769" w:author="Bertotto, Mercedes [2]" w:date="2023-12-08T15:02:00Z"/>
                <w:b/>
                <w:bCs/>
                <w:sz w:val="18"/>
                <w:szCs w:val="18"/>
                <w:lang w:val="en-US"/>
              </w:rPr>
            </w:pPr>
            <w:r w:rsidRPr="13A251B7">
              <w:rPr>
                <w:b/>
                <w:bCs/>
                <w:sz w:val="18"/>
                <w:szCs w:val="18"/>
                <w:lang w:val="en-US"/>
                <w:rPrChange w:id="770" w:author="Bertotto, Mercedes [2]" w:date="2023-12-07T14:19:00Z">
                  <w:rPr>
                    <w:b/>
                    <w:bCs/>
                    <w:sz w:val="24"/>
                    <w:szCs w:val="24"/>
                    <w:lang w:val="en-US"/>
                  </w:rPr>
                </w:rPrChange>
              </w:rPr>
              <w:t>TP</w:t>
            </w:r>
          </w:p>
          <w:p w14:paraId="51416C10" w14:textId="5CF18D4B" w:rsidR="61D887E3" w:rsidRDefault="61D887E3" w:rsidP="13A251B7">
            <w:pPr>
              <w:rPr>
                <w:b/>
                <w:bCs/>
                <w:sz w:val="18"/>
                <w:szCs w:val="18"/>
                <w:lang w:val="en-US"/>
              </w:rPr>
            </w:pPr>
            <w:r w:rsidRPr="13A251B7">
              <w:rPr>
                <w:b/>
                <w:bCs/>
                <w:sz w:val="18"/>
                <w:szCs w:val="18"/>
                <w:lang w:val="en-US"/>
              </w:rPr>
              <w:t>Cal</w:t>
            </w:r>
          </w:p>
        </w:tc>
        <w:tc>
          <w:tcPr>
            <w:tcW w:w="592" w:type="dxa"/>
            <w:tcPrChange w:id="771" w:author="Bertotto, Mercedes [2]" w:date="2023-12-11T14:06:00Z">
              <w:tcPr>
                <w:tcW w:w="562" w:type="dxa"/>
              </w:tcPr>
            </w:tcPrChange>
          </w:tcPr>
          <w:p w14:paraId="4E3C4960" w14:textId="0764A8DA" w:rsidR="576EFA21" w:rsidRDefault="576EFA21" w:rsidP="13A251B7">
            <w:pPr>
              <w:rPr>
                <w:ins w:id="772" w:author="Bertotto, Mercedes [2]" w:date="2023-12-08T15:02:00Z"/>
                <w:b/>
                <w:bCs/>
                <w:sz w:val="18"/>
                <w:szCs w:val="18"/>
                <w:lang w:val="en-US"/>
              </w:rPr>
            </w:pPr>
            <w:r w:rsidRPr="13A251B7">
              <w:rPr>
                <w:b/>
                <w:bCs/>
                <w:sz w:val="18"/>
                <w:szCs w:val="18"/>
                <w:lang w:val="en-US"/>
                <w:rPrChange w:id="773" w:author="Bertotto, Mercedes [2]" w:date="2023-12-07T14:19:00Z">
                  <w:rPr>
                    <w:b/>
                    <w:bCs/>
                    <w:sz w:val="24"/>
                    <w:szCs w:val="24"/>
                    <w:lang w:val="en-US"/>
                  </w:rPr>
                </w:rPrChange>
              </w:rPr>
              <w:t>FP</w:t>
            </w:r>
          </w:p>
          <w:p w14:paraId="289D9593" w14:textId="509101C6" w:rsidR="4477E1A2" w:rsidRDefault="4477E1A2" w:rsidP="13A251B7">
            <w:pPr>
              <w:rPr>
                <w:b/>
                <w:bCs/>
                <w:sz w:val="18"/>
                <w:szCs w:val="18"/>
                <w:lang w:val="en-US"/>
              </w:rPr>
            </w:pPr>
            <w:r w:rsidRPr="13A251B7">
              <w:rPr>
                <w:b/>
                <w:bCs/>
                <w:sz w:val="18"/>
                <w:szCs w:val="18"/>
                <w:lang w:val="en-US"/>
              </w:rPr>
              <w:t>Cal</w:t>
            </w:r>
          </w:p>
        </w:tc>
        <w:tc>
          <w:tcPr>
            <w:tcW w:w="660" w:type="dxa"/>
            <w:tcPrChange w:id="774" w:author="Bertotto, Mercedes [2]" w:date="2023-12-11T14:06:00Z">
              <w:tcPr>
                <w:tcW w:w="857" w:type="dxa"/>
              </w:tcPr>
            </w:tcPrChange>
          </w:tcPr>
          <w:p w14:paraId="18B99B84" w14:textId="1A4E5974" w:rsidR="576EFA21" w:rsidRDefault="576EFA21" w:rsidP="13A251B7">
            <w:pPr>
              <w:rPr>
                <w:ins w:id="775" w:author="Bertotto, Mercedes [2]" w:date="2023-12-08T15:02:00Z"/>
                <w:b/>
                <w:bCs/>
                <w:sz w:val="18"/>
                <w:szCs w:val="18"/>
                <w:lang w:val="en-US"/>
              </w:rPr>
            </w:pPr>
            <w:r w:rsidRPr="13A251B7">
              <w:rPr>
                <w:b/>
                <w:bCs/>
                <w:sz w:val="18"/>
                <w:szCs w:val="18"/>
                <w:lang w:val="en-US"/>
                <w:rPrChange w:id="776" w:author="Bertotto, Mercedes [2]" w:date="2023-12-07T14:19:00Z">
                  <w:rPr>
                    <w:b/>
                    <w:bCs/>
                    <w:sz w:val="24"/>
                    <w:szCs w:val="24"/>
                    <w:lang w:val="en-US"/>
                  </w:rPr>
                </w:rPrChange>
              </w:rPr>
              <w:t>TN</w:t>
            </w:r>
          </w:p>
          <w:p w14:paraId="294B47A1" w14:textId="137440A0" w:rsidR="7862D3F4" w:rsidRDefault="7862D3F4" w:rsidP="13A251B7">
            <w:pPr>
              <w:rPr>
                <w:b/>
                <w:bCs/>
                <w:sz w:val="18"/>
                <w:szCs w:val="18"/>
                <w:lang w:val="en-US"/>
              </w:rPr>
            </w:pPr>
            <w:r w:rsidRPr="13A251B7">
              <w:rPr>
                <w:b/>
                <w:bCs/>
                <w:sz w:val="18"/>
                <w:szCs w:val="18"/>
                <w:lang w:val="en-US"/>
              </w:rPr>
              <w:t>Cal</w:t>
            </w:r>
          </w:p>
        </w:tc>
        <w:tc>
          <w:tcPr>
            <w:tcW w:w="555" w:type="dxa"/>
            <w:tcPrChange w:id="777" w:author="Bertotto, Mercedes [2]" w:date="2023-12-11T14:06:00Z">
              <w:tcPr>
                <w:tcW w:w="857" w:type="dxa"/>
              </w:tcPr>
            </w:tcPrChange>
          </w:tcPr>
          <w:p w14:paraId="4FFD87F7" w14:textId="7A698F24" w:rsidR="576EFA21" w:rsidRDefault="576EFA21" w:rsidP="13A251B7">
            <w:pPr>
              <w:rPr>
                <w:ins w:id="778" w:author="Bertotto, Mercedes [2]" w:date="2023-12-08T15:02:00Z"/>
                <w:b/>
                <w:bCs/>
                <w:sz w:val="18"/>
                <w:szCs w:val="18"/>
                <w:lang w:val="en-US"/>
              </w:rPr>
            </w:pPr>
            <w:r w:rsidRPr="13A251B7">
              <w:rPr>
                <w:b/>
                <w:bCs/>
                <w:sz w:val="18"/>
                <w:szCs w:val="18"/>
                <w:lang w:val="en-US"/>
                <w:rPrChange w:id="779" w:author="Bertotto, Mercedes [2]" w:date="2023-12-07T14:19:00Z">
                  <w:rPr>
                    <w:b/>
                    <w:bCs/>
                    <w:sz w:val="24"/>
                    <w:szCs w:val="24"/>
                    <w:lang w:val="en-US"/>
                  </w:rPr>
                </w:rPrChange>
              </w:rPr>
              <w:t>FN</w:t>
            </w:r>
          </w:p>
          <w:p w14:paraId="7E6858FF" w14:textId="49B68339" w:rsidR="20DF1892" w:rsidRDefault="20DF1892" w:rsidP="13A251B7">
            <w:pPr>
              <w:rPr>
                <w:b/>
                <w:bCs/>
                <w:sz w:val="18"/>
                <w:szCs w:val="18"/>
                <w:lang w:val="en-US"/>
              </w:rPr>
            </w:pPr>
            <w:r w:rsidRPr="13A251B7">
              <w:rPr>
                <w:b/>
                <w:bCs/>
                <w:sz w:val="18"/>
                <w:szCs w:val="18"/>
                <w:lang w:val="en-US"/>
              </w:rPr>
              <w:t>Cal</w:t>
            </w:r>
          </w:p>
        </w:tc>
        <w:tc>
          <w:tcPr>
            <w:tcW w:w="887" w:type="dxa"/>
            <w:tcPrChange w:id="780" w:author="Bertotto, Mercedes [2]" w:date="2023-12-11T14:06:00Z">
              <w:tcPr>
                <w:tcW w:w="857" w:type="dxa"/>
              </w:tcPr>
            </w:tcPrChange>
          </w:tcPr>
          <w:p w14:paraId="4FB08331" w14:textId="70E8A528" w:rsidR="576EFA21" w:rsidRDefault="576EFA21" w:rsidP="13A251B7">
            <w:pPr>
              <w:rPr>
                <w:b/>
                <w:bCs/>
                <w:sz w:val="18"/>
                <w:szCs w:val="18"/>
                <w:lang w:val="en-US"/>
                <w:rPrChange w:id="781" w:author="Bertotto, Mercedes [2]" w:date="2023-12-07T14:19:00Z">
                  <w:rPr>
                    <w:b/>
                    <w:bCs/>
                    <w:sz w:val="24"/>
                    <w:szCs w:val="24"/>
                    <w:lang w:val="en-US"/>
                  </w:rPr>
                </w:rPrChange>
              </w:rPr>
            </w:pPr>
            <w:r w:rsidRPr="13A251B7">
              <w:rPr>
                <w:b/>
                <w:bCs/>
                <w:sz w:val="18"/>
                <w:szCs w:val="18"/>
                <w:lang w:val="en-US"/>
                <w:rPrChange w:id="782" w:author="Bertotto, Mercedes [2]" w:date="2023-12-07T14:19:00Z">
                  <w:rPr>
                    <w:b/>
                    <w:bCs/>
                    <w:sz w:val="24"/>
                    <w:szCs w:val="24"/>
                    <w:lang w:val="en-US"/>
                  </w:rPr>
                </w:rPrChange>
              </w:rPr>
              <w:t>Spec.</w:t>
            </w:r>
            <w:r w:rsidR="34BB1483" w:rsidRPr="13A251B7">
              <w:rPr>
                <w:b/>
                <w:bCs/>
                <w:sz w:val="18"/>
                <w:szCs w:val="18"/>
                <w:lang w:val="en-US"/>
              </w:rPr>
              <w:t xml:space="preserve"> Cal</w:t>
            </w:r>
          </w:p>
        </w:tc>
        <w:tc>
          <w:tcPr>
            <w:tcW w:w="810" w:type="dxa"/>
            <w:tcPrChange w:id="783" w:author="Bertotto, Mercedes [2]" w:date="2023-12-11T14:06:00Z">
              <w:tcPr>
                <w:tcW w:w="857" w:type="dxa"/>
              </w:tcPr>
            </w:tcPrChange>
          </w:tcPr>
          <w:p w14:paraId="4651A2EF" w14:textId="455B3B4A" w:rsidR="576EFA21" w:rsidRDefault="576EFA21" w:rsidP="13A251B7">
            <w:pPr>
              <w:rPr>
                <w:b/>
                <w:bCs/>
                <w:sz w:val="18"/>
                <w:szCs w:val="18"/>
                <w:lang w:val="en-US"/>
              </w:rPr>
            </w:pPr>
            <w:r w:rsidRPr="13A251B7">
              <w:rPr>
                <w:b/>
                <w:bCs/>
                <w:sz w:val="18"/>
                <w:szCs w:val="18"/>
                <w:lang w:val="en-US"/>
                <w:rPrChange w:id="784" w:author="Bertotto, Mercedes [2]" w:date="2023-12-07T14:19:00Z">
                  <w:rPr>
                    <w:b/>
                    <w:bCs/>
                    <w:sz w:val="24"/>
                    <w:szCs w:val="24"/>
                    <w:lang w:val="en-US"/>
                  </w:rPr>
                </w:rPrChange>
              </w:rPr>
              <w:t>Sens</w:t>
            </w:r>
            <w:r w:rsidR="35232166" w:rsidRPr="13A251B7">
              <w:rPr>
                <w:b/>
                <w:bCs/>
                <w:sz w:val="18"/>
                <w:szCs w:val="18"/>
                <w:lang w:val="en-US"/>
              </w:rPr>
              <w:t xml:space="preserve"> Cal.</w:t>
            </w:r>
          </w:p>
        </w:tc>
        <w:tc>
          <w:tcPr>
            <w:tcW w:w="870" w:type="dxa"/>
            <w:tcPrChange w:id="785" w:author="Bertotto, Mercedes [2]" w:date="2023-12-11T14:06:00Z">
              <w:tcPr>
                <w:tcW w:w="1220" w:type="dxa"/>
              </w:tcPr>
            </w:tcPrChange>
          </w:tcPr>
          <w:p w14:paraId="413AC892" w14:textId="66D483C9" w:rsidR="576EFA21" w:rsidRDefault="576EFA21" w:rsidP="13A251B7">
            <w:pPr>
              <w:rPr>
                <w:b/>
                <w:bCs/>
                <w:sz w:val="18"/>
                <w:szCs w:val="18"/>
                <w:lang w:val="en-US"/>
              </w:rPr>
            </w:pPr>
            <w:r w:rsidRPr="13A251B7">
              <w:rPr>
                <w:b/>
                <w:bCs/>
                <w:sz w:val="18"/>
                <w:szCs w:val="18"/>
                <w:lang w:val="en-US"/>
                <w:rPrChange w:id="786" w:author="Bertotto, Mercedes [2]" w:date="2023-12-07T14:19:00Z">
                  <w:rPr>
                    <w:b/>
                    <w:bCs/>
                    <w:sz w:val="24"/>
                    <w:szCs w:val="24"/>
                    <w:lang w:val="en-US"/>
                  </w:rPr>
                </w:rPrChange>
              </w:rPr>
              <w:t>Ac</w:t>
            </w:r>
            <w:r w:rsidR="0ECF0FF1" w:rsidRPr="13A251B7">
              <w:rPr>
                <w:b/>
                <w:bCs/>
                <w:sz w:val="18"/>
                <w:szCs w:val="18"/>
                <w:lang w:val="en-US"/>
              </w:rPr>
              <w:t>c.</w:t>
            </w:r>
            <w:r w:rsidR="229CCC55" w:rsidRPr="13A251B7">
              <w:rPr>
                <w:b/>
                <w:bCs/>
                <w:sz w:val="18"/>
                <w:szCs w:val="18"/>
                <w:lang w:val="en-US"/>
              </w:rPr>
              <w:t xml:space="preserve"> Cal.</w:t>
            </w:r>
          </w:p>
        </w:tc>
        <w:tc>
          <w:tcPr>
            <w:tcW w:w="525" w:type="dxa"/>
            <w:tcPrChange w:id="787" w:author="Bertotto, Mercedes [2]" w:date="2023-12-11T14:06:00Z">
              <w:tcPr>
                <w:tcW w:w="494" w:type="dxa"/>
              </w:tcPr>
            </w:tcPrChange>
          </w:tcPr>
          <w:p w14:paraId="30178A6F" w14:textId="2E9CF484" w:rsidR="576EFA21" w:rsidRDefault="576EFA21" w:rsidP="13A251B7">
            <w:pPr>
              <w:rPr>
                <w:b/>
                <w:bCs/>
                <w:sz w:val="18"/>
                <w:szCs w:val="18"/>
                <w:lang w:val="en-US"/>
                <w:rPrChange w:id="788" w:author="Bertotto, Mercedes [2]" w:date="2023-12-07T14:19:00Z">
                  <w:rPr>
                    <w:b/>
                    <w:bCs/>
                    <w:sz w:val="24"/>
                    <w:szCs w:val="24"/>
                    <w:lang w:val="en-US"/>
                  </w:rPr>
                </w:rPrChange>
              </w:rPr>
            </w:pPr>
            <w:commentRangeStart w:id="789"/>
            <w:r w:rsidRPr="13A251B7">
              <w:rPr>
                <w:b/>
                <w:bCs/>
                <w:sz w:val="18"/>
                <w:szCs w:val="18"/>
                <w:lang w:val="en-US"/>
                <w:rPrChange w:id="790" w:author="Bertotto, Mercedes [2]" w:date="2023-12-07T14:19:00Z">
                  <w:rPr>
                    <w:b/>
                    <w:bCs/>
                    <w:sz w:val="24"/>
                    <w:szCs w:val="24"/>
                    <w:lang w:val="en-US"/>
                  </w:rPr>
                </w:rPrChange>
              </w:rPr>
              <w:t>PC</w:t>
            </w:r>
            <w:commentRangeEnd w:id="789"/>
            <w:r w:rsidR="006D4C20">
              <w:rPr>
                <w:rStyle w:val="CommentReference"/>
              </w:rPr>
              <w:commentReference w:id="789"/>
            </w:r>
          </w:p>
        </w:tc>
        <w:tc>
          <w:tcPr>
            <w:tcW w:w="840" w:type="dxa"/>
            <w:tcPrChange w:id="791" w:author="Bertotto, Mercedes [2]" w:date="2023-12-11T14:06:00Z">
              <w:tcPr>
                <w:tcW w:w="0" w:type="auto"/>
              </w:tcPr>
            </w:tcPrChange>
          </w:tcPr>
          <w:p w14:paraId="0FEAD2B4" w14:textId="2414142F" w:rsidR="6DD3596A" w:rsidRDefault="6DD3596A" w:rsidP="13A251B7">
            <w:pPr>
              <w:rPr>
                <w:b/>
                <w:bCs/>
                <w:sz w:val="18"/>
                <w:szCs w:val="18"/>
                <w:lang w:val="en-US"/>
              </w:rPr>
            </w:pPr>
            <w:r w:rsidRPr="13A251B7">
              <w:rPr>
                <w:b/>
                <w:bCs/>
                <w:sz w:val="18"/>
                <w:szCs w:val="18"/>
                <w:lang w:val="en-US"/>
              </w:rPr>
              <w:t>Spec. Val</w:t>
            </w:r>
          </w:p>
        </w:tc>
        <w:tc>
          <w:tcPr>
            <w:tcW w:w="742" w:type="dxa"/>
            <w:tcPrChange w:id="792" w:author="Bertotto, Mercedes [2]" w:date="2023-12-11T14:06:00Z">
              <w:tcPr>
                <w:tcW w:w="0" w:type="auto"/>
              </w:tcPr>
            </w:tcPrChange>
          </w:tcPr>
          <w:p w14:paraId="03DA37C0" w14:textId="68B3FD7A" w:rsidR="30456B22" w:rsidRDefault="30456B22" w:rsidP="13A251B7">
            <w:pPr>
              <w:rPr>
                <w:b/>
                <w:bCs/>
                <w:sz w:val="18"/>
                <w:szCs w:val="18"/>
                <w:lang w:val="en-US"/>
              </w:rPr>
            </w:pPr>
            <w:r w:rsidRPr="13A251B7">
              <w:rPr>
                <w:b/>
                <w:bCs/>
                <w:sz w:val="18"/>
                <w:szCs w:val="18"/>
                <w:lang w:val="en-US"/>
              </w:rPr>
              <w:t>Acc. Val</w:t>
            </w:r>
          </w:p>
        </w:tc>
      </w:tr>
      <w:tr w:rsidR="13A251B7" w14:paraId="6F3B5812" w14:textId="77777777" w:rsidTr="2BEA7E68">
        <w:trPr>
          <w:trHeight w:val="300"/>
          <w:jc w:val="center"/>
          <w:trPrChange w:id="793" w:author="Bertotto, Mercedes [2]" w:date="2023-12-11T14:06:00Z">
            <w:trPr>
              <w:trHeight w:val="300"/>
              <w:jc w:val="center"/>
            </w:trPr>
          </w:trPrChange>
        </w:trPr>
        <w:tc>
          <w:tcPr>
            <w:tcW w:w="1171" w:type="dxa"/>
            <w:tcPrChange w:id="794" w:author="Bertotto, Mercedes [2]" w:date="2023-12-11T14:06:00Z">
              <w:tcPr>
                <w:tcW w:w="1276" w:type="dxa"/>
              </w:tcPr>
            </w:tcPrChange>
          </w:tcPr>
          <w:p w14:paraId="56711C4F" w14:textId="2C1D4C12" w:rsidR="576EFA21" w:rsidRDefault="576EFA21">
            <w:pPr>
              <w:jc w:val="center"/>
              <w:rPr>
                <w:b/>
                <w:bCs/>
                <w:sz w:val="18"/>
                <w:szCs w:val="18"/>
                <w:lang w:val="en-US"/>
                <w:rPrChange w:id="795" w:author="Bertotto, Mercedes [2]" w:date="2023-12-07T14:19:00Z">
                  <w:rPr>
                    <w:b/>
                    <w:bCs/>
                    <w:sz w:val="24"/>
                    <w:szCs w:val="24"/>
                    <w:lang w:val="en-US"/>
                  </w:rPr>
                </w:rPrChange>
              </w:rPr>
              <w:pPrChange w:id="796" w:author="Unknown" w:date="2023-12-08T15:09:00Z">
                <w:pPr/>
              </w:pPrChange>
            </w:pPr>
            <w:proofErr w:type="spellStart"/>
            <w:r w:rsidRPr="13A251B7">
              <w:rPr>
                <w:b/>
                <w:bCs/>
                <w:sz w:val="18"/>
                <w:szCs w:val="18"/>
                <w:lang w:val="en-US"/>
                <w:rPrChange w:id="797" w:author="Bertotto, Mercedes [2]" w:date="2023-12-07T14:19:00Z">
                  <w:rPr>
                    <w:b/>
                    <w:bCs/>
                    <w:sz w:val="24"/>
                    <w:szCs w:val="24"/>
                    <w:lang w:val="en-US"/>
                  </w:rPr>
                </w:rPrChange>
              </w:rPr>
              <w:t>Brioso</w:t>
            </w:r>
            <w:proofErr w:type="spellEnd"/>
          </w:p>
        </w:tc>
        <w:tc>
          <w:tcPr>
            <w:tcW w:w="1046" w:type="dxa"/>
            <w:tcPrChange w:id="798" w:author="Bertotto, Mercedes [2]" w:date="2023-12-11T14:06:00Z">
              <w:tcPr>
                <w:tcW w:w="1007" w:type="dxa"/>
              </w:tcPr>
            </w:tcPrChange>
          </w:tcPr>
          <w:p w14:paraId="3F4762B2" w14:textId="18A622AF" w:rsidR="576EFA21" w:rsidRDefault="576EFA21">
            <w:pPr>
              <w:jc w:val="center"/>
              <w:rPr>
                <w:b/>
                <w:bCs/>
                <w:sz w:val="18"/>
                <w:szCs w:val="18"/>
                <w:lang w:val="en-US"/>
              </w:rPr>
              <w:pPrChange w:id="799" w:author="Unknown" w:date="2023-12-08T15:09:00Z">
                <w:pPr/>
              </w:pPrChange>
            </w:pPr>
            <w:r w:rsidRPr="13A251B7">
              <w:rPr>
                <w:b/>
                <w:bCs/>
                <w:sz w:val="18"/>
                <w:szCs w:val="18"/>
                <w:lang w:val="en-US"/>
                <w:rPrChange w:id="800" w:author="Bertotto, Mercedes [2]" w:date="2023-12-07T14:19:00Z">
                  <w:rPr>
                    <w:b/>
                    <w:bCs/>
                    <w:sz w:val="24"/>
                    <w:szCs w:val="24"/>
                    <w:lang w:val="en-US"/>
                  </w:rPr>
                </w:rPrChange>
              </w:rPr>
              <w:t>99.</w:t>
            </w:r>
            <w:r w:rsidR="14DA376C" w:rsidRPr="13A251B7">
              <w:rPr>
                <w:b/>
                <w:bCs/>
                <w:sz w:val="18"/>
                <w:szCs w:val="18"/>
                <w:lang w:val="en-US"/>
              </w:rPr>
              <w:t>14</w:t>
            </w:r>
          </w:p>
        </w:tc>
        <w:tc>
          <w:tcPr>
            <w:tcW w:w="592" w:type="dxa"/>
            <w:tcPrChange w:id="801" w:author="Bertotto, Mercedes [2]" w:date="2023-12-11T14:06:00Z">
              <w:tcPr>
                <w:tcW w:w="581" w:type="dxa"/>
              </w:tcPr>
            </w:tcPrChange>
          </w:tcPr>
          <w:p w14:paraId="38217DA2" w14:textId="19AD66CD" w:rsidR="576EFA21" w:rsidRDefault="576EFA21">
            <w:pPr>
              <w:jc w:val="center"/>
              <w:rPr>
                <w:b/>
                <w:bCs/>
                <w:sz w:val="18"/>
                <w:szCs w:val="18"/>
                <w:lang w:val="en-US"/>
              </w:rPr>
              <w:pPrChange w:id="802" w:author="Unknown" w:date="2023-12-08T15:09:00Z">
                <w:pPr/>
              </w:pPrChange>
            </w:pPr>
            <w:r w:rsidRPr="13A251B7">
              <w:rPr>
                <w:b/>
                <w:bCs/>
                <w:sz w:val="18"/>
                <w:szCs w:val="18"/>
                <w:lang w:val="en-US"/>
                <w:rPrChange w:id="803" w:author="Bertotto, Mercedes [2]" w:date="2023-12-07T14:19:00Z">
                  <w:rPr>
                    <w:b/>
                    <w:bCs/>
                    <w:sz w:val="24"/>
                    <w:szCs w:val="24"/>
                    <w:lang w:val="en-US"/>
                  </w:rPr>
                </w:rPrChange>
              </w:rPr>
              <w:t>7</w:t>
            </w:r>
            <w:r w:rsidR="771BE8FE" w:rsidRPr="13A251B7">
              <w:rPr>
                <w:b/>
                <w:bCs/>
                <w:sz w:val="18"/>
                <w:szCs w:val="18"/>
                <w:lang w:val="en-US"/>
              </w:rPr>
              <w:t>4</w:t>
            </w:r>
          </w:p>
        </w:tc>
        <w:tc>
          <w:tcPr>
            <w:tcW w:w="592" w:type="dxa"/>
            <w:tcPrChange w:id="804" w:author="Bertotto, Mercedes [2]" w:date="2023-12-11T14:06:00Z">
              <w:tcPr>
                <w:tcW w:w="562" w:type="dxa"/>
              </w:tcPr>
            </w:tcPrChange>
          </w:tcPr>
          <w:p w14:paraId="19FAE83E" w14:textId="643565DB" w:rsidR="576EFA21" w:rsidRDefault="576EFA21">
            <w:pPr>
              <w:jc w:val="center"/>
              <w:rPr>
                <w:b/>
                <w:bCs/>
                <w:sz w:val="18"/>
                <w:szCs w:val="18"/>
                <w:lang w:val="en-US"/>
              </w:rPr>
              <w:pPrChange w:id="805" w:author="Unknown" w:date="2023-12-08T15:09:00Z">
                <w:pPr/>
              </w:pPrChange>
            </w:pPr>
            <w:r w:rsidRPr="13A251B7">
              <w:rPr>
                <w:b/>
                <w:bCs/>
                <w:sz w:val="18"/>
                <w:szCs w:val="18"/>
                <w:lang w:val="en-US"/>
                <w:rPrChange w:id="806" w:author="Bertotto, Mercedes [2]" w:date="2023-12-07T14:19:00Z">
                  <w:rPr>
                    <w:b/>
                    <w:bCs/>
                    <w:sz w:val="24"/>
                    <w:szCs w:val="24"/>
                    <w:lang w:val="en-US"/>
                  </w:rPr>
                </w:rPrChange>
              </w:rPr>
              <w:t>0</w:t>
            </w:r>
          </w:p>
        </w:tc>
        <w:tc>
          <w:tcPr>
            <w:tcW w:w="660" w:type="dxa"/>
            <w:tcPrChange w:id="807" w:author="Bertotto, Mercedes [2]" w:date="2023-12-11T14:06:00Z">
              <w:tcPr>
                <w:tcW w:w="857" w:type="dxa"/>
              </w:tcPr>
            </w:tcPrChange>
          </w:tcPr>
          <w:p w14:paraId="2014E604" w14:textId="12C0AA7F" w:rsidR="576EFA21" w:rsidRDefault="576EFA21">
            <w:pPr>
              <w:jc w:val="center"/>
              <w:rPr>
                <w:b/>
                <w:bCs/>
                <w:sz w:val="18"/>
                <w:szCs w:val="18"/>
                <w:lang w:val="en-US"/>
              </w:rPr>
              <w:pPrChange w:id="808" w:author="Unknown" w:date="2023-12-08T15:09:00Z">
                <w:pPr/>
              </w:pPrChange>
            </w:pPr>
            <w:r w:rsidRPr="13A251B7">
              <w:rPr>
                <w:b/>
                <w:bCs/>
                <w:sz w:val="18"/>
                <w:szCs w:val="18"/>
                <w:lang w:val="en-US"/>
                <w:rPrChange w:id="809" w:author="Bertotto, Mercedes [2]" w:date="2023-12-07T14:19:00Z">
                  <w:rPr>
                    <w:b/>
                    <w:bCs/>
                    <w:sz w:val="24"/>
                    <w:szCs w:val="24"/>
                    <w:lang w:val="en-US"/>
                  </w:rPr>
                </w:rPrChange>
              </w:rPr>
              <w:t>0</w:t>
            </w:r>
          </w:p>
        </w:tc>
        <w:tc>
          <w:tcPr>
            <w:tcW w:w="555" w:type="dxa"/>
            <w:tcPrChange w:id="810" w:author="Bertotto, Mercedes [2]" w:date="2023-12-11T14:06:00Z">
              <w:tcPr>
                <w:tcW w:w="857" w:type="dxa"/>
              </w:tcPr>
            </w:tcPrChange>
          </w:tcPr>
          <w:p w14:paraId="7FDF298C" w14:textId="1F87E28B" w:rsidR="57EA89DA" w:rsidRDefault="57EA89DA">
            <w:pPr>
              <w:jc w:val="center"/>
              <w:rPr>
                <w:b/>
                <w:bCs/>
                <w:sz w:val="18"/>
                <w:szCs w:val="18"/>
                <w:lang w:val="en-US"/>
              </w:rPr>
              <w:pPrChange w:id="811" w:author="Unknown" w:date="2023-12-08T15:09:00Z">
                <w:pPr/>
              </w:pPrChange>
            </w:pPr>
            <w:r w:rsidRPr="13A251B7">
              <w:rPr>
                <w:b/>
                <w:bCs/>
                <w:sz w:val="18"/>
                <w:szCs w:val="18"/>
                <w:lang w:val="en-US"/>
              </w:rPr>
              <w:t>2</w:t>
            </w:r>
          </w:p>
        </w:tc>
        <w:tc>
          <w:tcPr>
            <w:tcW w:w="887" w:type="dxa"/>
            <w:tcPrChange w:id="812" w:author="Bertotto, Mercedes [2]" w:date="2023-12-11T14:06:00Z">
              <w:tcPr>
                <w:tcW w:w="857" w:type="dxa"/>
              </w:tcPr>
            </w:tcPrChange>
          </w:tcPr>
          <w:p w14:paraId="5FE64000" w14:textId="5718B5EC" w:rsidR="576EFA21" w:rsidRDefault="576EFA21">
            <w:pPr>
              <w:jc w:val="center"/>
              <w:rPr>
                <w:b/>
                <w:bCs/>
                <w:sz w:val="18"/>
                <w:szCs w:val="18"/>
                <w:lang w:val="en-US"/>
              </w:rPr>
              <w:pPrChange w:id="813" w:author="Unknown" w:date="2023-12-08T15:09:00Z">
                <w:pPr/>
              </w:pPrChange>
            </w:pPr>
            <w:r w:rsidRPr="13A251B7">
              <w:rPr>
                <w:b/>
                <w:bCs/>
                <w:sz w:val="18"/>
                <w:szCs w:val="18"/>
                <w:lang w:val="en-US"/>
                <w:rPrChange w:id="814" w:author="Bertotto, Mercedes [2]" w:date="2023-12-07T14:19:00Z">
                  <w:rPr>
                    <w:b/>
                    <w:bCs/>
                    <w:sz w:val="24"/>
                    <w:szCs w:val="24"/>
                    <w:lang w:val="en-US"/>
                  </w:rPr>
                </w:rPrChange>
              </w:rPr>
              <w:t>NA</w:t>
            </w:r>
          </w:p>
        </w:tc>
        <w:tc>
          <w:tcPr>
            <w:tcW w:w="810" w:type="dxa"/>
            <w:tcPrChange w:id="815" w:author="Bertotto, Mercedes [2]" w:date="2023-12-11T14:06:00Z">
              <w:tcPr>
                <w:tcW w:w="857" w:type="dxa"/>
              </w:tcPr>
            </w:tcPrChange>
          </w:tcPr>
          <w:p w14:paraId="103ACB60" w14:textId="1C310F95" w:rsidR="576EFA21" w:rsidRDefault="576EFA21">
            <w:pPr>
              <w:jc w:val="center"/>
              <w:rPr>
                <w:b/>
                <w:bCs/>
                <w:sz w:val="18"/>
                <w:szCs w:val="18"/>
                <w:lang w:val="en-US"/>
              </w:rPr>
              <w:pPrChange w:id="816" w:author="Unknown" w:date="2023-12-08T15:09:00Z">
                <w:pPr/>
              </w:pPrChange>
            </w:pPr>
            <w:r w:rsidRPr="13A251B7">
              <w:rPr>
                <w:b/>
                <w:bCs/>
                <w:sz w:val="18"/>
                <w:szCs w:val="18"/>
                <w:lang w:val="en-US"/>
                <w:rPrChange w:id="817" w:author="Bertotto, Mercedes [2]" w:date="2023-12-07T14:19:00Z">
                  <w:rPr>
                    <w:b/>
                    <w:bCs/>
                    <w:sz w:val="24"/>
                    <w:szCs w:val="24"/>
                    <w:lang w:val="en-US"/>
                  </w:rPr>
                </w:rPrChange>
              </w:rPr>
              <w:t>0.9</w:t>
            </w:r>
            <w:r w:rsidR="46C340C2" w:rsidRPr="13A251B7">
              <w:rPr>
                <w:b/>
                <w:bCs/>
                <w:sz w:val="18"/>
                <w:szCs w:val="18"/>
                <w:lang w:val="en-US"/>
              </w:rPr>
              <w:t>74</w:t>
            </w:r>
          </w:p>
        </w:tc>
        <w:tc>
          <w:tcPr>
            <w:tcW w:w="870" w:type="dxa"/>
            <w:tcPrChange w:id="818" w:author="Bertotto, Mercedes [2]" w:date="2023-12-11T14:06:00Z">
              <w:tcPr>
                <w:tcW w:w="1220" w:type="dxa"/>
              </w:tcPr>
            </w:tcPrChange>
          </w:tcPr>
          <w:p w14:paraId="67951EB9" w14:textId="12C520F2" w:rsidR="576EFA21" w:rsidRDefault="576EFA21">
            <w:pPr>
              <w:jc w:val="center"/>
              <w:rPr>
                <w:b/>
                <w:bCs/>
                <w:sz w:val="18"/>
                <w:szCs w:val="18"/>
                <w:lang w:val="en-US"/>
              </w:rPr>
              <w:pPrChange w:id="819" w:author="Unknown" w:date="2023-12-08T15:09:00Z">
                <w:pPr/>
              </w:pPrChange>
            </w:pPr>
            <w:r w:rsidRPr="13A251B7">
              <w:rPr>
                <w:b/>
                <w:bCs/>
                <w:sz w:val="18"/>
                <w:szCs w:val="18"/>
                <w:lang w:val="en-US"/>
                <w:rPrChange w:id="820" w:author="Bertotto, Mercedes [2]" w:date="2023-12-07T14:19:00Z">
                  <w:rPr>
                    <w:b/>
                    <w:bCs/>
                    <w:sz w:val="24"/>
                    <w:szCs w:val="24"/>
                    <w:lang w:val="en-US"/>
                  </w:rPr>
                </w:rPrChange>
              </w:rPr>
              <w:t>0.9</w:t>
            </w:r>
            <w:r w:rsidR="1D55E60F" w:rsidRPr="13A251B7">
              <w:rPr>
                <w:b/>
                <w:bCs/>
                <w:sz w:val="18"/>
                <w:szCs w:val="18"/>
                <w:lang w:val="en-US"/>
              </w:rPr>
              <w:t>74</w:t>
            </w:r>
          </w:p>
        </w:tc>
        <w:tc>
          <w:tcPr>
            <w:tcW w:w="525" w:type="dxa"/>
            <w:tcPrChange w:id="821" w:author="Bertotto, Mercedes [2]" w:date="2023-12-11T14:06:00Z">
              <w:tcPr>
                <w:tcW w:w="494" w:type="dxa"/>
              </w:tcPr>
            </w:tcPrChange>
          </w:tcPr>
          <w:p w14:paraId="7D19CD64" w14:textId="68906A36" w:rsidR="466CEAAE" w:rsidRDefault="466CEAAE">
            <w:pPr>
              <w:jc w:val="center"/>
              <w:rPr>
                <w:b/>
                <w:bCs/>
                <w:sz w:val="18"/>
                <w:szCs w:val="18"/>
                <w:lang w:val="en-US"/>
              </w:rPr>
              <w:pPrChange w:id="822" w:author="Unknown" w:date="2023-12-08T15:09:00Z">
                <w:pPr/>
              </w:pPrChange>
            </w:pPr>
            <w:r w:rsidRPr="13A251B7">
              <w:rPr>
                <w:b/>
                <w:bCs/>
                <w:sz w:val="18"/>
                <w:szCs w:val="18"/>
                <w:lang w:val="en-US"/>
              </w:rPr>
              <w:t>6</w:t>
            </w:r>
          </w:p>
        </w:tc>
        <w:tc>
          <w:tcPr>
            <w:tcW w:w="840" w:type="dxa"/>
            <w:tcPrChange w:id="823" w:author="Bertotto, Mercedes [2]" w:date="2023-12-11T14:06:00Z">
              <w:tcPr>
                <w:tcW w:w="0" w:type="auto"/>
              </w:tcPr>
            </w:tcPrChange>
          </w:tcPr>
          <w:p w14:paraId="5F9EA526" w14:textId="25588FEF" w:rsidR="525258EA" w:rsidRDefault="525258EA">
            <w:pPr>
              <w:jc w:val="center"/>
              <w:rPr>
                <w:b/>
                <w:bCs/>
                <w:sz w:val="18"/>
                <w:szCs w:val="18"/>
                <w:lang w:val="en-US"/>
              </w:rPr>
              <w:pPrChange w:id="824" w:author="Unknown" w:date="2023-12-08T15:09:00Z">
                <w:pPr/>
              </w:pPrChange>
            </w:pPr>
            <w:r w:rsidRPr="13A251B7">
              <w:rPr>
                <w:b/>
                <w:bCs/>
                <w:sz w:val="18"/>
                <w:szCs w:val="18"/>
                <w:lang w:val="en-US"/>
              </w:rPr>
              <w:t>0.157</w:t>
            </w:r>
          </w:p>
        </w:tc>
        <w:tc>
          <w:tcPr>
            <w:tcW w:w="742" w:type="dxa"/>
            <w:tcPrChange w:id="825" w:author="Bertotto, Mercedes [2]" w:date="2023-12-11T14:06:00Z">
              <w:tcPr>
                <w:tcW w:w="0" w:type="auto"/>
              </w:tcPr>
            </w:tcPrChange>
          </w:tcPr>
          <w:p w14:paraId="3216C1B5" w14:textId="57829C3C" w:rsidR="578A985B" w:rsidRDefault="578A985B">
            <w:pPr>
              <w:jc w:val="center"/>
              <w:rPr>
                <w:b/>
                <w:bCs/>
                <w:sz w:val="18"/>
                <w:szCs w:val="18"/>
                <w:lang w:val="en-US"/>
              </w:rPr>
              <w:pPrChange w:id="826" w:author="Unknown" w:date="2023-12-08T15:09:00Z">
                <w:pPr/>
              </w:pPrChange>
            </w:pPr>
            <w:r w:rsidRPr="13A251B7">
              <w:rPr>
                <w:b/>
                <w:bCs/>
                <w:sz w:val="18"/>
                <w:szCs w:val="18"/>
                <w:lang w:val="en-US"/>
              </w:rPr>
              <w:t>0.157</w:t>
            </w:r>
          </w:p>
        </w:tc>
      </w:tr>
      <w:tr w:rsidR="13A251B7" w14:paraId="289CF253" w14:textId="77777777" w:rsidTr="2BEA7E68">
        <w:trPr>
          <w:trHeight w:val="300"/>
          <w:jc w:val="center"/>
          <w:trPrChange w:id="827" w:author="Bertotto, Mercedes [2]" w:date="2023-12-11T14:06:00Z">
            <w:trPr>
              <w:trHeight w:val="300"/>
              <w:jc w:val="center"/>
            </w:trPr>
          </w:trPrChange>
        </w:trPr>
        <w:tc>
          <w:tcPr>
            <w:tcW w:w="1171" w:type="dxa"/>
            <w:tcPrChange w:id="828" w:author="Bertotto, Mercedes [2]" w:date="2023-12-11T14:06:00Z">
              <w:tcPr>
                <w:tcW w:w="1276" w:type="dxa"/>
              </w:tcPr>
            </w:tcPrChange>
          </w:tcPr>
          <w:p w14:paraId="0EE4C129" w14:textId="5F574B92" w:rsidR="6B91A207" w:rsidRDefault="6B91A207">
            <w:pPr>
              <w:jc w:val="center"/>
              <w:rPr>
                <w:b/>
                <w:bCs/>
                <w:sz w:val="18"/>
                <w:szCs w:val="18"/>
                <w:lang w:val="en-US"/>
              </w:rPr>
              <w:pPrChange w:id="829" w:author="Unknown" w:date="2023-12-08T15:09:00Z">
                <w:pPr/>
              </w:pPrChange>
            </w:pPr>
            <w:proofErr w:type="spellStart"/>
            <w:r w:rsidRPr="13A251B7">
              <w:rPr>
                <w:b/>
                <w:bCs/>
                <w:sz w:val="18"/>
                <w:szCs w:val="18"/>
                <w:lang w:val="en-US"/>
                <w:rPrChange w:id="830" w:author="Bertotto, Mercedes [2]" w:date="2023-12-07T14:19:00Z">
                  <w:rPr>
                    <w:b/>
                    <w:bCs/>
                    <w:sz w:val="24"/>
                    <w:szCs w:val="24"/>
                    <w:lang w:val="en-US"/>
                  </w:rPr>
                </w:rPrChange>
              </w:rPr>
              <w:t>Provine</w:t>
            </w:r>
            <w:proofErr w:type="spellEnd"/>
          </w:p>
        </w:tc>
        <w:tc>
          <w:tcPr>
            <w:tcW w:w="1046" w:type="dxa"/>
            <w:tcPrChange w:id="831" w:author="Bertotto, Mercedes [2]" w:date="2023-12-11T14:06:00Z">
              <w:tcPr>
                <w:tcW w:w="1007" w:type="dxa"/>
              </w:tcPr>
            </w:tcPrChange>
          </w:tcPr>
          <w:p w14:paraId="06CD4FEB" w14:textId="6DA2289B" w:rsidR="6B91A207" w:rsidRDefault="6B91A207">
            <w:pPr>
              <w:jc w:val="center"/>
              <w:rPr>
                <w:b/>
                <w:bCs/>
                <w:sz w:val="18"/>
                <w:szCs w:val="18"/>
                <w:lang w:val="en-US"/>
              </w:rPr>
              <w:pPrChange w:id="832" w:author="Unknown" w:date="2023-12-08T15:09:00Z">
                <w:pPr/>
              </w:pPrChange>
            </w:pPr>
            <w:r w:rsidRPr="13A251B7">
              <w:rPr>
                <w:b/>
                <w:bCs/>
                <w:sz w:val="18"/>
                <w:szCs w:val="18"/>
                <w:lang w:val="en-US"/>
                <w:rPrChange w:id="833" w:author="Bertotto, Mercedes [2]" w:date="2023-12-07T14:19:00Z">
                  <w:rPr>
                    <w:b/>
                    <w:bCs/>
                    <w:sz w:val="24"/>
                    <w:szCs w:val="24"/>
                    <w:lang w:val="en-US"/>
                  </w:rPr>
                </w:rPrChange>
              </w:rPr>
              <w:t>99.83</w:t>
            </w:r>
          </w:p>
        </w:tc>
        <w:tc>
          <w:tcPr>
            <w:tcW w:w="592" w:type="dxa"/>
            <w:tcPrChange w:id="834" w:author="Bertotto, Mercedes [2]" w:date="2023-12-11T14:06:00Z">
              <w:tcPr>
                <w:tcW w:w="581" w:type="dxa"/>
              </w:tcPr>
            </w:tcPrChange>
          </w:tcPr>
          <w:p w14:paraId="1E25732C" w14:textId="4927BB56" w:rsidR="6B91A207" w:rsidRDefault="6B91A207">
            <w:pPr>
              <w:jc w:val="center"/>
              <w:rPr>
                <w:b/>
                <w:bCs/>
                <w:sz w:val="18"/>
                <w:szCs w:val="18"/>
                <w:lang w:val="en-US"/>
                <w:rPrChange w:id="835" w:author="Bertotto, Mercedes [2]" w:date="2023-12-07T14:19:00Z">
                  <w:rPr>
                    <w:b/>
                    <w:bCs/>
                    <w:sz w:val="24"/>
                    <w:szCs w:val="24"/>
                    <w:lang w:val="en-US"/>
                  </w:rPr>
                </w:rPrChange>
              </w:rPr>
              <w:pPrChange w:id="836" w:author="Unknown" w:date="2023-12-08T15:09:00Z">
                <w:pPr/>
              </w:pPrChange>
            </w:pPr>
            <w:r w:rsidRPr="13A251B7">
              <w:rPr>
                <w:b/>
                <w:bCs/>
                <w:sz w:val="18"/>
                <w:szCs w:val="18"/>
                <w:lang w:val="en-US"/>
                <w:rPrChange w:id="837" w:author="Bertotto, Mercedes [2]" w:date="2023-12-07T14:19:00Z">
                  <w:rPr>
                    <w:b/>
                    <w:bCs/>
                    <w:sz w:val="24"/>
                    <w:szCs w:val="24"/>
                    <w:lang w:val="en-US"/>
                  </w:rPr>
                </w:rPrChange>
              </w:rPr>
              <w:t>7</w:t>
            </w:r>
            <w:r w:rsidR="4F8EF6A8" w:rsidRPr="13A251B7">
              <w:rPr>
                <w:b/>
                <w:bCs/>
                <w:sz w:val="18"/>
                <w:szCs w:val="18"/>
                <w:lang w:val="en-US"/>
                <w:rPrChange w:id="838" w:author="Bertotto, Mercedes [2]" w:date="2023-12-07T14:19:00Z">
                  <w:rPr>
                    <w:b/>
                    <w:bCs/>
                    <w:sz w:val="24"/>
                    <w:szCs w:val="24"/>
                    <w:lang w:val="en-US"/>
                  </w:rPr>
                </w:rPrChange>
              </w:rPr>
              <w:t>2</w:t>
            </w:r>
          </w:p>
        </w:tc>
        <w:tc>
          <w:tcPr>
            <w:tcW w:w="592" w:type="dxa"/>
            <w:tcPrChange w:id="839" w:author="Bertotto, Mercedes [2]" w:date="2023-12-11T14:06:00Z">
              <w:tcPr>
                <w:tcW w:w="562" w:type="dxa"/>
              </w:tcPr>
            </w:tcPrChange>
          </w:tcPr>
          <w:p w14:paraId="1DF9900A" w14:textId="40182B1E" w:rsidR="6B91A207" w:rsidRDefault="6B91A207">
            <w:pPr>
              <w:jc w:val="center"/>
              <w:rPr>
                <w:b/>
                <w:bCs/>
                <w:sz w:val="18"/>
                <w:szCs w:val="18"/>
                <w:lang w:val="en-US"/>
              </w:rPr>
              <w:pPrChange w:id="840" w:author="Unknown" w:date="2023-12-08T15:09:00Z">
                <w:pPr/>
              </w:pPrChange>
            </w:pPr>
            <w:r w:rsidRPr="13A251B7">
              <w:rPr>
                <w:b/>
                <w:bCs/>
                <w:sz w:val="18"/>
                <w:szCs w:val="18"/>
                <w:lang w:val="en-US"/>
                <w:rPrChange w:id="841" w:author="Bertotto, Mercedes [2]" w:date="2023-12-07T14:19:00Z">
                  <w:rPr>
                    <w:b/>
                    <w:bCs/>
                    <w:sz w:val="24"/>
                    <w:szCs w:val="24"/>
                    <w:lang w:val="en-US"/>
                  </w:rPr>
                </w:rPrChange>
              </w:rPr>
              <w:t>0</w:t>
            </w:r>
          </w:p>
        </w:tc>
        <w:tc>
          <w:tcPr>
            <w:tcW w:w="660" w:type="dxa"/>
            <w:tcPrChange w:id="842" w:author="Bertotto, Mercedes [2]" w:date="2023-12-11T14:06:00Z">
              <w:tcPr>
                <w:tcW w:w="857" w:type="dxa"/>
              </w:tcPr>
            </w:tcPrChange>
          </w:tcPr>
          <w:p w14:paraId="20581A47" w14:textId="4936D14D" w:rsidR="6B91A207" w:rsidRDefault="6B91A207">
            <w:pPr>
              <w:jc w:val="center"/>
              <w:rPr>
                <w:b/>
                <w:bCs/>
                <w:sz w:val="18"/>
                <w:szCs w:val="18"/>
                <w:lang w:val="en-US"/>
              </w:rPr>
              <w:pPrChange w:id="843" w:author="Unknown" w:date="2023-12-08T15:09:00Z">
                <w:pPr/>
              </w:pPrChange>
            </w:pPr>
            <w:r w:rsidRPr="13A251B7">
              <w:rPr>
                <w:b/>
                <w:bCs/>
                <w:sz w:val="18"/>
                <w:szCs w:val="18"/>
                <w:lang w:val="en-US"/>
                <w:rPrChange w:id="844" w:author="Bertotto, Mercedes [2]" w:date="2023-12-07T14:19:00Z">
                  <w:rPr>
                    <w:b/>
                    <w:bCs/>
                    <w:sz w:val="24"/>
                    <w:szCs w:val="24"/>
                    <w:lang w:val="en-US"/>
                  </w:rPr>
                </w:rPrChange>
              </w:rPr>
              <w:t>0</w:t>
            </w:r>
          </w:p>
        </w:tc>
        <w:tc>
          <w:tcPr>
            <w:tcW w:w="555" w:type="dxa"/>
            <w:tcPrChange w:id="845" w:author="Bertotto, Mercedes [2]" w:date="2023-12-11T14:06:00Z">
              <w:tcPr>
                <w:tcW w:w="857" w:type="dxa"/>
              </w:tcPr>
            </w:tcPrChange>
          </w:tcPr>
          <w:p w14:paraId="760E6A97" w14:textId="2399A92A" w:rsidR="6DAD40AE" w:rsidRDefault="6DAD40AE">
            <w:pPr>
              <w:jc w:val="center"/>
              <w:rPr>
                <w:b/>
                <w:bCs/>
                <w:sz w:val="18"/>
                <w:szCs w:val="18"/>
                <w:lang w:val="en-US"/>
              </w:rPr>
              <w:pPrChange w:id="846" w:author="Unknown" w:date="2023-12-08T15:09:00Z">
                <w:pPr/>
              </w:pPrChange>
            </w:pPr>
            <w:r w:rsidRPr="13A251B7">
              <w:rPr>
                <w:b/>
                <w:bCs/>
                <w:sz w:val="18"/>
                <w:szCs w:val="18"/>
                <w:lang w:val="en-US"/>
                <w:rPrChange w:id="847" w:author="Bertotto, Mercedes [2]" w:date="2023-12-07T14:19:00Z">
                  <w:rPr>
                    <w:b/>
                    <w:bCs/>
                    <w:sz w:val="24"/>
                    <w:szCs w:val="24"/>
                    <w:lang w:val="en-US"/>
                  </w:rPr>
                </w:rPrChange>
              </w:rPr>
              <w:t>4</w:t>
            </w:r>
          </w:p>
        </w:tc>
        <w:tc>
          <w:tcPr>
            <w:tcW w:w="887" w:type="dxa"/>
            <w:tcPrChange w:id="848" w:author="Bertotto, Mercedes [2]" w:date="2023-12-11T14:06:00Z">
              <w:tcPr>
                <w:tcW w:w="857" w:type="dxa"/>
              </w:tcPr>
            </w:tcPrChange>
          </w:tcPr>
          <w:p w14:paraId="1619A981" w14:textId="41B86575" w:rsidR="6B91A207" w:rsidRDefault="6B91A207">
            <w:pPr>
              <w:jc w:val="center"/>
              <w:rPr>
                <w:b/>
                <w:bCs/>
                <w:sz w:val="18"/>
                <w:szCs w:val="18"/>
                <w:lang w:val="en-US"/>
              </w:rPr>
              <w:pPrChange w:id="849" w:author="Unknown" w:date="2023-12-08T15:09:00Z">
                <w:pPr/>
              </w:pPrChange>
            </w:pPr>
            <w:r w:rsidRPr="13A251B7">
              <w:rPr>
                <w:b/>
                <w:bCs/>
                <w:sz w:val="18"/>
                <w:szCs w:val="18"/>
                <w:lang w:val="en-US"/>
                <w:rPrChange w:id="850" w:author="Bertotto, Mercedes [2]" w:date="2023-12-07T14:19:00Z">
                  <w:rPr>
                    <w:b/>
                    <w:bCs/>
                    <w:sz w:val="24"/>
                    <w:szCs w:val="24"/>
                    <w:lang w:val="en-US"/>
                  </w:rPr>
                </w:rPrChange>
              </w:rPr>
              <w:t>NA</w:t>
            </w:r>
          </w:p>
        </w:tc>
        <w:tc>
          <w:tcPr>
            <w:tcW w:w="810" w:type="dxa"/>
            <w:tcPrChange w:id="851" w:author="Bertotto, Mercedes [2]" w:date="2023-12-11T14:06:00Z">
              <w:tcPr>
                <w:tcW w:w="857" w:type="dxa"/>
              </w:tcPr>
            </w:tcPrChange>
          </w:tcPr>
          <w:p w14:paraId="71596C22" w14:textId="462452AF" w:rsidR="6B91A207" w:rsidRDefault="6B91A207">
            <w:pPr>
              <w:jc w:val="center"/>
              <w:rPr>
                <w:b/>
                <w:bCs/>
                <w:sz w:val="18"/>
                <w:szCs w:val="18"/>
                <w:lang w:val="en-US"/>
                <w:rPrChange w:id="852" w:author="Bertotto, Mercedes [2]" w:date="2023-12-07T14:19:00Z">
                  <w:rPr>
                    <w:b/>
                    <w:bCs/>
                    <w:sz w:val="24"/>
                    <w:szCs w:val="24"/>
                    <w:lang w:val="en-US"/>
                  </w:rPr>
                </w:rPrChange>
              </w:rPr>
              <w:pPrChange w:id="853" w:author="Unknown" w:date="2023-12-08T15:09:00Z">
                <w:pPr/>
              </w:pPrChange>
            </w:pPr>
            <w:r w:rsidRPr="13A251B7">
              <w:rPr>
                <w:b/>
                <w:bCs/>
                <w:sz w:val="18"/>
                <w:szCs w:val="18"/>
                <w:lang w:val="en-US"/>
                <w:rPrChange w:id="854" w:author="Bertotto, Mercedes [2]" w:date="2023-12-07T14:19:00Z">
                  <w:rPr>
                    <w:b/>
                    <w:bCs/>
                    <w:sz w:val="24"/>
                    <w:szCs w:val="24"/>
                    <w:lang w:val="en-US"/>
                  </w:rPr>
                </w:rPrChange>
              </w:rPr>
              <w:t>0.9</w:t>
            </w:r>
            <w:r w:rsidR="0C6CE30E" w:rsidRPr="13A251B7">
              <w:rPr>
                <w:b/>
                <w:bCs/>
                <w:sz w:val="18"/>
                <w:szCs w:val="18"/>
                <w:lang w:val="en-US"/>
                <w:rPrChange w:id="855" w:author="Bertotto, Mercedes [2]" w:date="2023-12-07T14:19:00Z">
                  <w:rPr>
                    <w:b/>
                    <w:bCs/>
                    <w:sz w:val="24"/>
                    <w:szCs w:val="24"/>
                    <w:lang w:val="en-US"/>
                  </w:rPr>
                </w:rPrChange>
              </w:rPr>
              <w:t>47</w:t>
            </w:r>
          </w:p>
        </w:tc>
        <w:tc>
          <w:tcPr>
            <w:tcW w:w="870" w:type="dxa"/>
            <w:tcPrChange w:id="856" w:author="Bertotto, Mercedes [2]" w:date="2023-12-11T14:06:00Z">
              <w:tcPr>
                <w:tcW w:w="1220" w:type="dxa"/>
              </w:tcPr>
            </w:tcPrChange>
          </w:tcPr>
          <w:p w14:paraId="412D914D" w14:textId="29E7639C" w:rsidR="6B91A207" w:rsidRDefault="6B91A207">
            <w:pPr>
              <w:jc w:val="center"/>
              <w:rPr>
                <w:b/>
                <w:bCs/>
                <w:sz w:val="18"/>
                <w:szCs w:val="18"/>
                <w:lang w:val="en-US"/>
                <w:rPrChange w:id="857" w:author="Bertotto, Mercedes [2]" w:date="2023-12-07T14:19:00Z">
                  <w:rPr>
                    <w:b/>
                    <w:bCs/>
                    <w:sz w:val="24"/>
                    <w:szCs w:val="24"/>
                    <w:lang w:val="en-US"/>
                  </w:rPr>
                </w:rPrChange>
              </w:rPr>
              <w:pPrChange w:id="858" w:author="Unknown" w:date="2023-12-08T15:09:00Z">
                <w:pPr/>
              </w:pPrChange>
            </w:pPr>
            <w:r w:rsidRPr="13A251B7">
              <w:rPr>
                <w:b/>
                <w:bCs/>
                <w:sz w:val="18"/>
                <w:szCs w:val="18"/>
                <w:lang w:val="en-US"/>
                <w:rPrChange w:id="859" w:author="Bertotto, Mercedes [2]" w:date="2023-12-07T14:19:00Z">
                  <w:rPr>
                    <w:b/>
                    <w:bCs/>
                    <w:sz w:val="24"/>
                    <w:szCs w:val="24"/>
                    <w:lang w:val="en-US"/>
                  </w:rPr>
                </w:rPrChange>
              </w:rPr>
              <w:t>0.9</w:t>
            </w:r>
            <w:r w:rsidR="2D9EFCF8" w:rsidRPr="13A251B7">
              <w:rPr>
                <w:b/>
                <w:bCs/>
                <w:sz w:val="18"/>
                <w:szCs w:val="18"/>
                <w:lang w:val="en-US"/>
                <w:rPrChange w:id="860" w:author="Bertotto, Mercedes [2]" w:date="2023-12-07T14:19:00Z">
                  <w:rPr>
                    <w:b/>
                    <w:bCs/>
                    <w:sz w:val="24"/>
                    <w:szCs w:val="24"/>
                    <w:lang w:val="en-US"/>
                  </w:rPr>
                </w:rPrChange>
              </w:rPr>
              <w:t>47</w:t>
            </w:r>
          </w:p>
        </w:tc>
        <w:tc>
          <w:tcPr>
            <w:tcW w:w="525" w:type="dxa"/>
            <w:tcPrChange w:id="861" w:author="Bertotto, Mercedes [2]" w:date="2023-12-11T14:06:00Z">
              <w:tcPr>
                <w:tcW w:w="494" w:type="dxa"/>
              </w:tcPr>
            </w:tcPrChange>
          </w:tcPr>
          <w:p w14:paraId="3DAB5E1C" w14:textId="2691F920" w:rsidR="2D9EFCF8" w:rsidRDefault="2D9EFCF8">
            <w:pPr>
              <w:jc w:val="center"/>
              <w:rPr>
                <w:b/>
                <w:bCs/>
                <w:sz w:val="18"/>
                <w:szCs w:val="18"/>
                <w:lang w:val="en-US"/>
              </w:rPr>
              <w:pPrChange w:id="862" w:author="Unknown" w:date="2023-12-08T15:09:00Z">
                <w:pPr/>
              </w:pPrChange>
            </w:pPr>
            <w:r w:rsidRPr="13A251B7">
              <w:rPr>
                <w:b/>
                <w:bCs/>
                <w:sz w:val="18"/>
                <w:szCs w:val="18"/>
                <w:lang w:val="en-US"/>
                <w:rPrChange w:id="863" w:author="Bertotto, Mercedes [2]" w:date="2023-12-07T14:19:00Z">
                  <w:rPr>
                    <w:b/>
                    <w:bCs/>
                    <w:sz w:val="24"/>
                    <w:szCs w:val="24"/>
                    <w:lang w:val="en-US"/>
                  </w:rPr>
                </w:rPrChange>
              </w:rPr>
              <w:t>6</w:t>
            </w:r>
          </w:p>
        </w:tc>
        <w:tc>
          <w:tcPr>
            <w:tcW w:w="840" w:type="dxa"/>
            <w:tcPrChange w:id="864" w:author="Bertotto, Mercedes [2]" w:date="2023-12-11T14:06:00Z">
              <w:tcPr>
                <w:tcW w:w="0" w:type="auto"/>
              </w:tcPr>
            </w:tcPrChange>
          </w:tcPr>
          <w:p w14:paraId="72C330E4" w14:textId="4A8469C2" w:rsidR="2E663B97" w:rsidRDefault="2E663B97">
            <w:pPr>
              <w:jc w:val="center"/>
              <w:rPr>
                <w:b/>
                <w:bCs/>
                <w:sz w:val="18"/>
                <w:szCs w:val="18"/>
                <w:lang w:val="en-US"/>
              </w:rPr>
              <w:pPrChange w:id="865" w:author="Unknown" w:date="2023-12-08T15:09:00Z">
                <w:pPr/>
              </w:pPrChange>
            </w:pPr>
            <w:r w:rsidRPr="13A251B7">
              <w:rPr>
                <w:b/>
                <w:bCs/>
                <w:sz w:val="18"/>
                <w:szCs w:val="18"/>
                <w:lang w:val="en-US"/>
              </w:rPr>
              <w:t>0.301</w:t>
            </w:r>
          </w:p>
        </w:tc>
        <w:tc>
          <w:tcPr>
            <w:tcW w:w="742" w:type="dxa"/>
            <w:tcPrChange w:id="866" w:author="Bertotto, Mercedes [2]" w:date="2023-12-11T14:06:00Z">
              <w:tcPr>
                <w:tcW w:w="0" w:type="auto"/>
              </w:tcPr>
            </w:tcPrChange>
          </w:tcPr>
          <w:p w14:paraId="0A8BF1D8" w14:textId="67E1483F" w:rsidR="2E663B97" w:rsidRDefault="2E663B97">
            <w:pPr>
              <w:jc w:val="center"/>
              <w:rPr>
                <w:b/>
                <w:bCs/>
                <w:sz w:val="18"/>
                <w:szCs w:val="18"/>
                <w:lang w:val="en-US"/>
              </w:rPr>
              <w:pPrChange w:id="867" w:author="Unknown" w:date="2023-12-08T15:09:00Z">
                <w:pPr/>
              </w:pPrChange>
            </w:pPr>
            <w:r w:rsidRPr="13A251B7">
              <w:rPr>
                <w:b/>
                <w:bCs/>
                <w:sz w:val="18"/>
                <w:szCs w:val="18"/>
                <w:lang w:val="en-US"/>
              </w:rPr>
              <w:t>0.301</w:t>
            </w:r>
          </w:p>
        </w:tc>
      </w:tr>
      <w:tr w:rsidR="13A251B7" w14:paraId="25278EC5" w14:textId="77777777" w:rsidTr="2BEA7E68">
        <w:trPr>
          <w:trHeight w:val="300"/>
          <w:jc w:val="center"/>
          <w:trPrChange w:id="868" w:author="Bertotto, Mercedes [2]" w:date="2023-12-11T14:06:00Z">
            <w:trPr>
              <w:trHeight w:val="300"/>
              <w:jc w:val="center"/>
            </w:trPr>
          </w:trPrChange>
        </w:trPr>
        <w:tc>
          <w:tcPr>
            <w:tcW w:w="1171" w:type="dxa"/>
            <w:tcPrChange w:id="869" w:author="Bertotto, Mercedes [2]" w:date="2023-12-11T14:06:00Z">
              <w:tcPr>
                <w:tcW w:w="1276" w:type="dxa"/>
              </w:tcPr>
            </w:tcPrChange>
          </w:tcPr>
          <w:p w14:paraId="78E0A008" w14:textId="00CEC000" w:rsidR="1CFCD843" w:rsidRDefault="1CFCD843">
            <w:pPr>
              <w:jc w:val="center"/>
              <w:rPr>
                <w:b/>
                <w:bCs/>
                <w:sz w:val="18"/>
                <w:szCs w:val="18"/>
                <w:lang w:val="en-US"/>
                <w:rPrChange w:id="870" w:author="Bertotto, Mercedes [2]" w:date="2023-12-07T14:19:00Z">
                  <w:rPr>
                    <w:b/>
                    <w:bCs/>
                    <w:sz w:val="24"/>
                    <w:szCs w:val="24"/>
                    <w:lang w:val="en-US"/>
                  </w:rPr>
                </w:rPrChange>
              </w:rPr>
              <w:pPrChange w:id="871" w:author="Unknown" w:date="2023-12-08T15:09:00Z">
                <w:pPr/>
              </w:pPrChange>
            </w:pPr>
            <w:proofErr w:type="spellStart"/>
            <w:r w:rsidRPr="13A251B7">
              <w:rPr>
                <w:b/>
                <w:bCs/>
                <w:sz w:val="18"/>
                <w:szCs w:val="18"/>
                <w:lang w:val="en-US"/>
                <w:rPrChange w:id="872" w:author="Bertotto, Mercedes [2]" w:date="2023-12-07T14:19:00Z">
                  <w:rPr>
                    <w:b/>
                    <w:bCs/>
                    <w:sz w:val="24"/>
                    <w:szCs w:val="24"/>
                    <w:lang w:val="en-US"/>
                  </w:rPr>
                </w:rPrChange>
              </w:rPr>
              <w:t>Cappricia</w:t>
            </w:r>
            <w:proofErr w:type="spellEnd"/>
          </w:p>
        </w:tc>
        <w:tc>
          <w:tcPr>
            <w:tcW w:w="1046" w:type="dxa"/>
            <w:tcPrChange w:id="873" w:author="Bertotto, Mercedes [2]" w:date="2023-12-11T14:06:00Z">
              <w:tcPr>
                <w:tcW w:w="1007" w:type="dxa"/>
              </w:tcPr>
            </w:tcPrChange>
          </w:tcPr>
          <w:p w14:paraId="231DC8CD" w14:textId="5AA11FDE" w:rsidR="1CFCD843" w:rsidRDefault="1CFCD843">
            <w:pPr>
              <w:jc w:val="center"/>
              <w:rPr>
                <w:b/>
                <w:bCs/>
                <w:sz w:val="18"/>
                <w:szCs w:val="18"/>
                <w:lang w:val="en-US"/>
              </w:rPr>
              <w:pPrChange w:id="874" w:author="Unknown" w:date="2023-12-08T15:09:00Z">
                <w:pPr/>
              </w:pPrChange>
            </w:pPr>
            <w:r w:rsidRPr="13A251B7">
              <w:rPr>
                <w:b/>
                <w:bCs/>
                <w:sz w:val="18"/>
                <w:szCs w:val="18"/>
                <w:lang w:val="en-US"/>
                <w:rPrChange w:id="875" w:author="Bertotto, Mercedes [2]" w:date="2023-12-07T14:19:00Z">
                  <w:rPr>
                    <w:b/>
                    <w:bCs/>
                    <w:sz w:val="24"/>
                    <w:szCs w:val="24"/>
                    <w:lang w:val="en-US"/>
                  </w:rPr>
                </w:rPrChange>
              </w:rPr>
              <w:t>99.1</w:t>
            </w:r>
          </w:p>
        </w:tc>
        <w:tc>
          <w:tcPr>
            <w:tcW w:w="592" w:type="dxa"/>
            <w:tcPrChange w:id="876" w:author="Bertotto, Mercedes [2]" w:date="2023-12-11T14:06:00Z">
              <w:tcPr>
                <w:tcW w:w="581" w:type="dxa"/>
              </w:tcPr>
            </w:tcPrChange>
          </w:tcPr>
          <w:p w14:paraId="354075DE" w14:textId="322BBBAE" w:rsidR="1CFCD843" w:rsidRDefault="1CFCD843">
            <w:pPr>
              <w:jc w:val="center"/>
              <w:rPr>
                <w:b/>
                <w:bCs/>
                <w:sz w:val="18"/>
                <w:szCs w:val="18"/>
                <w:lang w:val="en-US"/>
              </w:rPr>
              <w:pPrChange w:id="877" w:author="Unknown" w:date="2023-12-08T15:09:00Z">
                <w:pPr/>
              </w:pPrChange>
            </w:pPr>
            <w:r w:rsidRPr="13A251B7">
              <w:rPr>
                <w:b/>
                <w:bCs/>
                <w:sz w:val="18"/>
                <w:szCs w:val="18"/>
                <w:lang w:val="en-US"/>
                <w:rPrChange w:id="878" w:author="Bertotto, Mercedes [2]" w:date="2023-12-07T14:19:00Z">
                  <w:rPr>
                    <w:b/>
                    <w:bCs/>
                    <w:sz w:val="24"/>
                    <w:szCs w:val="24"/>
                    <w:lang w:val="en-US"/>
                  </w:rPr>
                </w:rPrChange>
              </w:rPr>
              <w:t>71</w:t>
            </w:r>
          </w:p>
        </w:tc>
        <w:tc>
          <w:tcPr>
            <w:tcW w:w="592" w:type="dxa"/>
            <w:tcPrChange w:id="879" w:author="Bertotto, Mercedes [2]" w:date="2023-12-11T14:06:00Z">
              <w:tcPr>
                <w:tcW w:w="562" w:type="dxa"/>
              </w:tcPr>
            </w:tcPrChange>
          </w:tcPr>
          <w:p w14:paraId="5CB65096" w14:textId="43A3A1B5" w:rsidR="1CFCD843" w:rsidRDefault="1CFCD843">
            <w:pPr>
              <w:jc w:val="center"/>
              <w:rPr>
                <w:b/>
                <w:bCs/>
                <w:sz w:val="18"/>
                <w:szCs w:val="18"/>
                <w:lang w:val="en-US"/>
              </w:rPr>
              <w:pPrChange w:id="880" w:author="Unknown" w:date="2023-12-08T15:09:00Z">
                <w:pPr/>
              </w:pPrChange>
            </w:pPr>
            <w:r w:rsidRPr="13A251B7">
              <w:rPr>
                <w:b/>
                <w:bCs/>
                <w:sz w:val="18"/>
                <w:szCs w:val="18"/>
                <w:lang w:val="en-US"/>
                <w:rPrChange w:id="881" w:author="Bertotto, Mercedes [2]" w:date="2023-12-07T14:19:00Z">
                  <w:rPr>
                    <w:b/>
                    <w:bCs/>
                    <w:sz w:val="24"/>
                    <w:szCs w:val="24"/>
                    <w:lang w:val="en-US"/>
                  </w:rPr>
                </w:rPrChange>
              </w:rPr>
              <w:t>0</w:t>
            </w:r>
          </w:p>
        </w:tc>
        <w:tc>
          <w:tcPr>
            <w:tcW w:w="660" w:type="dxa"/>
            <w:tcPrChange w:id="882" w:author="Bertotto, Mercedes [2]" w:date="2023-12-11T14:06:00Z">
              <w:tcPr>
                <w:tcW w:w="857" w:type="dxa"/>
              </w:tcPr>
            </w:tcPrChange>
          </w:tcPr>
          <w:p w14:paraId="078884DD" w14:textId="7429D41A" w:rsidR="1CFCD843" w:rsidRDefault="1CFCD843">
            <w:pPr>
              <w:jc w:val="center"/>
              <w:rPr>
                <w:b/>
                <w:bCs/>
                <w:sz w:val="18"/>
                <w:szCs w:val="18"/>
                <w:lang w:val="en-US"/>
              </w:rPr>
              <w:pPrChange w:id="883" w:author="Unknown" w:date="2023-12-08T15:09:00Z">
                <w:pPr/>
              </w:pPrChange>
            </w:pPr>
            <w:r w:rsidRPr="13A251B7">
              <w:rPr>
                <w:b/>
                <w:bCs/>
                <w:sz w:val="18"/>
                <w:szCs w:val="18"/>
                <w:lang w:val="en-US"/>
                <w:rPrChange w:id="884" w:author="Bertotto, Mercedes [2]" w:date="2023-12-07T14:19:00Z">
                  <w:rPr>
                    <w:b/>
                    <w:bCs/>
                    <w:sz w:val="24"/>
                    <w:szCs w:val="24"/>
                    <w:lang w:val="en-US"/>
                  </w:rPr>
                </w:rPrChange>
              </w:rPr>
              <w:t>0</w:t>
            </w:r>
          </w:p>
        </w:tc>
        <w:tc>
          <w:tcPr>
            <w:tcW w:w="555" w:type="dxa"/>
            <w:tcPrChange w:id="885" w:author="Bertotto, Mercedes [2]" w:date="2023-12-11T14:06:00Z">
              <w:tcPr>
                <w:tcW w:w="857" w:type="dxa"/>
              </w:tcPr>
            </w:tcPrChange>
          </w:tcPr>
          <w:p w14:paraId="64512F7F" w14:textId="0DE54185" w:rsidR="1CFCD843" w:rsidRDefault="1CFCD843">
            <w:pPr>
              <w:jc w:val="center"/>
              <w:rPr>
                <w:b/>
                <w:bCs/>
                <w:sz w:val="18"/>
                <w:szCs w:val="18"/>
                <w:lang w:val="en-US"/>
              </w:rPr>
              <w:pPrChange w:id="886" w:author="Unknown" w:date="2023-12-08T15:09:00Z">
                <w:pPr/>
              </w:pPrChange>
            </w:pPr>
            <w:r w:rsidRPr="13A251B7">
              <w:rPr>
                <w:b/>
                <w:bCs/>
                <w:sz w:val="18"/>
                <w:szCs w:val="18"/>
                <w:lang w:val="en-US"/>
                <w:rPrChange w:id="887" w:author="Bertotto, Mercedes [2]" w:date="2023-12-07T14:19:00Z">
                  <w:rPr>
                    <w:b/>
                    <w:bCs/>
                    <w:sz w:val="24"/>
                    <w:szCs w:val="24"/>
                    <w:lang w:val="en-US"/>
                  </w:rPr>
                </w:rPrChange>
              </w:rPr>
              <w:t>6</w:t>
            </w:r>
          </w:p>
        </w:tc>
        <w:tc>
          <w:tcPr>
            <w:tcW w:w="887" w:type="dxa"/>
            <w:tcPrChange w:id="888" w:author="Bertotto, Mercedes [2]" w:date="2023-12-11T14:06:00Z">
              <w:tcPr>
                <w:tcW w:w="857" w:type="dxa"/>
              </w:tcPr>
            </w:tcPrChange>
          </w:tcPr>
          <w:p w14:paraId="283A4998" w14:textId="717070A5" w:rsidR="1CFCD843" w:rsidRDefault="1CFCD843">
            <w:pPr>
              <w:jc w:val="center"/>
              <w:rPr>
                <w:b/>
                <w:bCs/>
                <w:sz w:val="18"/>
                <w:szCs w:val="18"/>
                <w:lang w:val="en-US"/>
              </w:rPr>
              <w:pPrChange w:id="889" w:author="Unknown" w:date="2023-12-08T15:09:00Z">
                <w:pPr/>
              </w:pPrChange>
            </w:pPr>
            <w:r w:rsidRPr="13A251B7">
              <w:rPr>
                <w:b/>
                <w:bCs/>
                <w:sz w:val="18"/>
                <w:szCs w:val="18"/>
                <w:lang w:val="en-US"/>
                <w:rPrChange w:id="890" w:author="Bertotto, Mercedes [2]" w:date="2023-12-07T14:19:00Z">
                  <w:rPr>
                    <w:b/>
                    <w:bCs/>
                    <w:sz w:val="24"/>
                    <w:szCs w:val="24"/>
                    <w:lang w:val="en-US"/>
                  </w:rPr>
                </w:rPrChange>
              </w:rPr>
              <w:t>NA</w:t>
            </w:r>
          </w:p>
        </w:tc>
        <w:tc>
          <w:tcPr>
            <w:tcW w:w="810" w:type="dxa"/>
            <w:tcPrChange w:id="891" w:author="Bertotto, Mercedes [2]" w:date="2023-12-11T14:06:00Z">
              <w:tcPr>
                <w:tcW w:w="857" w:type="dxa"/>
              </w:tcPr>
            </w:tcPrChange>
          </w:tcPr>
          <w:p w14:paraId="5C39D920" w14:textId="36FFCB55" w:rsidR="1CFCD843" w:rsidRDefault="1CFCD843">
            <w:pPr>
              <w:jc w:val="center"/>
              <w:rPr>
                <w:b/>
                <w:bCs/>
                <w:sz w:val="18"/>
                <w:szCs w:val="18"/>
                <w:lang w:val="en-US"/>
              </w:rPr>
              <w:pPrChange w:id="892" w:author="Unknown" w:date="2023-12-08T15:09:00Z">
                <w:pPr/>
              </w:pPrChange>
            </w:pPr>
            <w:r w:rsidRPr="13A251B7">
              <w:rPr>
                <w:b/>
                <w:bCs/>
                <w:sz w:val="18"/>
                <w:szCs w:val="18"/>
                <w:lang w:val="en-US"/>
                <w:rPrChange w:id="893" w:author="Bertotto, Mercedes [2]" w:date="2023-12-07T14:19:00Z">
                  <w:rPr>
                    <w:b/>
                    <w:bCs/>
                    <w:sz w:val="24"/>
                    <w:szCs w:val="24"/>
                    <w:lang w:val="en-US"/>
                  </w:rPr>
                </w:rPrChange>
              </w:rPr>
              <w:t>0.922</w:t>
            </w:r>
          </w:p>
        </w:tc>
        <w:tc>
          <w:tcPr>
            <w:tcW w:w="870" w:type="dxa"/>
            <w:tcPrChange w:id="894" w:author="Bertotto, Mercedes [2]" w:date="2023-12-11T14:06:00Z">
              <w:tcPr>
                <w:tcW w:w="1220" w:type="dxa"/>
              </w:tcPr>
            </w:tcPrChange>
          </w:tcPr>
          <w:p w14:paraId="1AF4B3DE" w14:textId="3E5522DC" w:rsidR="1CFCD843" w:rsidRDefault="1CFCD843">
            <w:pPr>
              <w:jc w:val="center"/>
              <w:rPr>
                <w:b/>
                <w:bCs/>
                <w:sz w:val="18"/>
                <w:szCs w:val="18"/>
                <w:lang w:val="en-US"/>
              </w:rPr>
              <w:pPrChange w:id="895" w:author="Unknown" w:date="2023-12-08T15:09:00Z">
                <w:pPr/>
              </w:pPrChange>
            </w:pPr>
            <w:r w:rsidRPr="13A251B7">
              <w:rPr>
                <w:b/>
                <w:bCs/>
                <w:sz w:val="18"/>
                <w:szCs w:val="18"/>
                <w:lang w:val="en-US"/>
                <w:rPrChange w:id="896" w:author="Bertotto, Mercedes [2]" w:date="2023-12-07T14:19:00Z">
                  <w:rPr>
                    <w:b/>
                    <w:bCs/>
                    <w:sz w:val="24"/>
                    <w:szCs w:val="24"/>
                    <w:lang w:val="en-US"/>
                  </w:rPr>
                </w:rPrChange>
              </w:rPr>
              <w:t>0.922</w:t>
            </w:r>
          </w:p>
        </w:tc>
        <w:tc>
          <w:tcPr>
            <w:tcW w:w="525" w:type="dxa"/>
            <w:tcPrChange w:id="897" w:author="Bertotto, Mercedes [2]" w:date="2023-12-11T14:06:00Z">
              <w:tcPr>
                <w:tcW w:w="494" w:type="dxa"/>
              </w:tcPr>
            </w:tcPrChange>
          </w:tcPr>
          <w:p w14:paraId="5AC49838" w14:textId="292032DB" w:rsidR="1CFCD843" w:rsidRDefault="1CFCD843">
            <w:pPr>
              <w:jc w:val="center"/>
              <w:rPr>
                <w:b/>
                <w:bCs/>
                <w:sz w:val="18"/>
                <w:szCs w:val="18"/>
                <w:lang w:val="en-US"/>
              </w:rPr>
              <w:pPrChange w:id="898" w:author="Unknown" w:date="2023-12-08T15:09:00Z">
                <w:pPr/>
              </w:pPrChange>
            </w:pPr>
            <w:r w:rsidRPr="13A251B7">
              <w:rPr>
                <w:b/>
                <w:bCs/>
                <w:sz w:val="18"/>
                <w:szCs w:val="18"/>
                <w:lang w:val="en-US"/>
                <w:rPrChange w:id="899" w:author="Bertotto, Mercedes [2]" w:date="2023-12-07T14:19:00Z">
                  <w:rPr>
                    <w:b/>
                    <w:bCs/>
                    <w:sz w:val="24"/>
                    <w:szCs w:val="24"/>
                    <w:lang w:val="en-US"/>
                  </w:rPr>
                </w:rPrChange>
              </w:rPr>
              <w:t>6</w:t>
            </w:r>
          </w:p>
        </w:tc>
        <w:tc>
          <w:tcPr>
            <w:tcW w:w="840" w:type="dxa"/>
            <w:tcPrChange w:id="900" w:author="Bertotto, Mercedes [2]" w:date="2023-12-11T14:06:00Z">
              <w:tcPr>
                <w:tcW w:w="0" w:type="auto"/>
              </w:tcPr>
            </w:tcPrChange>
          </w:tcPr>
          <w:p w14:paraId="7E07607C" w14:textId="28875E57" w:rsidR="4A213141" w:rsidRDefault="4A213141">
            <w:pPr>
              <w:jc w:val="center"/>
              <w:rPr>
                <w:b/>
                <w:bCs/>
                <w:sz w:val="18"/>
                <w:szCs w:val="18"/>
                <w:lang w:val="en-US"/>
              </w:rPr>
              <w:pPrChange w:id="901" w:author="Unknown" w:date="2023-12-08T15:09:00Z">
                <w:pPr/>
              </w:pPrChange>
            </w:pPr>
            <w:r w:rsidRPr="13A251B7">
              <w:rPr>
                <w:b/>
                <w:bCs/>
                <w:sz w:val="18"/>
                <w:szCs w:val="18"/>
                <w:lang w:val="en-US"/>
              </w:rPr>
              <w:t>0.270</w:t>
            </w:r>
          </w:p>
        </w:tc>
        <w:tc>
          <w:tcPr>
            <w:tcW w:w="742" w:type="dxa"/>
            <w:tcPrChange w:id="902" w:author="Bertotto, Mercedes [2]" w:date="2023-12-11T14:06:00Z">
              <w:tcPr>
                <w:tcW w:w="0" w:type="auto"/>
              </w:tcPr>
            </w:tcPrChange>
          </w:tcPr>
          <w:p w14:paraId="5A8AA87C" w14:textId="709140D2" w:rsidR="4A213141" w:rsidRDefault="4A213141">
            <w:pPr>
              <w:jc w:val="center"/>
              <w:rPr>
                <w:b/>
                <w:bCs/>
                <w:sz w:val="18"/>
                <w:szCs w:val="18"/>
                <w:lang w:val="en-US"/>
              </w:rPr>
              <w:pPrChange w:id="903" w:author="Unknown" w:date="2023-12-08T15:09:00Z">
                <w:pPr/>
              </w:pPrChange>
            </w:pPr>
            <w:r w:rsidRPr="13A251B7">
              <w:rPr>
                <w:b/>
                <w:bCs/>
                <w:sz w:val="18"/>
                <w:szCs w:val="18"/>
                <w:lang w:val="en-US"/>
              </w:rPr>
              <w:t>0.270</w:t>
            </w:r>
          </w:p>
        </w:tc>
      </w:tr>
    </w:tbl>
    <w:p w14:paraId="41B43560" w14:textId="37A1BB35" w:rsidR="13A251B7" w:rsidRDefault="13A251B7">
      <w:pPr>
        <w:jc w:val="center"/>
        <w:rPr>
          <w:del w:id="904" w:author="Bertotto, Mercedes [2]" w:date="2023-12-08T15:10:00Z"/>
        </w:rPr>
        <w:pPrChange w:id="905" w:author="Bertotto, Mercedes [2]" w:date="2023-12-07T14:22:00Z">
          <w:pPr/>
        </w:pPrChange>
      </w:pPr>
    </w:p>
    <w:p w14:paraId="474F3917" w14:textId="6EEC28C7" w:rsidR="13A251B7" w:rsidRDefault="13A251B7" w:rsidP="13A251B7"/>
    <w:p w14:paraId="3CA9B3AD" w14:textId="6DFDCD7A" w:rsidR="69B4AA14" w:rsidRPr="00A94946" w:rsidRDefault="0016166B" w:rsidP="13A251B7">
      <w:pPr>
        <w:spacing w:after="0" w:line="240" w:lineRule="auto"/>
        <w:jc w:val="both"/>
        <w:rPr>
          <w:sz w:val="24"/>
          <w:szCs w:val="24"/>
          <w:lang w:val="en-US"/>
          <w:rPrChange w:id="906" w:author="Villiers, Hendrik de" w:date="2023-12-09T20:40:00Z">
            <w:rPr>
              <w:sz w:val="24"/>
              <w:szCs w:val="24"/>
            </w:rPr>
          </w:rPrChange>
        </w:rPr>
      </w:pPr>
      <w:r w:rsidRPr="0016166B">
        <w:rPr>
          <w:sz w:val="24"/>
          <w:szCs w:val="24"/>
          <w:lang w:val="en-US"/>
        </w:rPr>
        <w:t>As a first approach to the problem</w:t>
      </w:r>
      <w:r>
        <w:rPr>
          <w:sz w:val="24"/>
          <w:szCs w:val="24"/>
          <w:lang w:val="en-US"/>
        </w:rPr>
        <w:t>, a</w:t>
      </w:r>
      <w:r w:rsidR="69B4AA14" w:rsidRPr="00A94946">
        <w:rPr>
          <w:sz w:val="24"/>
          <w:szCs w:val="24"/>
          <w:lang w:val="en-US"/>
          <w:rPrChange w:id="907" w:author="Villiers, Hendrik de" w:date="2023-12-09T20:40:00Z">
            <w:rPr>
              <w:sz w:val="24"/>
              <w:szCs w:val="24"/>
            </w:rPr>
          </w:rPrChange>
        </w:rPr>
        <w:t xml:space="preserve"> SIMCA </w:t>
      </w:r>
      <w:commentRangeStart w:id="908"/>
      <w:commentRangeStart w:id="909"/>
      <w:r w:rsidR="69B4AA14" w:rsidRPr="00A94946">
        <w:rPr>
          <w:sz w:val="24"/>
          <w:szCs w:val="24"/>
          <w:lang w:val="en-US"/>
          <w:rPrChange w:id="910" w:author="Villiers, Hendrik de" w:date="2023-12-09T20:40:00Z">
            <w:rPr>
              <w:sz w:val="24"/>
              <w:szCs w:val="24"/>
            </w:rPr>
          </w:rPrChange>
        </w:rPr>
        <w:t xml:space="preserve">one-class analysis </w:t>
      </w:r>
      <w:commentRangeEnd w:id="908"/>
      <w:r w:rsidR="0077003C">
        <w:rPr>
          <w:rStyle w:val="CommentReference"/>
        </w:rPr>
        <w:commentReference w:id="908"/>
      </w:r>
      <w:commentRangeEnd w:id="909"/>
      <w:r w:rsidR="00706B03">
        <w:rPr>
          <w:rStyle w:val="CommentReference"/>
        </w:rPr>
        <w:commentReference w:id="909"/>
      </w:r>
      <w:r w:rsidR="69B4AA14" w:rsidRPr="00A94946">
        <w:rPr>
          <w:sz w:val="24"/>
          <w:szCs w:val="24"/>
          <w:lang w:val="en-US"/>
          <w:rPrChange w:id="911" w:author="Villiers, Hendrik de" w:date="2023-12-09T20:40:00Z">
            <w:rPr>
              <w:sz w:val="24"/>
              <w:szCs w:val="24"/>
            </w:rPr>
          </w:rPrChange>
        </w:rPr>
        <w:t>was carried out, with the aim of developing a classification model in the "Healthy" class. All samples that do not correspond to this category should be rejected by the model.</w:t>
      </w:r>
    </w:p>
    <w:p w14:paraId="6877F38E" w14:textId="1CCF059B" w:rsidR="69B4AA14" w:rsidRPr="00A94946" w:rsidRDefault="69B4AA14" w:rsidP="13A251B7">
      <w:pPr>
        <w:spacing w:after="0" w:line="240" w:lineRule="auto"/>
        <w:jc w:val="both"/>
        <w:rPr>
          <w:sz w:val="24"/>
          <w:szCs w:val="24"/>
          <w:lang w:val="en-US"/>
          <w:rPrChange w:id="912" w:author="Villiers, Hendrik de" w:date="2023-12-09T20:40:00Z">
            <w:rPr>
              <w:sz w:val="24"/>
              <w:szCs w:val="24"/>
            </w:rPr>
          </w:rPrChange>
        </w:rPr>
      </w:pPr>
      <w:r w:rsidRPr="00A94946">
        <w:rPr>
          <w:sz w:val="24"/>
          <w:szCs w:val="24"/>
          <w:lang w:val="en-US"/>
          <w:rPrChange w:id="913" w:author="Villiers, Hendrik de" w:date="2023-12-09T20:40:00Z">
            <w:rPr>
              <w:sz w:val="24"/>
              <w:szCs w:val="24"/>
            </w:rPr>
          </w:rPrChange>
        </w:rPr>
        <w:t>The One-Class SIMCA model gave good results for the healthy class in the three varieties (Table). However, when each trained model was validated in its corresponding diseased class, it was not able to reject samples with high specificity</w:t>
      </w:r>
      <w:r w:rsidR="4BDD0D3F" w:rsidRPr="00A94946">
        <w:rPr>
          <w:sz w:val="24"/>
          <w:szCs w:val="24"/>
          <w:lang w:val="en-US"/>
          <w:rPrChange w:id="914" w:author="Villiers, Hendrik de" w:date="2023-12-09T20:40:00Z">
            <w:rPr>
              <w:sz w:val="24"/>
              <w:szCs w:val="24"/>
            </w:rPr>
          </w:rPrChange>
        </w:rPr>
        <w:t xml:space="preserve"> (Table)</w:t>
      </w:r>
      <w:r w:rsidRPr="00A94946">
        <w:rPr>
          <w:sz w:val="24"/>
          <w:szCs w:val="24"/>
          <w:lang w:val="en-US"/>
          <w:rPrChange w:id="915" w:author="Villiers, Hendrik de" w:date="2023-12-09T20:40:00Z">
            <w:rPr>
              <w:sz w:val="24"/>
              <w:szCs w:val="24"/>
            </w:rPr>
          </w:rPrChange>
        </w:rPr>
        <w:t>.</w:t>
      </w:r>
    </w:p>
    <w:p w14:paraId="2F628FC1" w14:textId="657A7C49" w:rsidR="69B4AA14" w:rsidRPr="00A94946" w:rsidRDefault="69B4AA14" w:rsidP="13A251B7">
      <w:pPr>
        <w:spacing w:after="0" w:line="240" w:lineRule="auto"/>
        <w:jc w:val="both"/>
        <w:rPr>
          <w:ins w:id="916" w:author="Bertotto, Mercedes [2]" w:date="2023-12-08T15:12:00Z"/>
          <w:sz w:val="24"/>
          <w:szCs w:val="24"/>
          <w:lang w:val="en-US"/>
          <w:rPrChange w:id="917" w:author="Villiers, Hendrik de" w:date="2023-12-09T20:40:00Z">
            <w:rPr>
              <w:ins w:id="918" w:author="Bertotto, Mercedes [2]" w:date="2023-12-08T15:12:00Z"/>
              <w:sz w:val="24"/>
              <w:szCs w:val="24"/>
            </w:rPr>
          </w:rPrChange>
        </w:rPr>
      </w:pPr>
      <w:r w:rsidRPr="00A94946">
        <w:rPr>
          <w:sz w:val="24"/>
          <w:szCs w:val="24"/>
          <w:lang w:val="en-US"/>
          <w:rPrChange w:id="919" w:author="Villiers, Hendrik de" w:date="2023-12-09T20:40:00Z">
            <w:rPr>
              <w:sz w:val="24"/>
              <w:szCs w:val="24"/>
            </w:rPr>
          </w:rPrChange>
        </w:rPr>
        <w:t>This is why,</w:t>
      </w:r>
      <w:r w:rsidR="00662E33">
        <w:rPr>
          <w:sz w:val="24"/>
          <w:szCs w:val="24"/>
          <w:lang w:val="en-US"/>
        </w:rPr>
        <w:t xml:space="preserve"> SIMCA algorithm was not adequate to</w:t>
      </w:r>
      <w:r w:rsidRPr="00A94946">
        <w:rPr>
          <w:sz w:val="24"/>
          <w:szCs w:val="24"/>
          <w:lang w:val="en-US"/>
          <w:rPrChange w:id="920" w:author="Villiers, Hendrik de" w:date="2023-12-09T20:40:00Z">
            <w:rPr>
              <w:sz w:val="24"/>
              <w:szCs w:val="24"/>
            </w:rPr>
          </w:rPrChange>
        </w:rPr>
        <w:t xml:space="preserve"> solve the</w:t>
      </w:r>
      <w:r w:rsidR="00662E33">
        <w:rPr>
          <w:sz w:val="24"/>
          <w:szCs w:val="24"/>
          <w:lang w:val="en-US"/>
        </w:rPr>
        <w:t xml:space="preserve"> classification </w:t>
      </w:r>
      <w:r w:rsidRPr="00A94946">
        <w:rPr>
          <w:sz w:val="24"/>
          <w:szCs w:val="24"/>
          <w:lang w:val="en-US"/>
          <w:rPrChange w:id="921" w:author="Villiers, Hendrik de" w:date="2023-12-09T20:40:00Z">
            <w:rPr>
              <w:sz w:val="24"/>
              <w:szCs w:val="24"/>
            </w:rPr>
          </w:rPrChange>
        </w:rPr>
        <w:t xml:space="preserve"> problem and PLSD</w:t>
      </w:r>
      <w:r w:rsidR="00A814FF">
        <w:rPr>
          <w:sz w:val="24"/>
          <w:szCs w:val="24"/>
          <w:lang w:val="en-US"/>
        </w:rPr>
        <w:t xml:space="preserve">A algorithm </w:t>
      </w:r>
      <w:r w:rsidR="009A7253">
        <w:rPr>
          <w:sz w:val="24"/>
          <w:szCs w:val="24"/>
          <w:lang w:val="en-US"/>
        </w:rPr>
        <w:t>was used</w:t>
      </w:r>
      <w:r w:rsidR="00F85E20">
        <w:rPr>
          <w:sz w:val="24"/>
          <w:szCs w:val="24"/>
          <w:lang w:val="en-US"/>
        </w:rPr>
        <w:t xml:space="preserve"> instead</w:t>
      </w:r>
      <w:r w:rsidRPr="00A94946">
        <w:rPr>
          <w:sz w:val="24"/>
          <w:szCs w:val="24"/>
          <w:lang w:val="en-US"/>
          <w:rPrChange w:id="922" w:author="Villiers, Hendrik de" w:date="2023-12-09T20:40:00Z">
            <w:rPr>
              <w:sz w:val="24"/>
              <w:szCs w:val="24"/>
            </w:rPr>
          </w:rPrChange>
        </w:rPr>
        <w:t>.</w:t>
      </w:r>
    </w:p>
    <w:p w14:paraId="1EDDD0EF" w14:textId="49DE2269" w:rsidR="13A251B7" w:rsidRPr="00A94946" w:rsidRDefault="13A251B7" w:rsidP="13A251B7">
      <w:pPr>
        <w:spacing w:after="0" w:line="240" w:lineRule="auto"/>
        <w:jc w:val="both"/>
        <w:rPr>
          <w:ins w:id="923" w:author="Bertotto, Mercedes [2]" w:date="2023-12-08T15:12:00Z"/>
          <w:sz w:val="24"/>
          <w:szCs w:val="24"/>
          <w:lang w:val="en-US"/>
          <w:rPrChange w:id="924" w:author="Villiers, Hendrik de" w:date="2023-12-09T20:40:00Z">
            <w:rPr>
              <w:ins w:id="925" w:author="Bertotto, Mercedes [2]" w:date="2023-12-08T15:12:00Z"/>
              <w:sz w:val="24"/>
              <w:szCs w:val="24"/>
            </w:rPr>
          </w:rPrChange>
        </w:rPr>
      </w:pPr>
    </w:p>
    <w:p w14:paraId="6E12A619" w14:textId="2E88082E" w:rsidR="5596EC10" w:rsidRDefault="5596EC10" w:rsidP="13A251B7">
      <w:pPr>
        <w:spacing w:after="0" w:line="240" w:lineRule="auto"/>
        <w:jc w:val="both"/>
        <w:rPr>
          <w:sz w:val="24"/>
          <w:szCs w:val="24"/>
        </w:rPr>
      </w:pPr>
      <w:ins w:id="926" w:author="Bertotto, Mercedes [2]" w:date="2023-12-08T15:12:00Z">
        <w:r w:rsidRPr="13A251B7">
          <w:rPr>
            <w:sz w:val="24"/>
            <w:szCs w:val="24"/>
          </w:rPr>
          <w:t>PLSDA</w:t>
        </w:r>
      </w:ins>
    </w:p>
    <w:p w14:paraId="354D90CB" w14:textId="15C8920D" w:rsidR="13A251B7" w:rsidRDefault="13A251B7" w:rsidP="13A251B7"/>
    <w:p w14:paraId="3194FE99" w14:textId="6E781A9D" w:rsidR="07B9D336" w:rsidRDefault="07B9D336" w:rsidP="13A251B7">
      <w:proofErr w:type="spellStart"/>
      <w:r>
        <w:t>Brioso</w:t>
      </w:r>
      <w:proofErr w:type="spellEnd"/>
    </w:p>
    <w:p w14:paraId="1FB91122" w14:textId="21A97BB3" w:rsidR="13A251B7" w:rsidRDefault="13A251B7" w:rsidP="13A251B7"/>
    <w:p w14:paraId="3E59E832" w14:textId="60AADC30" w:rsidR="13A251B7" w:rsidRDefault="13A251B7" w:rsidP="13A251B7"/>
    <w:p w14:paraId="48CAD83F" w14:textId="01FE04F2" w:rsidR="13A251B7" w:rsidRDefault="13A251B7" w:rsidP="13A251B7"/>
    <w:p w14:paraId="550C2795" w14:textId="67B821A9" w:rsidR="13A251B7" w:rsidRDefault="13A251B7" w:rsidP="13A251B7"/>
    <w:p w14:paraId="5325A1AB" w14:textId="61CE06D8" w:rsidR="13A251B7" w:rsidRDefault="13A251B7" w:rsidP="13A251B7"/>
    <w:p w14:paraId="5098D511" w14:textId="028C46FE" w:rsidR="13A251B7" w:rsidRDefault="13A251B7" w:rsidP="13A251B7"/>
    <w:p w14:paraId="7073655B" w14:textId="77777777" w:rsidR="00326D37" w:rsidRDefault="00326D37" w:rsidP="00326D37">
      <w:pPr>
        <w:pStyle w:val="Caption"/>
        <w:keepNext/>
        <w:jc w:val="both"/>
      </w:pPr>
      <w:r>
        <w:lastRenderedPageBreak/>
        <w:t xml:space="preserve">A </w:t>
      </w:r>
    </w:p>
    <w:p w14:paraId="1604571C" w14:textId="77777777" w:rsidR="00326D37" w:rsidRDefault="11EB57B7" w:rsidP="00326D37">
      <w:pPr>
        <w:jc w:val="both"/>
        <w:rPr>
          <w:del w:id="927" w:author="Bertotto, Mercedes [2]" w:date="2023-12-06T09:24:00Z"/>
          <w:b/>
          <w:bCs/>
          <w:sz w:val="24"/>
          <w:szCs w:val="24"/>
          <w:lang w:val="en-US"/>
        </w:rPr>
      </w:pPr>
      <w:commentRangeStart w:id="928"/>
      <w:r>
        <w:rPr>
          <w:noProof/>
        </w:rPr>
        <w:drawing>
          <wp:inline distT="0" distB="0" distL="0" distR="0" wp14:anchorId="27618168" wp14:editId="4126D7C3">
            <wp:extent cx="5497341" cy="3399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497341" cy="3399370"/>
                    </a:xfrm>
                    <a:prstGeom prst="rect">
                      <a:avLst/>
                    </a:prstGeom>
                  </pic:spPr>
                </pic:pic>
              </a:graphicData>
            </a:graphic>
          </wp:inline>
        </w:drawing>
      </w:r>
      <w:commentRangeEnd w:id="928"/>
      <w:r w:rsidR="00AF22C4">
        <w:rPr>
          <w:rStyle w:val="CommentReference"/>
        </w:rPr>
        <w:commentReference w:id="928"/>
      </w:r>
    </w:p>
    <w:p w14:paraId="3F8E9B2C" w14:textId="77777777" w:rsidR="00326D37" w:rsidRDefault="00326D37" w:rsidP="00326D37">
      <w:pPr>
        <w:jc w:val="both"/>
        <w:rPr>
          <w:b/>
          <w:bCs/>
          <w:sz w:val="24"/>
          <w:szCs w:val="24"/>
          <w:lang w:val="en-US"/>
        </w:rPr>
      </w:pPr>
    </w:p>
    <w:p w14:paraId="5CE3C432" w14:textId="77777777" w:rsidR="00326D37" w:rsidRDefault="00326D37" w:rsidP="00326D37">
      <w:pPr>
        <w:pStyle w:val="Caption"/>
        <w:keepNext/>
        <w:jc w:val="both"/>
        <w:rPr>
          <w:ins w:id="929" w:author="Bertotto, Mercedes [2]" w:date="2023-12-11T14:50:00Z"/>
        </w:rPr>
      </w:pPr>
      <w:commentRangeStart w:id="930"/>
      <w:r>
        <w:lastRenderedPageBreak/>
        <w:t>B</w:t>
      </w:r>
      <w:commentRangeEnd w:id="930"/>
      <w:r>
        <w:rPr>
          <w:rStyle w:val="CommentReference"/>
        </w:rPr>
        <w:commentReference w:id="930"/>
      </w:r>
      <w:r>
        <w:t xml:space="preserve"> </w:t>
      </w:r>
    </w:p>
    <w:p w14:paraId="4815A9C6" w14:textId="5C25817C" w:rsidR="2BEA7E68" w:rsidRDefault="2BEA7E68">
      <w:pPr>
        <w:keepNext/>
        <w:rPr>
          <w:ins w:id="931" w:author="Bertotto, Mercedes [2]" w:date="2023-12-11T14:50:00Z"/>
        </w:rPr>
        <w:pPrChange w:id="932" w:author="Bertotto, Mercedes [2]" w:date="2023-12-11T14:50:00Z">
          <w:pPr>
            <w:pStyle w:val="Caption"/>
            <w:keepNext/>
            <w:jc w:val="both"/>
          </w:pPr>
        </w:pPrChange>
      </w:pPr>
    </w:p>
    <w:p w14:paraId="362B68CF" w14:textId="42AFFD01" w:rsidR="355AE108" w:rsidRDefault="355AE108" w:rsidP="2BEA7E68">
      <w:pPr>
        <w:keepNext/>
      </w:pPr>
      <w:ins w:id="933" w:author="Bertotto, Mercedes [2]" w:date="2023-12-11T14:50:00Z">
        <w:r>
          <w:rPr>
            <w:noProof/>
          </w:rPr>
          <w:drawing>
            <wp:inline distT="0" distB="0" distL="0" distR="0" wp14:anchorId="00A385BB" wp14:editId="012F16E9">
              <wp:extent cx="5668126" cy="3743325"/>
              <wp:effectExtent l="0" t="0" r="0" b="0"/>
              <wp:docPr id="920843135" name="Picture 92084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68126" cy="3743325"/>
                      </a:xfrm>
                      <a:prstGeom prst="rect">
                        <a:avLst/>
                      </a:prstGeom>
                    </pic:spPr>
                  </pic:pic>
                </a:graphicData>
              </a:graphic>
            </wp:inline>
          </w:drawing>
        </w:r>
      </w:ins>
    </w:p>
    <w:p w14:paraId="7B97F0D8" w14:textId="0316702C" w:rsidR="00326D37" w:rsidRDefault="00326D37">
      <w:pPr>
        <w:pStyle w:val="Caption"/>
        <w:keepNext/>
        <w:jc w:val="both"/>
        <w:pPrChange w:id="934" w:author="Bertotto, Mercedes [2]" w:date="2023-12-11T14:50:00Z">
          <w:pPr>
            <w:keepNext/>
            <w:jc w:val="both"/>
          </w:pPr>
        </w:pPrChange>
      </w:pPr>
      <w:r>
        <w:t xml:space="preserve">C </w:t>
      </w:r>
    </w:p>
    <w:p w14:paraId="0EFF7B91" w14:textId="77777777" w:rsidR="00326D37" w:rsidRDefault="11EB57B7" w:rsidP="00326D37">
      <w:pPr>
        <w:jc w:val="both"/>
        <w:rPr>
          <w:b/>
          <w:bCs/>
          <w:sz w:val="24"/>
          <w:szCs w:val="24"/>
          <w:lang w:val="en-US"/>
        </w:rPr>
      </w:pPr>
      <w:r>
        <w:rPr>
          <w:noProof/>
        </w:rPr>
        <w:drawing>
          <wp:inline distT="0" distB="0" distL="0" distR="0" wp14:anchorId="1C9264DD" wp14:editId="259AFDEA">
            <wp:extent cx="5455710" cy="2989188"/>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455710" cy="2989188"/>
                    </a:xfrm>
                    <a:prstGeom prst="rect">
                      <a:avLst/>
                    </a:prstGeom>
                  </pic:spPr>
                </pic:pic>
              </a:graphicData>
            </a:graphic>
          </wp:inline>
        </w:drawing>
      </w:r>
    </w:p>
    <w:p w14:paraId="7A342F22" w14:textId="4AB5B0F9" w:rsidR="00326D37" w:rsidRDefault="00326D37" w:rsidP="00326D37">
      <w:pPr>
        <w:jc w:val="both"/>
        <w:rPr>
          <w:sz w:val="16"/>
          <w:szCs w:val="16"/>
          <w:lang w:val="en-US"/>
        </w:rPr>
      </w:pPr>
      <w:bookmarkStart w:id="935" w:name="_Hlk146285760"/>
      <w:r w:rsidRPr="003B6817">
        <w:rPr>
          <w:b/>
          <w:bCs/>
          <w:sz w:val="16"/>
          <w:szCs w:val="16"/>
          <w:lang w:val="en-US"/>
        </w:rPr>
        <w:t xml:space="preserve">Figure </w:t>
      </w:r>
      <w:r>
        <w:rPr>
          <w:b/>
          <w:bCs/>
          <w:sz w:val="16"/>
          <w:szCs w:val="16"/>
          <w:lang w:val="en-US"/>
        </w:rPr>
        <w:t>2</w:t>
      </w:r>
      <w:r w:rsidRPr="003B6817">
        <w:rPr>
          <w:b/>
          <w:bCs/>
          <w:sz w:val="16"/>
          <w:szCs w:val="16"/>
          <w:lang w:val="en-US"/>
        </w:rPr>
        <w:t xml:space="preserve">: </w:t>
      </w:r>
      <w:proofErr w:type="spellStart"/>
      <w:r w:rsidRPr="003B6817">
        <w:rPr>
          <w:sz w:val="16"/>
          <w:szCs w:val="16"/>
          <w:lang w:val="en-US"/>
        </w:rPr>
        <w:t>Cappricia</w:t>
      </w:r>
      <w:proofErr w:type="spellEnd"/>
      <w:r w:rsidRPr="003B6817">
        <w:rPr>
          <w:sz w:val="16"/>
          <w:szCs w:val="16"/>
          <w:lang w:val="en-US"/>
        </w:rPr>
        <w:t xml:space="preserve"> classification metrics in different labelling scenarios (A: Label 1; B: Label 2; C: Label 3) according to different number of important variables as input for </w:t>
      </w:r>
      <w:commentRangeStart w:id="936"/>
      <w:r w:rsidRPr="003B6817">
        <w:rPr>
          <w:sz w:val="16"/>
          <w:szCs w:val="16"/>
          <w:lang w:val="en-US"/>
        </w:rPr>
        <w:t>PLSDA</w:t>
      </w:r>
      <w:commentRangeEnd w:id="936"/>
      <w:r w:rsidR="00771670">
        <w:rPr>
          <w:rStyle w:val="CommentReference"/>
        </w:rPr>
        <w:commentReference w:id="936"/>
      </w:r>
      <w:r w:rsidRPr="003B6817">
        <w:rPr>
          <w:sz w:val="16"/>
          <w:szCs w:val="16"/>
          <w:lang w:val="en-US"/>
        </w:rPr>
        <w:t xml:space="preserve">. </w:t>
      </w:r>
    </w:p>
    <w:p w14:paraId="3F0113CD" w14:textId="77777777" w:rsidR="00326D37" w:rsidRPr="00D2721D" w:rsidRDefault="00326D37" w:rsidP="00326D37">
      <w:pPr>
        <w:jc w:val="both"/>
        <w:rPr>
          <w:sz w:val="24"/>
          <w:szCs w:val="24"/>
          <w:lang w:val="en-US"/>
        </w:rPr>
      </w:pPr>
    </w:p>
    <w:bookmarkEnd w:id="935"/>
    <w:p w14:paraId="20CE67A1" w14:textId="77777777" w:rsidR="00326D37" w:rsidRDefault="00326D37" w:rsidP="2EABC22C">
      <w:pPr>
        <w:spacing w:line="240" w:lineRule="auto"/>
        <w:jc w:val="both"/>
        <w:rPr>
          <w:b/>
          <w:bCs/>
          <w:sz w:val="24"/>
          <w:szCs w:val="24"/>
          <w:lang w:val="en-US"/>
        </w:rPr>
      </w:pPr>
    </w:p>
    <w:p w14:paraId="7F9F695F" w14:textId="4FFFB796" w:rsidR="000F0711" w:rsidRDefault="5A112B03" w:rsidP="2EABC22C">
      <w:pPr>
        <w:spacing w:line="240" w:lineRule="auto"/>
        <w:jc w:val="both"/>
        <w:rPr>
          <w:sz w:val="24"/>
          <w:szCs w:val="24"/>
          <w:lang w:val="en-US"/>
        </w:rPr>
      </w:pPr>
      <w:commentRangeStart w:id="937"/>
      <w:r w:rsidRPr="2EABC22C">
        <w:rPr>
          <w:sz w:val="24"/>
          <w:szCs w:val="24"/>
          <w:lang w:val="en-US"/>
        </w:rPr>
        <w:lastRenderedPageBreak/>
        <w:t xml:space="preserve">Figure </w:t>
      </w:r>
      <w:r w:rsidR="00326D37" w:rsidRPr="2EABC22C">
        <w:rPr>
          <w:sz w:val="24"/>
          <w:szCs w:val="24"/>
          <w:lang w:val="en-US"/>
        </w:rPr>
        <w:t>2</w:t>
      </w:r>
      <w:r w:rsidRPr="2EABC22C">
        <w:rPr>
          <w:sz w:val="24"/>
          <w:szCs w:val="24"/>
          <w:lang w:val="en-US"/>
        </w:rPr>
        <w:t xml:space="preserve"> </w:t>
      </w:r>
      <w:commentRangeEnd w:id="937"/>
      <w:r>
        <w:rPr>
          <w:rStyle w:val="CommentReference"/>
        </w:rPr>
        <w:commentReference w:id="937"/>
      </w:r>
      <w:r w:rsidRPr="2EABC22C">
        <w:rPr>
          <w:sz w:val="24"/>
          <w:szCs w:val="24"/>
          <w:lang w:val="en-US"/>
        </w:rPr>
        <w:t xml:space="preserve">(A, B and C) compares the different results obtained using different </w:t>
      </w:r>
      <w:commentRangeStart w:id="938"/>
      <w:commentRangeStart w:id="939"/>
      <w:del w:id="940" w:author="Bertotto, Mercedes [2]" w:date="2024-01-12T14:01:00Z">
        <w:r w:rsidRPr="2EABC22C" w:rsidDel="7AC6CE8E">
          <w:rPr>
            <w:sz w:val="24"/>
            <w:szCs w:val="24"/>
            <w:lang w:val="en-US"/>
          </w:rPr>
          <w:delText xml:space="preserve"> </w:delText>
        </w:r>
      </w:del>
      <w:r w:rsidR="7AC6CE8E" w:rsidRPr="2EABC22C">
        <w:rPr>
          <w:sz w:val="24"/>
          <w:szCs w:val="24"/>
          <w:lang w:val="en-US"/>
        </w:rPr>
        <w:t>labeling scenarios</w:t>
      </w:r>
      <w:r w:rsidRPr="2EABC22C">
        <w:rPr>
          <w:sz w:val="24"/>
          <w:szCs w:val="24"/>
          <w:lang w:val="en-US"/>
        </w:rPr>
        <w:t xml:space="preserve"> </w:t>
      </w:r>
      <w:commentRangeEnd w:id="938"/>
      <w:r>
        <w:rPr>
          <w:rStyle w:val="CommentReference"/>
        </w:rPr>
        <w:commentReference w:id="938"/>
      </w:r>
      <w:commentRangeEnd w:id="939"/>
      <w:r>
        <w:rPr>
          <w:rStyle w:val="CommentReference"/>
        </w:rPr>
        <w:commentReference w:id="939"/>
      </w:r>
      <w:r w:rsidRPr="2EABC22C">
        <w:rPr>
          <w:sz w:val="24"/>
          <w:szCs w:val="24"/>
          <w:lang w:val="en-US"/>
        </w:rPr>
        <w:t>between the healthy and the diseased class</w:t>
      </w:r>
      <w:r w:rsidR="1711BFC6" w:rsidRPr="2EABC22C">
        <w:rPr>
          <w:sz w:val="24"/>
          <w:szCs w:val="24"/>
          <w:lang w:val="en-US"/>
        </w:rPr>
        <w:t>es</w:t>
      </w:r>
      <w:r w:rsidR="00A66CE7" w:rsidRPr="2EABC22C">
        <w:rPr>
          <w:sz w:val="24"/>
          <w:szCs w:val="24"/>
          <w:lang w:val="en-US"/>
        </w:rPr>
        <w:t xml:space="preserve"> for </w:t>
      </w:r>
      <w:commentRangeStart w:id="941"/>
      <w:commentRangeStart w:id="942"/>
      <w:proofErr w:type="spellStart"/>
      <w:r w:rsidR="00A66CE7" w:rsidRPr="2EABC22C">
        <w:rPr>
          <w:sz w:val="24"/>
          <w:szCs w:val="24"/>
          <w:lang w:val="en-US"/>
        </w:rPr>
        <w:t>Cappri</w:t>
      </w:r>
      <w:r w:rsidR="001C292F" w:rsidRPr="2EABC22C">
        <w:rPr>
          <w:sz w:val="24"/>
          <w:szCs w:val="24"/>
          <w:lang w:val="en-US"/>
        </w:rPr>
        <w:t>cia</w:t>
      </w:r>
      <w:proofErr w:type="spellEnd"/>
      <w:r w:rsidR="001C292F" w:rsidRPr="2EABC22C">
        <w:rPr>
          <w:sz w:val="24"/>
          <w:szCs w:val="24"/>
          <w:lang w:val="en-US"/>
        </w:rPr>
        <w:t xml:space="preserve"> cultivar</w:t>
      </w:r>
      <w:commentRangeEnd w:id="941"/>
      <w:r>
        <w:rPr>
          <w:rStyle w:val="CommentReference"/>
        </w:rPr>
        <w:commentReference w:id="941"/>
      </w:r>
      <w:commentRangeEnd w:id="942"/>
      <w:r>
        <w:rPr>
          <w:rStyle w:val="CommentReference"/>
        </w:rPr>
        <w:commentReference w:id="942"/>
      </w:r>
      <w:r w:rsidRPr="2EABC22C">
        <w:rPr>
          <w:sz w:val="24"/>
          <w:szCs w:val="24"/>
          <w:lang w:val="en-US"/>
        </w:rPr>
        <w:t xml:space="preserve">.  As can be observed, the </w:t>
      </w:r>
      <w:r w:rsidR="6AF75C04" w:rsidRPr="2EABC22C">
        <w:rPr>
          <w:sz w:val="24"/>
          <w:szCs w:val="24"/>
          <w:lang w:val="en-US"/>
        </w:rPr>
        <w:t>p</w:t>
      </w:r>
      <w:r w:rsidRPr="2EABC22C">
        <w:rPr>
          <w:sz w:val="24"/>
          <w:szCs w:val="24"/>
          <w:lang w:val="en-US"/>
        </w:rPr>
        <w:t>recision metric behave</w:t>
      </w:r>
      <w:r w:rsidR="1711BFC6" w:rsidRPr="2EABC22C">
        <w:rPr>
          <w:sz w:val="24"/>
          <w:szCs w:val="24"/>
          <w:lang w:val="en-US"/>
        </w:rPr>
        <w:t>d</w:t>
      </w:r>
      <w:r w:rsidRPr="2EABC22C">
        <w:rPr>
          <w:sz w:val="24"/>
          <w:szCs w:val="24"/>
          <w:lang w:val="en-US"/>
        </w:rPr>
        <w:t xml:space="preserve"> erratically</w:t>
      </w:r>
      <w:r w:rsidR="1711BFC6" w:rsidRPr="2EABC22C">
        <w:rPr>
          <w:sz w:val="24"/>
          <w:szCs w:val="24"/>
          <w:lang w:val="en-US"/>
        </w:rPr>
        <w:t xml:space="preserve"> when</w:t>
      </w:r>
      <w:r w:rsidRPr="2EABC22C">
        <w:rPr>
          <w:sz w:val="24"/>
          <w:szCs w:val="24"/>
          <w:lang w:val="en-US"/>
        </w:rPr>
        <w:t xml:space="preserve"> </w:t>
      </w:r>
      <w:r w:rsidR="16946DE8" w:rsidRPr="2EABC22C">
        <w:rPr>
          <w:sz w:val="24"/>
          <w:szCs w:val="24"/>
          <w:lang w:val="en-US"/>
        </w:rPr>
        <w:t>S</w:t>
      </w:r>
      <w:r w:rsidRPr="2EABC22C">
        <w:rPr>
          <w:sz w:val="24"/>
          <w:szCs w:val="24"/>
          <w:lang w:val="en-US"/>
        </w:rPr>
        <w:t>cenario 1</w:t>
      </w:r>
      <w:r w:rsidR="1711BFC6" w:rsidRPr="2EABC22C">
        <w:rPr>
          <w:sz w:val="24"/>
          <w:szCs w:val="24"/>
          <w:lang w:val="en-US"/>
        </w:rPr>
        <w:t xml:space="preserve"> was selected</w:t>
      </w:r>
      <w:r w:rsidRPr="2EABC22C">
        <w:rPr>
          <w:sz w:val="24"/>
          <w:szCs w:val="24"/>
          <w:lang w:val="en-US"/>
        </w:rPr>
        <w:t>. This metric showed high values when less than 13 variables were chosen, but then decreased abruptly with 14 variables; and increased again when</w:t>
      </w:r>
      <w:ins w:id="943" w:author="Bertotto, Mercedes [2]" w:date="2023-12-11T14:15:00Z">
        <w:r w:rsidR="2FA34961" w:rsidRPr="2EABC22C">
          <w:rPr>
            <w:sz w:val="24"/>
            <w:szCs w:val="24"/>
            <w:lang w:val="en-US"/>
          </w:rPr>
          <w:t xml:space="preserve"> </w:t>
        </w:r>
      </w:ins>
      <w:r w:rsidRPr="2EABC22C">
        <w:rPr>
          <w:sz w:val="24"/>
          <w:szCs w:val="24"/>
          <w:lang w:val="en-US"/>
        </w:rPr>
        <w:t xml:space="preserve">15 variables were chosen. This </w:t>
      </w:r>
      <w:r w:rsidR="001279EE" w:rsidRPr="2EABC22C">
        <w:rPr>
          <w:sz w:val="24"/>
          <w:szCs w:val="24"/>
          <w:lang w:val="en-US"/>
        </w:rPr>
        <w:t>counterintuitive</w:t>
      </w:r>
      <w:r w:rsidRPr="2EABC22C">
        <w:rPr>
          <w:sz w:val="24"/>
          <w:szCs w:val="24"/>
          <w:lang w:val="en-US"/>
        </w:rPr>
        <w:t xml:space="preserve"> behavior </w:t>
      </w:r>
      <w:r w:rsidR="6AF75C04" w:rsidRPr="2EABC22C">
        <w:rPr>
          <w:sz w:val="24"/>
          <w:szCs w:val="24"/>
          <w:lang w:val="en-US"/>
        </w:rPr>
        <w:t>was</w:t>
      </w:r>
      <w:r w:rsidRPr="2EABC22C">
        <w:rPr>
          <w:sz w:val="24"/>
          <w:szCs w:val="24"/>
          <w:lang w:val="en-US"/>
        </w:rPr>
        <w:t xml:space="preserve"> due to the fact that the precision</w:t>
      </w:r>
      <w:r w:rsidR="16946DE8" w:rsidRPr="2EABC22C">
        <w:rPr>
          <w:sz w:val="24"/>
          <w:szCs w:val="24"/>
          <w:lang w:val="en-US"/>
        </w:rPr>
        <w:t xml:space="preserve"> metric</w:t>
      </w:r>
      <w:r w:rsidRPr="2EABC22C">
        <w:rPr>
          <w:sz w:val="24"/>
          <w:szCs w:val="24"/>
          <w:lang w:val="en-US"/>
        </w:rPr>
        <w:t xml:space="preserve"> t</w:t>
      </w:r>
      <w:r w:rsidR="43A483A9" w:rsidRPr="2EABC22C">
        <w:rPr>
          <w:sz w:val="24"/>
          <w:szCs w:val="24"/>
          <w:lang w:val="en-US"/>
        </w:rPr>
        <w:t>ook</w:t>
      </w:r>
      <w:r w:rsidRPr="2EABC22C">
        <w:rPr>
          <w:sz w:val="24"/>
          <w:szCs w:val="24"/>
          <w:lang w:val="en-US"/>
        </w:rPr>
        <w:t xml:space="preserve"> into account false positives in the denominator, </w:t>
      </w:r>
      <w:r w:rsidR="0CA0B119" w:rsidRPr="2EABC22C">
        <w:rPr>
          <w:sz w:val="24"/>
          <w:szCs w:val="24"/>
          <w:lang w:val="en-US"/>
        </w:rPr>
        <w:t>which</w:t>
      </w:r>
      <w:r w:rsidRPr="2EABC22C">
        <w:rPr>
          <w:sz w:val="24"/>
          <w:szCs w:val="24"/>
          <w:lang w:val="en-US"/>
        </w:rPr>
        <w:t xml:space="preserve"> change</w:t>
      </w:r>
      <w:r w:rsidR="0CA0B119" w:rsidRPr="2EABC22C">
        <w:rPr>
          <w:sz w:val="24"/>
          <w:szCs w:val="24"/>
          <w:lang w:val="en-US"/>
        </w:rPr>
        <w:t>d</w:t>
      </w:r>
      <w:r w:rsidRPr="2EABC22C">
        <w:rPr>
          <w:sz w:val="24"/>
          <w:szCs w:val="24"/>
          <w:lang w:val="en-US"/>
        </w:rPr>
        <w:t xml:space="preserve"> abruptly with different </w:t>
      </w:r>
      <w:commentRangeStart w:id="944"/>
      <w:r w:rsidRPr="2EABC22C">
        <w:rPr>
          <w:sz w:val="24"/>
          <w:szCs w:val="24"/>
          <w:lang w:val="en-US"/>
        </w:rPr>
        <w:t>splits</w:t>
      </w:r>
      <w:commentRangeEnd w:id="944"/>
      <w:r>
        <w:rPr>
          <w:rStyle w:val="CommentReference"/>
        </w:rPr>
        <w:commentReference w:id="944"/>
      </w:r>
      <w:r w:rsidRPr="2EABC22C">
        <w:rPr>
          <w:sz w:val="24"/>
          <w:szCs w:val="24"/>
          <w:lang w:val="en-US"/>
        </w:rPr>
        <w:t>. In other words, the behavior of the precision</w:t>
      </w:r>
      <w:r w:rsidR="0E1C874A" w:rsidRPr="2EABC22C">
        <w:rPr>
          <w:sz w:val="24"/>
          <w:szCs w:val="24"/>
          <w:lang w:val="en-US"/>
        </w:rPr>
        <w:t xml:space="preserve"> metric</w:t>
      </w:r>
      <w:r w:rsidRPr="2EABC22C">
        <w:rPr>
          <w:sz w:val="24"/>
          <w:szCs w:val="24"/>
          <w:lang w:val="en-US"/>
        </w:rPr>
        <w:t xml:space="preserve"> showed that the data w</w:t>
      </w:r>
      <w:r w:rsidR="0E1C874A" w:rsidRPr="2EABC22C">
        <w:rPr>
          <w:sz w:val="24"/>
          <w:szCs w:val="24"/>
          <w:lang w:val="en-US"/>
        </w:rPr>
        <w:t>ere</w:t>
      </w:r>
      <w:r w:rsidRPr="2EABC22C">
        <w:rPr>
          <w:sz w:val="24"/>
          <w:szCs w:val="24"/>
          <w:lang w:val="en-US"/>
        </w:rPr>
        <w:t xml:space="preserve"> not uniformly distributed in both classes, when </w:t>
      </w:r>
      <w:r w:rsidR="0E1C874A" w:rsidRPr="2EABC22C">
        <w:rPr>
          <w:sz w:val="24"/>
          <w:szCs w:val="24"/>
          <w:lang w:val="en-US"/>
        </w:rPr>
        <w:t>S</w:t>
      </w:r>
      <w:r w:rsidRPr="2EABC22C">
        <w:rPr>
          <w:sz w:val="24"/>
          <w:szCs w:val="24"/>
          <w:lang w:val="en-US"/>
        </w:rPr>
        <w:t>cenario</w:t>
      </w:r>
      <w:ins w:id="945" w:author="Bertotto, Mercedes" w:date="2024-01-18T12:43:00Z">
        <w:r w:rsidR="009D36FD">
          <w:rPr>
            <w:sz w:val="24"/>
            <w:szCs w:val="24"/>
            <w:lang w:val="en-US"/>
          </w:rPr>
          <w:t>s</w:t>
        </w:r>
      </w:ins>
      <w:r w:rsidRPr="2EABC22C">
        <w:rPr>
          <w:sz w:val="24"/>
          <w:szCs w:val="24"/>
          <w:lang w:val="en-US"/>
        </w:rPr>
        <w:t xml:space="preserve"> 1</w:t>
      </w:r>
      <w:ins w:id="946" w:author="Bertotto, Mercedes" w:date="2024-01-18T12:43:00Z">
        <w:r w:rsidR="005A15D2">
          <w:rPr>
            <w:sz w:val="24"/>
            <w:szCs w:val="24"/>
            <w:lang w:val="en-US"/>
          </w:rPr>
          <w:t xml:space="preserve"> and 3</w:t>
        </w:r>
      </w:ins>
      <w:r w:rsidRPr="2EABC22C">
        <w:rPr>
          <w:sz w:val="24"/>
          <w:szCs w:val="24"/>
          <w:lang w:val="en-US"/>
        </w:rPr>
        <w:t xml:space="preserve"> w</w:t>
      </w:r>
      <w:ins w:id="947" w:author="Bertotto, Mercedes" w:date="2024-01-18T12:43:00Z">
        <w:r w:rsidR="005A15D2">
          <w:rPr>
            <w:sz w:val="24"/>
            <w:szCs w:val="24"/>
            <w:lang w:val="en-US"/>
          </w:rPr>
          <w:t>ere</w:t>
        </w:r>
      </w:ins>
      <w:del w:id="948" w:author="Bertotto, Mercedes" w:date="2024-01-18T12:43:00Z">
        <w:r w:rsidRPr="2EABC22C" w:rsidDel="005A15D2">
          <w:rPr>
            <w:sz w:val="24"/>
            <w:szCs w:val="24"/>
            <w:lang w:val="en-US"/>
          </w:rPr>
          <w:delText>as</w:delText>
        </w:r>
      </w:del>
      <w:r w:rsidRPr="2EABC22C">
        <w:rPr>
          <w:sz w:val="24"/>
          <w:szCs w:val="24"/>
          <w:lang w:val="en-US"/>
        </w:rPr>
        <w:t xml:space="preserve"> chosen.</w:t>
      </w:r>
    </w:p>
    <w:p w14:paraId="219A6B62" w14:textId="6D17B997" w:rsidR="000F0711" w:rsidRPr="00AD78DF" w:rsidRDefault="000F0711" w:rsidP="2EABC22C">
      <w:pPr>
        <w:spacing w:after="0" w:line="240" w:lineRule="auto"/>
        <w:jc w:val="both"/>
        <w:rPr>
          <w:sz w:val="24"/>
          <w:szCs w:val="24"/>
          <w:lang w:val="en-US"/>
        </w:rPr>
      </w:pPr>
      <w:r w:rsidRPr="2EABC22C">
        <w:rPr>
          <w:sz w:val="24"/>
          <w:szCs w:val="24"/>
          <w:lang w:val="en-US"/>
        </w:rPr>
        <w:t>Another indicator of class balancing was the correlation between the accuracy (blue line) and the balanced accuracy</w:t>
      </w:r>
      <w:r w:rsidR="00181489" w:rsidRPr="2EABC22C">
        <w:rPr>
          <w:sz w:val="24"/>
          <w:szCs w:val="24"/>
          <w:lang w:val="en-US"/>
        </w:rPr>
        <w:t xml:space="preserve"> (BA)</w:t>
      </w:r>
      <w:r w:rsidRPr="2EABC22C">
        <w:rPr>
          <w:sz w:val="24"/>
          <w:szCs w:val="24"/>
          <w:lang w:val="en-US"/>
        </w:rPr>
        <w:t xml:space="preserve"> (orange line). When the classes </w:t>
      </w:r>
      <w:ins w:id="949" w:author="Bertotto, Mercedes" w:date="2024-01-18T12:43:00Z">
        <w:r w:rsidR="005A15D2">
          <w:rPr>
            <w:sz w:val="24"/>
            <w:szCs w:val="24"/>
            <w:lang w:val="en-US"/>
          </w:rPr>
          <w:t>were</w:t>
        </w:r>
      </w:ins>
      <w:del w:id="950" w:author="Bertotto, Mercedes" w:date="2024-01-18T12:43:00Z">
        <w:r w:rsidRPr="2EABC22C" w:rsidDel="005A15D2">
          <w:rPr>
            <w:sz w:val="24"/>
            <w:szCs w:val="24"/>
            <w:lang w:val="en-US"/>
          </w:rPr>
          <w:delText>are</w:delText>
        </w:r>
      </w:del>
      <w:r w:rsidRPr="2EABC22C">
        <w:rPr>
          <w:sz w:val="24"/>
          <w:szCs w:val="24"/>
          <w:lang w:val="en-US"/>
        </w:rPr>
        <w:t xml:space="preserve"> balanced, these metrics</w:t>
      </w:r>
      <w:ins w:id="951" w:author="Bertotto, Mercedes" w:date="2024-01-18T12:43:00Z">
        <w:r w:rsidR="005A15D2">
          <w:rPr>
            <w:sz w:val="24"/>
            <w:szCs w:val="24"/>
            <w:lang w:val="en-US"/>
          </w:rPr>
          <w:t xml:space="preserve"> were</w:t>
        </w:r>
      </w:ins>
      <w:r w:rsidRPr="2EABC22C">
        <w:rPr>
          <w:sz w:val="24"/>
          <w:szCs w:val="24"/>
          <w:lang w:val="en-US"/>
        </w:rPr>
        <w:t xml:space="preserve"> </w:t>
      </w:r>
      <w:del w:id="952" w:author="Bertotto, Mercedes" w:date="2024-01-18T12:43:00Z">
        <w:r w:rsidRPr="2EABC22C" w:rsidDel="005A15D2">
          <w:rPr>
            <w:sz w:val="24"/>
            <w:szCs w:val="24"/>
            <w:lang w:val="en-US"/>
          </w:rPr>
          <w:delText>should be</w:delText>
        </w:r>
      </w:del>
      <w:r w:rsidRPr="2EABC22C">
        <w:rPr>
          <w:sz w:val="24"/>
          <w:szCs w:val="24"/>
          <w:lang w:val="en-US"/>
        </w:rPr>
        <w:t xml:space="preserve"> almost identical, and their lines </w:t>
      </w:r>
      <w:del w:id="953" w:author="Bertotto, Mercedes" w:date="2024-01-18T12:43:00Z">
        <w:r w:rsidRPr="2EABC22C" w:rsidDel="005A15D2">
          <w:rPr>
            <w:sz w:val="24"/>
            <w:szCs w:val="24"/>
            <w:lang w:val="en-US"/>
          </w:rPr>
          <w:delText xml:space="preserve">will </w:delText>
        </w:r>
      </w:del>
      <w:r w:rsidRPr="2EABC22C">
        <w:rPr>
          <w:sz w:val="24"/>
          <w:szCs w:val="24"/>
          <w:lang w:val="en-US"/>
        </w:rPr>
        <w:t>overlap</w:t>
      </w:r>
      <w:ins w:id="954" w:author="Bertotto, Mercedes" w:date="2024-01-18T12:43:00Z">
        <w:r w:rsidR="005A15D2">
          <w:rPr>
            <w:sz w:val="24"/>
            <w:szCs w:val="24"/>
            <w:lang w:val="en-US"/>
          </w:rPr>
          <w:t>ped</w:t>
        </w:r>
      </w:ins>
      <w:r w:rsidRPr="2EABC22C">
        <w:rPr>
          <w:sz w:val="24"/>
          <w:szCs w:val="24"/>
          <w:lang w:val="en-US"/>
        </w:rPr>
        <w:t xml:space="preserve"> as we c</w:t>
      </w:r>
      <w:ins w:id="955" w:author="Bertotto, Mercedes" w:date="2024-01-18T12:44:00Z">
        <w:r w:rsidR="00CA0B28">
          <w:rPr>
            <w:sz w:val="24"/>
            <w:szCs w:val="24"/>
            <w:lang w:val="en-US"/>
          </w:rPr>
          <w:t>ould see</w:t>
        </w:r>
      </w:ins>
      <w:del w:id="956" w:author="Bertotto, Mercedes" w:date="2024-01-18T12:44:00Z">
        <w:r w:rsidRPr="2EABC22C" w:rsidDel="00CA0B28">
          <w:rPr>
            <w:sz w:val="24"/>
            <w:szCs w:val="24"/>
            <w:lang w:val="en-US"/>
          </w:rPr>
          <w:delText>an see</w:delText>
        </w:r>
      </w:del>
      <w:r w:rsidRPr="2EABC22C">
        <w:rPr>
          <w:sz w:val="24"/>
          <w:szCs w:val="24"/>
          <w:lang w:val="en-US"/>
        </w:rPr>
        <w:t xml:space="preserve"> in </w:t>
      </w:r>
      <w:r w:rsidR="00114BD2" w:rsidRPr="2EABC22C">
        <w:rPr>
          <w:sz w:val="24"/>
          <w:szCs w:val="24"/>
          <w:lang w:val="en-US"/>
        </w:rPr>
        <w:t>S</w:t>
      </w:r>
      <w:r w:rsidRPr="2EABC22C">
        <w:rPr>
          <w:sz w:val="24"/>
          <w:szCs w:val="24"/>
          <w:lang w:val="en-US"/>
        </w:rPr>
        <w:t xml:space="preserve">cenario 2 (Figure B). On the other hand, in </w:t>
      </w:r>
      <w:r w:rsidR="00114BD2" w:rsidRPr="2EABC22C">
        <w:rPr>
          <w:sz w:val="24"/>
          <w:szCs w:val="24"/>
          <w:lang w:val="en-US"/>
        </w:rPr>
        <w:t>F</w:t>
      </w:r>
      <w:r w:rsidRPr="2EABC22C">
        <w:rPr>
          <w:sz w:val="24"/>
          <w:szCs w:val="24"/>
          <w:lang w:val="en-US"/>
        </w:rPr>
        <w:t xml:space="preserve">igures 1. A and 1. C, a clear separation was observed between them, the accuracy was higher than </w:t>
      </w:r>
      <w:r w:rsidR="00181489" w:rsidRPr="2EABC22C">
        <w:rPr>
          <w:sz w:val="24"/>
          <w:szCs w:val="24"/>
          <w:lang w:val="en-US"/>
        </w:rPr>
        <w:t>BA</w:t>
      </w:r>
      <w:r w:rsidRPr="2EABC22C">
        <w:rPr>
          <w:sz w:val="24"/>
          <w:szCs w:val="24"/>
          <w:lang w:val="en-US"/>
        </w:rPr>
        <w:t>.</w:t>
      </w:r>
    </w:p>
    <w:p w14:paraId="3C164A78" w14:textId="4C571DBF" w:rsidR="000F0711" w:rsidRDefault="00B53F6D" w:rsidP="2EABC22C">
      <w:pPr>
        <w:spacing w:after="0" w:line="240" w:lineRule="auto"/>
        <w:jc w:val="both"/>
        <w:rPr>
          <w:sz w:val="24"/>
          <w:szCs w:val="24"/>
          <w:lang w:val="en-US"/>
        </w:rPr>
      </w:pPr>
      <w:ins w:id="957" w:author="Bertotto, Mercedes" w:date="2024-01-18T12:46:00Z">
        <w:r>
          <w:rPr>
            <w:sz w:val="24"/>
            <w:szCs w:val="24"/>
            <w:lang w:val="en-US"/>
          </w:rPr>
          <w:t>As a rule</w:t>
        </w:r>
      </w:ins>
      <w:ins w:id="958" w:author="Bertotto, Mercedes" w:date="2024-01-18T12:44:00Z">
        <w:r w:rsidR="00FD3D07">
          <w:rPr>
            <w:sz w:val="24"/>
            <w:szCs w:val="24"/>
            <w:lang w:val="en-US"/>
          </w:rPr>
          <w:t>, h</w:t>
        </w:r>
      </w:ins>
      <w:del w:id="959" w:author="Bertotto, Mercedes" w:date="2024-01-18T12:44:00Z">
        <w:r w:rsidR="0069331C" w:rsidRPr="2EABC22C" w:rsidDel="00FD3D07">
          <w:rPr>
            <w:sz w:val="24"/>
            <w:szCs w:val="24"/>
            <w:lang w:val="en-US"/>
          </w:rPr>
          <w:delText>H</w:delText>
        </w:r>
      </w:del>
      <w:r w:rsidR="0069331C" w:rsidRPr="2EABC22C">
        <w:rPr>
          <w:sz w:val="24"/>
          <w:szCs w:val="24"/>
          <w:lang w:val="en-US"/>
        </w:rPr>
        <w:t>igh BA values</w:t>
      </w:r>
      <w:r w:rsidR="000F0711" w:rsidRPr="2EABC22C">
        <w:rPr>
          <w:sz w:val="24"/>
          <w:szCs w:val="24"/>
          <w:lang w:val="en-US"/>
        </w:rPr>
        <w:t xml:space="preserve"> show</w:t>
      </w:r>
      <w:r w:rsidR="0069331C" w:rsidRPr="2EABC22C">
        <w:rPr>
          <w:sz w:val="24"/>
          <w:szCs w:val="24"/>
          <w:lang w:val="en-US"/>
        </w:rPr>
        <w:t>ed</w:t>
      </w:r>
      <w:r w:rsidR="000F0711" w:rsidRPr="2EABC22C">
        <w:rPr>
          <w:sz w:val="24"/>
          <w:szCs w:val="24"/>
          <w:lang w:val="en-US"/>
        </w:rPr>
        <w:t xml:space="preserve"> that the model performance</w:t>
      </w:r>
      <w:r w:rsidR="0069331C" w:rsidRPr="2EABC22C">
        <w:rPr>
          <w:sz w:val="24"/>
          <w:szCs w:val="24"/>
          <w:lang w:val="en-US"/>
        </w:rPr>
        <w:t>s</w:t>
      </w:r>
      <w:r w:rsidR="000F0711" w:rsidRPr="2EABC22C">
        <w:rPr>
          <w:sz w:val="24"/>
          <w:szCs w:val="24"/>
          <w:lang w:val="en-US"/>
        </w:rPr>
        <w:t xml:space="preserve"> </w:t>
      </w:r>
      <w:r w:rsidR="0069331C" w:rsidRPr="2EABC22C">
        <w:rPr>
          <w:sz w:val="24"/>
          <w:szCs w:val="24"/>
          <w:lang w:val="en-US"/>
        </w:rPr>
        <w:t>were</w:t>
      </w:r>
      <w:r w:rsidR="000F0711" w:rsidRPr="2EABC22C">
        <w:rPr>
          <w:sz w:val="24"/>
          <w:szCs w:val="24"/>
          <w:lang w:val="en-US"/>
        </w:rPr>
        <w:t xml:space="preserve"> good for both classes. On the other hand, high </w:t>
      </w:r>
      <w:ins w:id="960" w:author="Bertotto, Mercedes" w:date="2024-01-18T12:45:00Z">
        <w:r w:rsidR="00226478">
          <w:rPr>
            <w:sz w:val="24"/>
            <w:szCs w:val="24"/>
            <w:lang w:val="en-US"/>
          </w:rPr>
          <w:t>a</w:t>
        </w:r>
      </w:ins>
      <w:del w:id="961" w:author="Bertotto, Mercedes" w:date="2024-01-18T12:45:00Z">
        <w:r w:rsidR="000F0711" w:rsidRPr="2EABC22C" w:rsidDel="00226478">
          <w:rPr>
            <w:sz w:val="24"/>
            <w:szCs w:val="24"/>
            <w:lang w:val="en-US"/>
          </w:rPr>
          <w:delText>A</w:delText>
        </w:r>
      </w:del>
      <w:r w:rsidR="000F0711" w:rsidRPr="2EABC22C">
        <w:rPr>
          <w:sz w:val="24"/>
          <w:szCs w:val="24"/>
          <w:lang w:val="en-US"/>
        </w:rPr>
        <w:t>ccuracy</w:t>
      </w:r>
      <w:r w:rsidR="00413C16" w:rsidRPr="2EABC22C">
        <w:rPr>
          <w:sz w:val="24"/>
          <w:szCs w:val="24"/>
          <w:lang w:val="en-US"/>
        </w:rPr>
        <w:t xml:space="preserve"> metric</w:t>
      </w:r>
      <w:r w:rsidR="000F0711" w:rsidRPr="2EABC22C">
        <w:rPr>
          <w:sz w:val="24"/>
          <w:szCs w:val="24"/>
          <w:lang w:val="en-US"/>
        </w:rPr>
        <w:t xml:space="preserve"> show</w:t>
      </w:r>
      <w:r w:rsidR="00413C16" w:rsidRPr="2EABC22C">
        <w:rPr>
          <w:sz w:val="24"/>
          <w:szCs w:val="24"/>
          <w:lang w:val="en-US"/>
        </w:rPr>
        <w:t>ed</w:t>
      </w:r>
      <w:r w:rsidR="000F0711" w:rsidRPr="2EABC22C">
        <w:rPr>
          <w:sz w:val="24"/>
          <w:szCs w:val="24"/>
          <w:lang w:val="en-US"/>
        </w:rPr>
        <w:t xml:space="preserve"> that the model perform</w:t>
      </w:r>
      <w:r w:rsidR="00413C16" w:rsidRPr="2EABC22C">
        <w:rPr>
          <w:sz w:val="24"/>
          <w:szCs w:val="24"/>
          <w:lang w:val="en-US"/>
        </w:rPr>
        <w:t>ed</w:t>
      </w:r>
      <w:r w:rsidR="000F0711" w:rsidRPr="2EABC22C">
        <w:rPr>
          <w:sz w:val="24"/>
          <w:szCs w:val="24"/>
          <w:lang w:val="en-US"/>
        </w:rPr>
        <w:t xml:space="preserve"> well in general</w:t>
      </w:r>
      <w:r w:rsidR="00ED0C0A" w:rsidRPr="2EABC22C">
        <w:rPr>
          <w:sz w:val="24"/>
          <w:szCs w:val="24"/>
          <w:lang w:val="en-US"/>
        </w:rPr>
        <w:t>. When using Scenarios</w:t>
      </w:r>
      <w:r w:rsidR="000F0711" w:rsidRPr="2EABC22C">
        <w:rPr>
          <w:sz w:val="24"/>
          <w:szCs w:val="24"/>
          <w:lang w:val="en-US"/>
        </w:rPr>
        <w:t xml:space="preserve"> </w:t>
      </w:r>
      <w:r w:rsidR="00ED0C0A" w:rsidRPr="2EABC22C">
        <w:rPr>
          <w:sz w:val="24"/>
          <w:szCs w:val="24"/>
          <w:lang w:val="en-US"/>
        </w:rPr>
        <w:t>1 and 3,</w:t>
      </w:r>
      <w:r w:rsidR="000F0711" w:rsidRPr="2EABC22C">
        <w:rPr>
          <w:sz w:val="24"/>
          <w:szCs w:val="24"/>
          <w:lang w:val="en-US"/>
        </w:rPr>
        <w:t xml:space="preserve"> this was the case for </w:t>
      </w:r>
      <w:r w:rsidR="00992C97" w:rsidRPr="2EABC22C">
        <w:rPr>
          <w:sz w:val="24"/>
          <w:szCs w:val="24"/>
          <w:lang w:val="en-US"/>
        </w:rPr>
        <w:t xml:space="preserve">the majority classes only. </w:t>
      </w:r>
    </w:p>
    <w:p w14:paraId="3E33BC74" w14:textId="77777777" w:rsidR="000F0711" w:rsidRPr="00D818EB" w:rsidRDefault="5A112B03" w:rsidP="2EABC22C">
      <w:pPr>
        <w:spacing w:after="0" w:line="240" w:lineRule="auto"/>
        <w:jc w:val="both"/>
        <w:rPr>
          <w:sz w:val="24"/>
          <w:szCs w:val="24"/>
          <w:lang w:val="en-US"/>
        </w:rPr>
      </w:pPr>
      <w:commentRangeStart w:id="962"/>
      <w:r w:rsidRPr="2EABC22C">
        <w:rPr>
          <w:sz w:val="24"/>
          <w:szCs w:val="24"/>
          <w:lang w:val="en-US"/>
        </w:rPr>
        <w:t xml:space="preserve">It should be mentioned that there are several ways to solve data imbalance. One of them is with oversampling (adding samples from the least represented class); or with </w:t>
      </w:r>
      <w:proofErr w:type="spellStart"/>
      <w:r w:rsidRPr="2EABC22C">
        <w:rPr>
          <w:sz w:val="24"/>
          <w:szCs w:val="24"/>
          <w:lang w:val="en-US"/>
        </w:rPr>
        <w:t>undersampling</w:t>
      </w:r>
      <w:proofErr w:type="spellEnd"/>
      <w:r w:rsidRPr="2EABC22C">
        <w:rPr>
          <w:sz w:val="24"/>
          <w:szCs w:val="24"/>
          <w:lang w:val="en-US"/>
        </w:rPr>
        <w:t xml:space="preserve"> (deleting samples from the majority class). In the first case, the risk of overfitting increases, since during cross-validation, the same samples that are in the model can be used to validate it; in the second case, important information is removed from the </w:t>
      </w:r>
      <w:commentRangeStart w:id="963"/>
      <w:r w:rsidRPr="2EABC22C">
        <w:rPr>
          <w:sz w:val="24"/>
          <w:szCs w:val="24"/>
          <w:lang w:val="en-US"/>
        </w:rPr>
        <w:t>model</w:t>
      </w:r>
      <w:commentRangeEnd w:id="963"/>
      <w:r>
        <w:rPr>
          <w:rStyle w:val="CommentReference"/>
        </w:rPr>
        <w:commentReference w:id="963"/>
      </w:r>
      <w:r w:rsidRPr="2EABC22C">
        <w:rPr>
          <w:sz w:val="24"/>
          <w:szCs w:val="24"/>
          <w:lang w:val="en-US"/>
        </w:rPr>
        <w:t>.</w:t>
      </w:r>
      <w:commentRangeEnd w:id="962"/>
      <w:r>
        <w:rPr>
          <w:rStyle w:val="CommentReference"/>
        </w:rPr>
        <w:commentReference w:id="962"/>
      </w:r>
    </w:p>
    <w:p w14:paraId="61D18654" w14:textId="24BCE1C6" w:rsidR="000F0711" w:rsidRPr="00D818EB" w:rsidRDefault="5A112B03" w:rsidP="2EABC22C">
      <w:pPr>
        <w:spacing w:after="0" w:line="240" w:lineRule="auto"/>
        <w:jc w:val="both"/>
        <w:rPr>
          <w:sz w:val="24"/>
          <w:szCs w:val="24"/>
          <w:lang w:val="en-US"/>
        </w:rPr>
      </w:pPr>
      <w:commentRangeStart w:id="964"/>
      <w:commentRangeStart w:id="965"/>
      <w:r w:rsidRPr="2EABC22C">
        <w:rPr>
          <w:sz w:val="24"/>
          <w:szCs w:val="24"/>
          <w:lang w:val="en-US"/>
        </w:rPr>
        <w:t>A one-class classification could also have been used, where all samples similar to the samples of one class are considered, and the others discarded by the model.</w:t>
      </w:r>
      <w:commentRangeEnd w:id="964"/>
      <w:r>
        <w:rPr>
          <w:rStyle w:val="CommentReference"/>
        </w:rPr>
        <w:commentReference w:id="964"/>
      </w:r>
      <w:r w:rsidRPr="2EABC22C">
        <w:rPr>
          <w:sz w:val="24"/>
          <w:szCs w:val="24"/>
          <w:lang w:val="en-US"/>
        </w:rPr>
        <w:t xml:space="preserve">  However, these models are always less specific, and in the case of the present study, they showed poorer classification parameters.</w:t>
      </w:r>
      <w:commentRangeEnd w:id="965"/>
      <w:r>
        <w:rPr>
          <w:rStyle w:val="CommentReference"/>
        </w:rPr>
        <w:commentReference w:id="965"/>
      </w:r>
    </w:p>
    <w:p w14:paraId="3E1B3CB3" w14:textId="0CAC1B23" w:rsidR="000F0711" w:rsidRDefault="000F0711" w:rsidP="2EABC22C">
      <w:pPr>
        <w:spacing w:after="0" w:line="240" w:lineRule="auto"/>
        <w:jc w:val="both"/>
        <w:rPr>
          <w:sz w:val="24"/>
          <w:szCs w:val="24"/>
          <w:lang w:val="en-US"/>
        </w:rPr>
      </w:pPr>
      <w:r w:rsidRPr="2EABC22C">
        <w:rPr>
          <w:sz w:val="24"/>
          <w:szCs w:val="24"/>
          <w:lang w:val="en-US"/>
        </w:rPr>
        <w:t xml:space="preserve">Due to these reasons, </w:t>
      </w:r>
      <w:r w:rsidR="00161172" w:rsidRPr="2EABC22C">
        <w:rPr>
          <w:sz w:val="24"/>
          <w:szCs w:val="24"/>
          <w:lang w:val="en-US"/>
        </w:rPr>
        <w:t>S</w:t>
      </w:r>
      <w:r w:rsidRPr="2EABC22C">
        <w:rPr>
          <w:sz w:val="24"/>
          <w:szCs w:val="24"/>
          <w:lang w:val="en-US"/>
        </w:rPr>
        <w:t>cenario 2 was chosen to calibrate and validate the models. No addition or removal of samples was made, except for the aforementioned outliers.</w:t>
      </w:r>
    </w:p>
    <w:p w14:paraId="7982BC6E" w14:textId="77777777" w:rsidR="00B15778" w:rsidRDefault="00B15778" w:rsidP="00D818EB">
      <w:pPr>
        <w:jc w:val="both"/>
        <w:rPr>
          <w:sz w:val="24"/>
          <w:szCs w:val="24"/>
          <w:lang w:val="en-US"/>
        </w:rPr>
      </w:pPr>
    </w:p>
    <w:p w14:paraId="461470D3" w14:textId="616B9D79" w:rsidR="72FBAC23" w:rsidRDefault="72FBAC23" w:rsidP="72FBAC23">
      <w:pPr>
        <w:jc w:val="both"/>
        <w:rPr>
          <w:sz w:val="24"/>
          <w:szCs w:val="24"/>
          <w:lang w:val="en-US"/>
        </w:rPr>
      </w:pPr>
    </w:p>
    <w:p w14:paraId="3AA21CB8" w14:textId="5D899F7E" w:rsidR="00C246F1" w:rsidRDefault="00C246F1" w:rsidP="00D818EB">
      <w:pPr>
        <w:jc w:val="both"/>
        <w:rPr>
          <w:sz w:val="24"/>
          <w:szCs w:val="24"/>
          <w:lang w:val="en-US"/>
        </w:rPr>
      </w:pPr>
      <w:r>
        <w:rPr>
          <w:noProof/>
          <w:sz w:val="24"/>
          <w:szCs w:val="24"/>
          <w:lang w:val="en-US"/>
        </w:rPr>
        <w:lastRenderedPageBreak/>
        <w:drawing>
          <wp:inline distT="0" distB="0" distL="0" distR="0" wp14:anchorId="6F7C1DEF" wp14:editId="0E799691">
            <wp:extent cx="3520565" cy="2095459"/>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7961" cy="2099861"/>
                    </a:xfrm>
                    <a:prstGeom prst="rect">
                      <a:avLst/>
                    </a:prstGeom>
                    <a:noFill/>
                  </pic:spPr>
                </pic:pic>
              </a:graphicData>
            </a:graphic>
          </wp:inline>
        </w:drawing>
      </w:r>
    </w:p>
    <w:p w14:paraId="379FB555" w14:textId="2D2E1B6E" w:rsidR="00690FBD" w:rsidRPr="00690FBD" w:rsidRDefault="00690FBD" w:rsidP="00690FBD">
      <w:pPr>
        <w:rPr>
          <w:sz w:val="16"/>
          <w:szCs w:val="16"/>
          <w:lang w:val="en-US"/>
        </w:rPr>
      </w:pPr>
      <w:r w:rsidRPr="00690FBD">
        <w:rPr>
          <w:b/>
          <w:bCs/>
          <w:sz w:val="16"/>
          <w:szCs w:val="16"/>
          <w:lang w:val="en-US"/>
        </w:rPr>
        <w:t xml:space="preserve">Figure </w:t>
      </w:r>
      <w:r w:rsidR="00326D37">
        <w:rPr>
          <w:b/>
          <w:bCs/>
          <w:sz w:val="16"/>
          <w:szCs w:val="16"/>
          <w:lang w:val="en-US"/>
        </w:rPr>
        <w:t>3</w:t>
      </w:r>
      <w:r w:rsidRPr="00690FBD">
        <w:rPr>
          <w:b/>
          <w:bCs/>
          <w:sz w:val="16"/>
          <w:szCs w:val="16"/>
          <w:lang w:val="en-US"/>
        </w:rPr>
        <w:t>:</w:t>
      </w:r>
      <w:r w:rsidRPr="00690FBD">
        <w:rPr>
          <w:sz w:val="16"/>
          <w:szCs w:val="16"/>
          <w:lang w:val="en-US"/>
        </w:rPr>
        <w:t xml:space="preserve"> </w:t>
      </w:r>
      <w:r w:rsidR="006D38FD">
        <w:rPr>
          <w:sz w:val="16"/>
          <w:szCs w:val="16"/>
          <w:lang w:val="en-US"/>
        </w:rPr>
        <w:t xml:space="preserve">Comparison of Balanced Accuracy </w:t>
      </w:r>
      <w:r w:rsidRPr="00690FBD">
        <w:rPr>
          <w:sz w:val="16"/>
          <w:szCs w:val="16"/>
          <w:lang w:val="en-US"/>
        </w:rPr>
        <w:t xml:space="preserve"> in different labelling scenarios  according to different number of important variables as input for PLSDA. </w:t>
      </w:r>
    </w:p>
    <w:p w14:paraId="7C98C295" w14:textId="07E65CC4" w:rsidR="00690FBD" w:rsidRDefault="00326D37" w:rsidP="2EABC22C">
      <w:pPr>
        <w:spacing w:after="0" w:line="240" w:lineRule="auto"/>
        <w:jc w:val="both"/>
        <w:rPr>
          <w:sz w:val="24"/>
          <w:szCs w:val="24"/>
          <w:lang w:val="en-US"/>
        </w:rPr>
      </w:pPr>
      <w:r w:rsidRPr="2EABC22C">
        <w:rPr>
          <w:sz w:val="24"/>
          <w:szCs w:val="24"/>
          <w:lang w:val="en-US"/>
        </w:rPr>
        <w:t>The relationship between the BA of the models versus the number of important variables (</w:t>
      </w:r>
      <w:proofErr w:type="spellStart"/>
      <w:r w:rsidRPr="2EABC22C">
        <w:rPr>
          <w:sz w:val="24"/>
          <w:szCs w:val="24"/>
          <w:lang w:val="en-US"/>
        </w:rPr>
        <w:t>iv</w:t>
      </w:r>
      <w:r w:rsidR="00BA2102" w:rsidRPr="2EABC22C">
        <w:rPr>
          <w:sz w:val="24"/>
          <w:szCs w:val="24"/>
          <w:lang w:val="en-US"/>
        </w:rPr>
        <w:t>s</w:t>
      </w:r>
      <w:proofErr w:type="spellEnd"/>
      <w:r w:rsidRPr="2EABC22C">
        <w:rPr>
          <w:sz w:val="24"/>
          <w:szCs w:val="24"/>
          <w:lang w:val="en-US"/>
        </w:rPr>
        <w:t xml:space="preserve">) chosen by </w:t>
      </w:r>
      <w:proofErr w:type="spellStart"/>
      <w:r w:rsidRPr="2EABC22C">
        <w:rPr>
          <w:sz w:val="24"/>
          <w:szCs w:val="24"/>
          <w:lang w:val="en-US"/>
        </w:rPr>
        <w:t>CovSel</w:t>
      </w:r>
      <w:proofErr w:type="spellEnd"/>
      <w:r w:rsidRPr="2EABC22C">
        <w:rPr>
          <w:sz w:val="24"/>
          <w:szCs w:val="24"/>
          <w:lang w:val="en-US"/>
        </w:rPr>
        <w:t xml:space="preserve"> can be seen in Figure 3, for the different Scenarios 1, 2 and 3. Once again, we can see that Scenario 2 was the best option, because it showed higher BA values.</w:t>
      </w:r>
    </w:p>
    <w:p w14:paraId="64BED4BF" w14:textId="77777777" w:rsidR="00353ECF" w:rsidRDefault="00353ECF" w:rsidP="00D818EB">
      <w:pPr>
        <w:jc w:val="both"/>
        <w:rPr>
          <w:sz w:val="24"/>
          <w:szCs w:val="24"/>
          <w:lang w:val="en-US"/>
        </w:rPr>
      </w:pPr>
    </w:p>
    <w:p w14:paraId="1A2198E1" w14:textId="26726281" w:rsidR="007D3877" w:rsidRDefault="007D3877" w:rsidP="007D3877">
      <w:pPr>
        <w:pStyle w:val="Caption"/>
        <w:keepNext/>
        <w:jc w:val="both"/>
      </w:pPr>
      <w:proofErr w:type="spellStart"/>
      <w:r>
        <w:t>Cappricia</w:t>
      </w:r>
      <w:proofErr w:type="spellEnd"/>
      <w:r>
        <w:t xml:space="preserve"> </w:t>
      </w:r>
    </w:p>
    <w:p w14:paraId="571ECBCE" w14:textId="3F3326F5" w:rsidR="00B16036" w:rsidRDefault="3DDBDC3B" w:rsidP="00D818EB">
      <w:pPr>
        <w:jc w:val="both"/>
        <w:rPr>
          <w:sz w:val="24"/>
          <w:szCs w:val="24"/>
          <w:lang w:val="en-US"/>
        </w:rPr>
      </w:pPr>
      <w:r>
        <w:rPr>
          <w:noProof/>
        </w:rPr>
        <w:drawing>
          <wp:inline distT="0" distB="0" distL="0" distR="0" wp14:anchorId="3B7ED92E" wp14:editId="59D178D4">
            <wp:extent cx="3996386" cy="246669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3996386" cy="2466694"/>
                    </a:xfrm>
                    <a:prstGeom prst="rect">
                      <a:avLst/>
                    </a:prstGeom>
                  </pic:spPr>
                </pic:pic>
              </a:graphicData>
            </a:graphic>
          </wp:inline>
        </w:drawing>
      </w:r>
    </w:p>
    <w:p w14:paraId="17E12C76" w14:textId="6FE89194" w:rsidR="007D3877" w:rsidRDefault="007D3877" w:rsidP="007D3877">
      <w:pPr>
        <w:pStyle w:val="Caption"/>
        <w:keepNext/>
        <w:jc w:val="both"/>
      </w:pPr>
      <w:proofErr w:type="spellStart"/>
      <w:r>
        <w:lastRenderedPageBreak/>
        <w:t>Provine</w:t>
      </w:r>
      <w:proofErr w:type="spellEnd"/>
      <w:r>
        <w:t xml:space="preserve"> </w:t>
      </w:r>
    </w:p>
    <w:p w14:paraId="2724B7CF" w14:textId="7359B71A" w:rsidR="001F5204" w:rsidRDefault="326CE588" w:rsidP="00D818EB">
      <w:pPr>
        <w:jc w:val="both"/>
        <w:rPr>
          <w:sz w:val="24"/>
          <w:szCs w:val="24"/>
          <w:lang w:val="en-US"/>
        </w:rPr>
      </w:pPr>
      <w:r>
        <w:rPr>
          <w:noProof/>
        </w:rPr>
        <w:drawing>
          <wp:inline distT="0" distB="0" distL="0" distR="0" wp14:anchorId="5C9F87F5" wp14:editId="4978D35B">
            <wp:extent cx="3962714" cy="244720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3962714" cy="2447204"/>
                    </a:xfrm>
                    <a:prstGeom prst="rect">
                      <a:avLst/>
                    </a:prstGeom>
                  </pic:spPr>
                </pic:pic>
              </a:graphicData>
            </a:graphic>
          </wp:inline>
        </w:drawing>
      </w:r>
    </w:p>
    <w:p w14:paraId="1FC0E7F8" w14:textId="37242614" w:rsidR="005976A6" w:rsidRDefault="005976A6" w:rsidP="005976A6">
      <w:pPr>
        <w:pStyle w:val="Caption"/>
        <w:keepNext/>
        <w:jc w:val="both"/>
      </w:pPr>
      <w:proofErr w:type="spellStart"/>
      <w:r>
        <w:t>Brioso</w:t>
      </w:r>
      <w:proofErr w:type="spellEnd"/>
      <w:r>
        <w:t xml:space="preserve"> </w:t>
      </w:r>
    </w:p>
    <w:p w14:paraId="6D78C368" w14:textId="3896154E" w:rsidR="00AD78DF" w:rsidRDefault="326CE588" w:rsidP="0055414D">
      <w:pPr>
        <w:jc w:val="both"/>
        <w:rPr>
          <w:sz w:val="24"/>
          <w:szCs w:val="24"/>
          <w:lang w:val="en-US"/>
        </w:rPr>
      </w:pPr>
      <w:r>
        <w:rPr>
          <w:noProof/>
        </w:rPr>
        <w:drawing>
          <wp:inline distT="0" distB="0" distL="0" distR="0" wp14:anchorId="2B904FED" wp14:editId="27874FB1">
            <wp:extent cx="3787930" cy="2420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3787930" cy="2420846"/>
                    </a:xfrm>
                    <a:prstGeom prst="rect">
                      <a:avLst/>
                    </a:prstGeom>
                  </pic:spPr>
                </pic:pic>
              </a:graphicData>
            </a:graphic>
          </wp:inline>
        </w:drawing>
      </w:r>
    </w:p>
    <w:p w14:paraId="2A3EE496" w14:textId="5AA10B7D" w:rsidR="007D3877" w:rsidRDefault="007D3877" w:rsidP="007D3877">
      <w:pPr>
        <w:rPr>
          <w:sz w:val="16"/>
          <w:szCs w:val="16"/>
          <w:lang w:val="en-US"/>
        </w:rPr>
      </w:pPr>
      <w:bookmarkStart w:id="966" w:name="_Hlk146622824"/>
      <w:r w:rsidRPr="00690FBD">
        <w:rPr>
          <w:b/>
          <w:bCs/>
          <w:sz w:val="16"/>
          <w:szCs w:val="16"/>
          <w:lang w:val="en-US"/>
        </w:rPr>
        <w:t xml:space="preserve">Figure </w:t>
      </w:r>
      <w:r w:rsidR="00326D37">
        <w:rPr>
          <w:b/>
          <w:bCs/>
          <w:sz w:val="16"/>
          <w:szCs w:val="16"/>
          <w:lang w:val="en-US"/>
        </w:rPr>
        <w:t>4</w:t>
      </w:r>
      <w:r w:rsidRPr="00690FBD">
        <w:rPr>
          <w:b/>
          <w:bCs/>
          <w:sz w:val="16"/>
          <w:szCs w:val="16"/>
          <w:lang w:val="en-US"/>
        </w:rPr>
        <w:t>:</w:t>
      </w:r>
      <w:r w:rsidRPr="00690FBD">
        <w:rPr>
          <w:sz w:val="16"/>
          <w:szCs w:val="16"/>
          <w:lang w:val="en-US"/>
        </w:rPr>
        <w:t xml:space="preserve"> </w:t>
      </w:r>
      <w:r>
        <w:rPr>
          <w:sz w:val="16"/>
          <w:szCs w:val="16"/>
          <w:lang w:val="en-US"/>
        </w:rPr>
        <w:t xml:space="preserve">Comparison of Balanced Accuracy </w:t>
      </w:r>
      <w:r w:rsidRPr="00690FBD">
        <w:rPr>
          <w:sz w:val="16"/>
          <w:szCs w:val="16"/>
          <w:lang w:val="en-US"/>
        </w:rPr>
        <w:t xml:space="preserve"> in different labelling scenarios  according to different number of important variables as input for PLSDA. </w:t>
      </w:r>
    </w:p>
    <w:bookmarkEnd w:id="966"/>
    <w:p w14:paraId="78C16EFD" w14:textId="69B6BBFA" w:rsidR="00326D37" w:rsidRPr="00326D37" w:rsidRDefault="00326D37" w:rsidP="2EABC22C">
      <w:pPr>
        <w:spacing w:after="0" w:line="240" w:lineRule="auto"/>
        <w:rPr>
          <w:sz w:val="24"/>
          <w:szCs w:val="24"/>
          <w:lang w:val="en-US"/>
        </w:rPr>
      </w:pPr>
      <w:r w:rsidRPr="2EABC22C">
        <w:rPr>
          <w:sz w:val="24"/>
          <w:szCs w:val="24"/>
          <w:lang w:val="en-US"/>
        </w:rPr>
        <w:t xml:space="preserve">Figure 4 shows the results of the optimized models for </w:t>
      </w:r>
      <w:proofErr w:type="spellStart"/>
      <w:r w:rsidRPr="2EABC22C">
        <w:rPr>
          <w:sz w:val="24"/>
          <w:szCs w:val="24"/>
          <w:lang w:val="en-US"/>
        </w:rPr>
        <w:t>Cappricia</w:t>
      </w:r>
      <w:proofErr w:type="spellEnd"/>
      <w:r w:rsidRPr="2EABC22C">
        <w:rPr>
          <w:sz w:val="24"/>
          <w:szCs w:val="24"/>
          <w:lang w:val="en-US"/>
        </w:rPr>
        <w:t xml:space="preserve">, </w:t>
      </w:r>
      <w:proofErr w:type="spellStart"/>
      <w:r w:rsidRPr="2EABC22C">
        <w:rPr>
          <w:sz w:val="24"/>
          <w:szCs w:val="24"/>
          <w:lang w:val="en-US"/>
        </w:rPr>
        <w:t>Provine</w:t>
      </w:r>
      <w:proofErr w:type="spellEnd"/>
      <w:r w:rsidRPr="2EABC22C">
        <w:rPr>
          <w:sz w:val="24"/>
          <w:szCs w:val="24"/>
          <w:lang w:val="en-US"/>
        </w:rPr>
        <w:t xml:space="preserve"> and </w:t>
      </w:r>
      <w:proofErr w:type="spellStart"/>
      <w:r w:rsidRPr="2EABC22C">
        <w:rPr>
          <w:sz w:val="24"/>
          <w:szCs w:val="24"/>
          <w:lang w:val="en-US"/>
        </w:rPr>
        <w:t>Brioso</w:t>
      </w:r>
      <w:proofErr w:type="spellEnd"/>
      <w:r w:rsidRPr="2EABC22C">
        <w:rPr>
          <w:sz w:val="24"/>
          <w:szCs w:val="24"/>
          <w:lang w:val="en-US"/>
        </w:rPr>
        <w:t>, choosing Scenario 2. The following parameters generated the optimal models:</w:t>
      </w:r>
    </w:p>
    <w:p w14:paraId="2FCBDB78" w14:textId="442B5A08" w:rsidR="00326D37" w:rsidRPr="00326D37" w:rsidRDefault="00326D37" w:rsidP="2EABC22C">
      <w:pPr>
        <w:spacing w:after="0" w:line="240" w:lineRule="auto"/>
        <w:rPr>
          <w:sz w:val="24"/>
          <w:szCs w:val="24"/>
          <w:lang w:val="en-US"/>
        </w:rPr>
      </w:pPr>
      <w:r w:rsidRPr="2EABC22C">
        <w:rPr>
          <w:sz w:val="24"/>
          <w:szCs w:val="24"/>
          <w:lang w:val="en-US"/>
        </w:rPr>
        <w:t xml:space="preserve"> </w:t>
      </w:r>
      <w:r w:rsidRPr="0030527B">
        <w:rPr>
          <w:lang w:val="en-US"/>
          <w:rPrChange w:id="967" w:author="Bertotto, Mercedes" w:date="2024-01-16T10:18:00Z">
            <w:rPr/>
          </w:rPrChange>
        </w:rPr>
        <w:tab/>
      </w:r>
      <w:proofErr w:type="spellStart"/>
      <w:r w:rsidRPr="2EABC22C">
        <w:rPr>
          <w:sz w:val="24"/>
          <w:szCs w:val="24"/>
          <w:lang w:val="en-US"/>
        </w:rPr>
        <w:t>Cappricia</w:t>
      </w:r>
      <w:proofErr w:type="spellEnd"/>
      <w:r w:rsidRPr="2EABC22C">
        <w:rPr>
          <w:sz w:val="24"/>
          <w:szCs w:val="24"/>
          <w:lang w:val="en-US"/>
        </w:rPr>
        <w:t>: SNV + Second Derivative (2, 15, 2)</w:t>
      </w:r>
      <w:r w:rsidR="00D02000" w:rsidRPr="2EABC22C">
        <w:rPr>
          <w:sz w:val="24"/>
          <w:szCs w:val="24"/>
          <w:lang w:val="en-US"/>
        </w:rPr>
        <w:t xml:space="preserve"> and</w:t>
      </w:r>
      <w:r w:rsidRPr="2EABC22C">
        <w:rPr>
          <w:sz w:val="24"/>
          <w:szCs w:val="24"/>
          <w:lang w:val="en-US"/>
        </w:rPr>
        <w:t xml:space="preserve"> 33 </w:t>
      </w:r>
      <w:proofErr w:type="spellStart"/>
      <w:r w:rsidRPr="2EABC22C">
        <w:rPr>
          <w:sz w:val="24"/>
          <w:szCs w:val="24"/>
          <w:lang w:val="en-US"/>
        </w:rPr>
        <w:t>iv</w:t>
      </w:r>
      <w:r w:rsidR="003A7D0D" w:rsidRPr="2EABC22C">
        <w:rPr>
          <w:sz w:val="24"/>
          <w:szCs w:val="24"/>
          <w:lang w:val="en-US"/>
        </w:rPr>
        <w:t>s</w:t>
      </w:r>
      <w:proofErr w:type="spellEnd"/>
    </w:p>
    <w:p w14:paraId="3AAF524D" w14:textId="7C5026BC" w:rsidR="00326D37" w:rsidRPr="00326D37" w:rsidRDefault="00326D37" w:rsidP="2EABC22C">
      <w:pPr>
        <w:spacing w:after="0" w:line="240" w:lineRule="auto"/>
        <w:rPr>
          <w:sz w:val="24"/>
          <w:szCs w:val="24"/>
          <w:lang w:val="en-US"/>
        </w:rPr>
      </w:pPr>
      <w:r w:rsidRPr="2EABC22C">
        <w:rPr>
          <w:sz w:val="24"/>
          <w:szCs w:val="24"/>
          <w:lang w:val="en-US"/>
        </w:rPr>
        <w:t xml:space="preserve"> </w:t>
      </w:r>
      <w:r w:rsidRPr="0030527B">
        <w:rPr>
          <w:lang w:val="en-US"/>
          <w:rPrChange w:id="968" w:author="Bertotto, Mercedes" w:date="2024-01-16T10:18:00Z">
            <w:rPr/>
          </w:rPrChange>
        </w:rPr>
        <w:tab/>
      </w:r>
      <w:proofErr w:type="spellStart"/>
      <w:r w:rsidRPr="2EABC22C">
        <w:rPr>
          <w:sz w:val="24"/>
          <w:szCs w:val="24"/>
          <w:lang w:val="en-US"/>
        </w:rPr>
        <w:t>Provine</w:t>
      </w:r>
      <w:proofErr w:type="spellEnd"/>
      <w:r w:rsidRPr="2EABC22C">
        <w:rPr>
          <w:sz w:val="24"/>
          <w:szCs w:val="24"/>
          <w:lang w:val="en-US"/>
        </w:rPr>
        <w:t>: SNV</w:t>
      </w:r>
      <w:r w:rsidR="00D02000" w:rsidRPr="2EABC22C">
        <w:rPr>
          <w:sz w:val="24"/>
          <w:szCs w:val="24"/>
          <w:lang w:val="en-US"/>
        </w:rPr>
        <w:t xml:space="preserve"> and</w:t>
      </w:r>
      <w:r w:rsidRPr="2EABC22C">
        <w:rPr>
          <w:sz w:val="24"/>
          <w:szCs w:val="24"/>
          <w:lang w:val="en-US"/>
        </w:rPr>
        <w:t xml:space="preserve"> 13 </w:t>
      </w:r>
      <w:proofErr w:type="spellStart"/>
      <w:r w:rsidRPr="2EABC22C">
        <w:rPr>
          <w:sz w:val="24"/>
          <w:szCs w:val="24"/>
          <w:lang w:val="en-US"/>
        </w:rPr>
        <w:t>iv</w:t>
      </w:r>
      <w:r w:rsidR="00045130" w:rsidRPr="2EABC22C">
        <w:rPr>
          <w:sz w:val="24"/>
          <w:szCs w:val="24"/>
          <w:lang w:val="en-US"/>
        </w:rPr>
        <w:t>s</w:t>
      </w:r>
      <w:proofErr w:type="spellEnd"/>
    </w:p>
    <w:p w14:paraId="08B92739" w14:textId="388F5DBD" w:rsidR="000B7249" w:rsidRDefault="00326D37" w:rsidP="2EABC22C">
      <w:pPr>
        <w:keepNext/>
        <w:spacing w:after="0" w:line="240" w:lineRule="auto"/>
        <w:rPr>
          <w:sz w:val="24"/>
          <w:szCs w:val="24"/>
          <w:lang w:val="en-US"/>
        </w:rPr>
      </w:pPr>
      <w:r w:rsidRPr="2EABC22C">
        <w:rPr>
          <w:sz w:val="24"/>
          <w:szCs w:val="24"/>
          <w:lang w:val="en-US"/>
        </w:rPr>
        <w:t xml:space="preserve"> </w:t>
      </w:r>
      <w:r w:rsidR="000B7249" w:rsidRPr="0030527B">
        <w:rPr>
          <w:lang w:val="en-US"/>
          <w:rPrChange w:id="969" w:author="Bertotto, Mercedes" w:date="2024-01-16T10:18:00Z">
            <w:rPr/>
          </w:rPrChange>
        </w:rPr>
        <w:tab/>
      </w:r>
      <w:proofErr w:type="spellStart"/>
      <w:r w:rsidRPr="2EABC22C">
        <w:rPr>
          <w:sz w:val="24"/>
          <w:szCs w:val="24"/>
          <w:lang w:val="en-US"/>
        </w:rPr>
        <w:t>Brioso</w:t>
      </w:r>
      <w:proofErr w:type="spellEnd"/>
      <w:r w:rsidRPr="2EABC22C">
        <w:rPr>
          <w:sz w:val="24"/>
          <w:szCs w:val="24"/>
          <w:lang w:val="en-US"/>
        </w:rPr>
        <w:t>: Raw spectra</w:t>
      </w:r>
      <w:r w:rsidR="00D02000" w:rsidRPr="2EABC22C">
        <w:rPr>
          <w:sz w:val="24"/>
          <w:szCs w:val="24"/>
          <w:lang w:val="en-US"/>
        </w:rPr>
        <w:t xml:space="preserve"> and</w:t>
      </w:r>
      <w:r w:rsidRPr="2EABC22C">
        <w:rPr>
          <w:sz w:val="24"/>
          <w:szCs w:val="24"/>
          <w:lang w:val="en-US"/>
        </w:rPr>
        <w:t xml:space="preserve"> 18 </w:t>
      </w:r>
      <w:proofErr w:type="spellStart"/>
      <w:r w:rsidRPr="2EABC22C">
        <w:rPr>
          <w:sz w:val="24"/>
          <w:szCs w:val="24"/>
          <w:lang w:val="en-US"/>
        </w:rPr>
        <w:t>iv</w:t>
      </w:r>
      <w:r w:rsidR="00045130" w:rsidRPr="2EABC22C">
        <w:rPr>
          <w:sz w:val="24"/>
          <w:szCs w:val="24"/>
          <w:lang w:val="en-US"/>
        </w:rPr>
        <w:t>s</w:t>
      </w:r>
      <w:proofErr w:type="spellEnd"/>
    </w:p>
    <w:p w14:paraId="6886B521" w14:textId="75DF4FC3" w:rsidR="0084043F" w:rsidRDefault="00E21799" w:rsidP="13A251B7">
      <w:pPr>
        <w:rPr>
          <w:sz w:val="24"/>
          <w:szCs w:val="24"/>
          <w:lang w:val="en-US"/>
        </w:rPr>
      </w:pPr>
      <w:bookmarkStart w:id="970" w:name="_Hlk146631401"/>
      <w:proofErr w:type="spellStart"/>
      <w:r>
        <w:rPr>
          <w:sz w:val="24"/>
          <w:szCs w:val="24"/>
          <w:lang w:val="en-US"/>
        </w:rPr>
        <w:t>Cappricia</w:t>
      </w:r>
      <w:proofErr w:type="spellEnd"/>
      <w:r w:rsidR="00AF0737">
        <w:rPr>
          <w:sz w:val="24"/>
          <w:szCs w:val="24"/>
          <w:lang w:val="en-US"/>
        </w:rPr>
        <w:t>: Optimal model</w:t>
      </w:r>
      <w:r w:rsidR="008A1CA4">
        <w:rPr>
          <w:sz w:val="24"/>
          <w:szCs w:val="24"/>
          <w:lang w:val="en-US"/>
        </w:rPr>
        <w:t xml:space="preserve"> was found with</w:t>
      </w:r>
      <w:del w:id="971" w:author="Bertotto, Mercedes [2]" w:date="2023-12-06T09:36:00Z">
        <w:r w:rsidR="008A1CA4">
          <w:rPr>
            <w:sz w:val="24"/>
            <w:szCs w:val="24"/>
            <w:lang w:val="en-US"/>
          </w:rPr>
          <w:delText xml:space="preserve"> </w:delText>
        </w:r>
      </w:del>
      <w:r>
        <w:rPr>
          <w:sz w:val="24"/>
          <w:szCs w:val="24"/>
          <w:lang w:val="en-US"/>
        </w:rPr>
        <w:t xml:space="preserve"> </w:t>
      </w:r>
      <w:r w:rsidR="008A1CA4">
        <w:rPr>
          <w:sz w:val="24"/>
          <w:szCs w:val="24"/>
          <w:lang w:val="en-US"/>
        </w:rPr>
        <w:t>pretreated data (</w:t>
      </w:r>
      <w:r>
        <w:rPr>
          <w:sz w:val="24"/>
          <w:szCs w:val="24"/>
          <w:lang w:val="en-US"/>
        </w:rPr>
        <w:t xml:space="preserve">SNV+ </w:t>
      </w:r>
      <w:r w:rsidR="00B95012">
        <w:rPr>
          <w:sz w:val="24"/>
          <w:szCs w:val="24"/>
          <w:lang w:val="en-US"/>
        </w:rPr>
        <w:t>SG (2,15,2)</w:t>
      </w:r>
      <w:r w:rsidR="008A1CA4">
        <w:rPr>
          <w:sz w:val="24"/>
          <w:szCs w:val="24"/>
          <w:lang w:val="en-US"/>
        </w:rPr>
        <w:t>) and 33 most important variables.</w:t>
      </w:r>
      <w:bookmarkEnd w:id="970"/>
      <w:r w:rsidR="0084043F">
        <w:rPr>
          <w:sz w:val="24"/>
          <w:szCs w:val="24"/>
          <w:lang w:val="en-US"/>
        </w:rPr>
        <w:t xml:space="preserve"> </w:t>
      </w:r>
      <w:proofErr w:type="spellStart"/>
      <w:r w:rsidR="00BE6BEE">
        <w:rPr>
          <w:sz w:val="24"/>
          <w:szCs w:val="24"/>
          <w:lang w:val="en-US"/>
        </w:rPr>
        <w:t>Provine</w:t>
      </w:r>
      <w:proofErr w:type="spellEnd"/>
      <w:r w:rsidR="008D587F">
        <w:rPr>
          <w:sz w:val="24"/>
          <w:szCs w:val="24"/>
          <w:lang w:val="en-US"/>
        </w:rPr>
        <w:t xml:space="preserve">: Optimal model was found with SNV pretreated data and </w:t>
      </w:r>
      <w:r w:rsidR="00BE6BEE">
        <w:rPr>
          <w:sz w:val="24"/>
          <w:szCs w:val="24"/>
          <w:lang w:val="en-US"/>
        </w:rPr>
        <w:t xml:space="preserve">13 </w:t>
      </w:r>
      <w:r w:rsidR="008D587F">
        <w:rPr>
          <w:sz w:val="24"/>
          <w:szCs w:val="24"/>
          <w:lang w:val="en-US"/>
        </w:rPr>
        <w:t xml:space="preserve">most </w:t>
      </w:r>
      <w:proofErr w:type="spellStart"/>
      <w:r w:rsidR="008D587F">
        <w:rPr>
          <w:sz w:val="24"/>
          <w:szCs w:val="24"/>
          <w:lang w:val="en-US"/>
        </w:rPr>
        <w:t>i</w:t>
      </w:r>
      <w:r w:rsidR="00BE6BEE">
        <w:rPr>
          <w:sz w:val="24"/>
          <w:szCs w:val="24"/>
          <w:lang w:val="en-US"/>
        </w:rPr>
        <w:t>v</w:t>
      </w:r>
      <w:ins w:id="972" w:author="Chauhan, Aneesh" w:date="2023-12-28T14:57:00Z">
        <w:r w:rsidR="00045130">
          <w:rPr>
            <w:sz w:val="24"/>
            <w:szCs w:val="24"/>
            <w:lang w:val="en-US"/>
          </w:rPr>
          <w:t>s</w:t>
        </w:r>
      </w:ins>
      <w:proofErr w:type="spellEnd"/>
      <w:r w:rsidR="0084043F">
        <w:rPr>
          <w:sz w:val="24"/>
          <w:szCs w:val="24"/>
          <w:lang w:val="en-US"/>
        </w:rPr>
        <w:t xml:space="preserve"> </w:t>
      </w:r>
      <w:proofErr w:type="spellStart"/>
      <w:r w:rsidR="00BE6BEE">
        <w:rPr>
          <w:sz w:val="24"/>
          <w:szCs w:val="24"/>
          <w:lang w:val="en-US"/>
        </w:rPr>
        <w:t>Brioso</w:t>
      </w:r>
      <w:proofErr w:type="spellEnd"/>
      <w:r w:rsidR="008D587F">
        <w:rPr>
          <w:sz w:val="24"/>
          <w:szCs w:val="24"/>
          <w:lang w:val="en-US"/>
        </w:rPr>
        <w:t>: Optimal model was found with raw data and</w:t>
      </w:r>
      <w:r w:rsidR="00BE6BEE">
        <w:rPr>
          <w:sz w:val="24"/>
          <w:szCs w:val="24"/>
          <w:lang w:val="en-US"/>
        </w:rPr>
        <w:t xml:space="preserve"> 18 </w:t>
      </w:r>
      <w:proofErr w:type="spellStart"/>
      <w:r w:rsidR="0084043F">
        <w:rPr>
          <w:sz w:val="24"/>
          <w:szCs w:val="24"/>
          <w:lang w:val="en-US"/>
        </w:rPr>
        <w:t>i</w:t>
      </w:r>
      <w:r w:rsidR="00BE6BEE">
        <w:rPr>
          <w:sz w:val="24"/>
          <w:szCs w:val="24"/>
          <w:lang w:val="en-US"/>
        </w:rPr>
        <w:t>v</w:t>
      </w:r>
      <w:r w:rsidR="007956E5">
        <w:rPr>
          <w:sz w:val="24"/>
          <w:szCs w:val="24"/>
          <w:lang w:val="en-US"/>
        </w:rPr>
        <w:t>s</w:t>
      </w:r>
      <w:proofErr w:type="spellEnd"/>
      <w:r w:rsidR="0084043F">
        <w:rPr>
          <w:sz w:val="24"/>
          <w:szCs w:val="24"/>
          <w:lang w:val="en-US"/>
        </w:rPr>
        <w:t xml:space="preserve">. </w:t>
      </w:r>
    </w:p>
    <w:p w14:paraId="168C5877" w14:textId="1DC1BAFE" w:rsidR="0073190F" w:rsidRPr="00A3158C" w:rsidRDefault="0073190F" w:rsidP="2EABC22C">
      <w:pPr>
        <w:jc w:val="both"/>
        <w:rPr>
          <w:sz w:val="24"/>
          <w:szCs w:val="24"/>
          <w:lang w:val="en-US"/>
        </w:rPr>
      </w:pPr>
    </w:p>
    <w:p w14:paraId="5DD8C37A" w14:textId="751BA9FC" w:rsidR="00042A4E" w:rsidRDefault="00042A4E" w:rsidP="2EABC22C">
      <w:pPr>
        <w:spacing w:after="0" w:line="240" w:lineRule="auto"/>
        <w:rPr>
          <w:ins w:id="973" w:author="Bertotto, Mercedes" w:date="2024-01-18T12:54:00Z"/>
          <w:lang w:val="en-US"/>
        </w:rPr>
      </w:pPr>
      <w:bookmarkStart w:id="974" w:name="_Hlk146532328"/>
    </w:p>
    <w:p w14:paraId="7A6E0F06" w14:textId="77777777" w:rsidR="00D20BC6" w:rsidRPr="0030527B" w:rsidRDefault="00D20BC6" w:rsidP="2EABC22C">
      <w:pPr>
        <w:spacing w:after="0" w:line="240" w:lineRule="auto"/>
        <w:rPr>
          <w:lang w:val="en-US"/>
          <w:rPrChange w:id="975" w:author="Bertotto, Mercedes" w:date="2024-01-16T10:18:00Z">
            <w:rPr/>
          </w:rPrChange>
        </w:rPr>
      </w:pPr>
    </w:p>
    <w:bookmarkEnd w:id="974"/>
    <w:p w14:paraId="29645F50" w14:textId="566B9F00" w:rsidR="00576E9E" w:rsidRPr="00A41CDF" w:rsidRDefault="640AE0F8" w:rsidP="00576E9E">
      <w:pPr>
        <w:jc w:val="both"/>
        <w:rPr>
          <w:b/>
          <w:bCs/>
          <w:sz w:val="24"/>
          <w:szCs w:val="24"/>
          <w:lang w:val="en-US"/>
        </w:rPr>
      </w:pPr>
      <w:r w:rsidRPr="2EABC22C">
        <w:rPr>
          <w:b/>
          <w:bCs/>
          <w:sz w:val="24"/>
          <w:szCs w:val="24"/>
          <w:lang w:val="en-US"/>
        </w:rPr>
        <w:lastRenderedPageBreak/>
        <w:t>3.</w:t>
      </w:r>
      <w:r w:rsidR="00576E9E" w:rsidRPr="00A41CDF">
        <w:rPr>
          <w:b/>
          <w:bCs/>
          <w:sz w:val="24"/>
          <w:szCs w:val="24"/>
          <w:lang w:val="en-US"/>
        </w:rPr>
        <w:t xml:space="preserve">2. </w:t>
      </w:r>
      <w:proofErr w:type="spellStart"/>
      <w:r w:rsidR="00576E9E" w:rsidRPr="00A41CDF">
        <w:rPr>
          <w:b/>
          <w:bCs/>
          <w:sz w:val="24"/>
          <w:szCs w:val="24"/>
          <w:lang w:val="en-US"/>
        </w:rPr>
        <w:t>Intervariety</w:t>
      </w:r>
      <w:proofErr w:type="spellEnd"/>
      <w:r w:rsidR="00576E9E" w:rsidRPr="00A41CDF">
        <w:rPr>
          <w:b/>
          <w:bCs/>
          <w:sz w:val="24"/>
          <w:szCs w:val="24"/>
          <w:lang w:val="en-US"/>
        </w:rPr>
        <w:t xml:space="preserve"> models</w:t>
      </w:r>
    </w:p>
    <w:p w14:paraId="0AA94B98" w14:textId="77777777" w:rsidR="00576E9E" w:rsidRPr="00A3158C" w:rsidRDefault="00576E9E" w:rsidP="00576E9E">
      <w:pPr>
        <w:jc w:val="both"/>
        <w:rPr>
          <w:sz w:val="16"/>
          <w:szCs w:val="16"/>
          <w:lang w:val="en-US"/>
        </w:rPr>
      </w:pPr>
      <w:r w:rsidRPr="00A3158C">
        <w:rPr>
          <w:b/>
          <w:bCs/>
          <w:sz w:val="16"/>
          <w:szCs w:val="16"/>
          <w:lang w:val="en-US"/>
        </w:rPr>
        <w:t>Table 5:</w:t>
      </w:r>
      <w:r w:rsidRPr="00A3158C">
        <w:rPr>
          <w:sz w:val="16"/>
          <w:szCs w:val="16"/>
          <w:lang w:val="en-US"/>
        </w:rPr>
        <w:t xml:space="preserve"> PLSDA classification model calibrated in </w:t>
      </w:r>
      <w:proofErr w:type="spellStart"/>
      <w:r w:rsidRPr="00A3158C">
        <w:rPr>
          <w:sz w:val="16"/>
          <w:szCs w:val="16"/>
          <w:lang w:val="en-US"/>
        </w:rPr>
        <w:t>Cappricia</w:t>
      </w:r>
      <w:proofErr w:type="spellEnd"/>
      <w:r w:rsidRPr="00A3158C">
        <w:rPr>
          <w:sz w:val="16"/>
          <w:szCs w:val="16"/>
          <w:lang w:val="en-US"/>
        </w:rPr>
        <w:t xml:space="preserve"> and validated in </w:t>
      </w:r>
      <w:proofErr w:type="spellStart"/>
      <w:r w:rsidRPr="00A3158C">
        <w:rPr>
          <w:sz w:val="16"/>
          <w:szCs w:val="16"/>
          <w:lang w:val="en-US"/>
        </w:rPr>
        <w:t>Brioso</w:t>
      </w:r>
      <w:proofErr w:type="spellEnd"/>
      <w:r w:rsidRPr="00A3158C">
        <w:rPr>
          <w:sz w:val="16"/>
          <w:szCs w:val="16"/>
          <w:lang w:val="en-US"/>
        </w:rPr>
        <w:t xml:space="preserve"> and </w:t>
      </w:r>
      <w:proofErr w:type="spellStart"/>
      <w:r w:rsidRPr="00A3158C">
        <w:rPr>
          <w:sz w:val="16"/>
          <w:szCs w:val="16"/>
          <w:lang w:val="en-US"/>
        </w:rPr>
        <w:t>Provine</w:t>
      </w:r>
      <w:proofErr w:type="spellEnd"/>
      <w:r w:rsidRPr="00A3158C">
        <w:rPr>
          <w:sz w:val="16"/>
          <w:szCs w:val="16"/>
          <w:lang w:val="en-US"/>
        </w:rPr>
        <w:t>.</w:t>
      </w:r>
      <w:r>
        <w:rPr>
          <w:sz w:val="16"/>
          <w:szCs w:val="16"/>
          <w:lang w:val="en-US"/>
        </w:rPr>
        <w:t xml:space="preserve"> </w:t>
      </w:r>
      <w:r w:rsidRPr="00A3158C">
        <w:rPr>
          <w:sz w:val="16"/>
          <w:szCs w:val="16"/>
          <w:lang w:val="en-US"/>
        </w:rPr>
        <w:t xml:space="preserve">Pretreatment used: SNV+ SG(2, 17, 2); all spectral range and 3 Latent Variables (LVs). </w:t>
      </w:r>
    </w:p>
    <w:tbl>
      <w:tblPr>
        <w:tblW w:w="8880" w:type="dxa"/>
        <w:tblCellMar>
          <w:left w:w="0" w:type="dxa"/>
          <w:right w:w="0" w:type="dxa"/>
        </w:tblCellMar>
        <w:tblLook w:val="0420" w:firstRow="1" w:lastRow="0" w:firstColumn="0" w:lastColumn="0" w:noHBand="0" w:noVBand="1"/>
      </w:tblPr>
      <w:tblGrid>
        <w:gridCol w:w="1270"/>
        <w:gridCol w:w="1138"/>
        <w:gridCol w:w="981"/>
        <w:gridCol w:w="1097"/>
        <w:gridCol w:w="548"/>
        <w:gridCol w:w="718"/>
        <w:gridCol w:w="719"/>
        <w:gridCol w:w="752"/>
        <w:gridCol w:w="719"/>
        <w:gridCol w:w="938"/>
      </w:tblGrid>
      <w:tr w:rsidR="00576E9E" w:rsidRPr="00612381" w14:paraId="478AFF4E" w14:textId="77777777" w:rsidTr="00E1022B">
        <w:trPr>
          <w:trHeight w:val="558"/>
        </w:trPr>
        <w:tc>
          <w:tcPr>
            <w:tcW w:w="114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1BC5BD4B" w14:textId="77777777" w:rsidR="00576E9E" w:rsidRPr="00612381" w:rsidRDefault="00576E9E" w:rsidP="00E1022B">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Data set</w:t>
            </w:r>
          </w:p>
        </w:tc>
        <w:tc>
          <w:tcPr>
            <w:tcW w:w="108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0BFBAD22" w14:textId="77777777" w:rsidR="00576E9E" w:rsidRPr="00612381" w:rsidRDefault="00576E9E" w:rsidP="00E1022B">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Real/</w:t>
            </w:r>
          </w:p>
          <w:p w14:paraId="512D9E62" w14:textId="77777777" w:rsidR="00576E9E" w:rsidRPr="00612381" w:rsidRDefault="00576E9E" w:rsidP="00E1022B">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predicted</w:t>
            </w:r>
          </w:p>
        </w:tc>
        <w:tc>
          <w:tcPr>
            <w:tcW w:w="74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5E21F5CF" w14:textId="77777777" w:rsidR="00576E9E" w:rsidRPr="00612381" w:rsidRDefault="00576E9E" w:rsidP="00E1022B">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Healthy</w:t>
            </w:r>
          </w:p>
        </w:tc>
        <w:tc>
          <w:tcPr>
            <w:tcW w:w="84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57DFE8BB" w14:textId="77777777" w:rsidR="00576E9E" w:rsidRPr="00612381" w:rsidRDefault="00576E9E" w:rsidP="00E1022B">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Diseased</w:t>
            </w:r>
          </w:p>
        </w:tc>
        <w:tc>
          <w:tcPr>
            <w:tcW w:w="44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43F0224E" w14:textId="77777777" w:rsidR="00576E9E" w:rsidRPr="00612381" w:rsidRDefault="00576E9E" w:rsidP="00E1022B">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NA</w:t>
            </w:r>
          </w:p>
        </w:tc>
        <w:tc>
          <w:tcPr>
            <w:tcW w:w="78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E60D20A" w14:textId="77777777" w:rsidR="00576E9E" w:rsidRPr="00612381" w:rsidRDefault="00576E9E" w:rsidP="00E1022B">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SEN</w:t>
            </w:r>
          </w:p>
        </w:tc>
        <w:tc>
          <w:tcPr>
            <w:tcW w:w="78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1366C352" w14:textId="77777777" w:rsidR="00576E9E" w:rsidRPr="00612381" w:rsidRDefault="00576E9E" w:rsidP="00E1022B">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SPE</w:t>
            </w:r>
          </w:p>
        </w:tc>
        <w:tc>
          <w:tcPr>
            <w:tcW w:w="88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85FD3AA" w14:textId="77777777" w:rsidR="00576E9E" w:rsidRPr="00612381" w:rsidRDefault="00576E9E" w:rsidP="00E1022B">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PRE</w:t>
            </w:r>
          </w:p>
        </w:tc>
        <w:tc>
          <w:tcPr>
            <w:tcW w:w="78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3F480769" w14:textId="77777777" w:rsidR="00576E9E" w:rsidRPr="00612381" w:rsidRDefault="00576E9E" w:rsidP="00E1022B">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AC</w:t>
            </w:r>
          </w:p>
        </w:tc>
        <w:tc>
          <w:tcPr>
            <w:tcW w:w="144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49511B24" w14:textId="77777777" w:rsidR="00576E9E" w:rsidRPr="00612381" w:rsidRDefault="00576E9E" w:rsidP="00E1022B">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BA</w:t>
            </w:r>
          </w:p>
        </w:tc>
      </w:tr>
      <w:tr w:rsidR="00576E9E" w:rsidRPr="00612381" w14:paraId="3DA50364" w14:textId="77777777" w:rsidTr="00E1022B">
        <w:trPr>
          <w:trHeight w:val="517"/>
        </w:trPr>
        <w:tc>
          <w:tcPr>
            <w:tcW w:w="1140" w:type="dxa"/>
            <w:vMerge w:val="restart"/>
            <w:tcBorders>
              <w:top w:val="single" w:sz="18" w:space="0" w:color="FFFFFF"/>
              <w:left w:val="nil"/>
              <w:bottom w:val="nil"/>
              <w:right w:val="nil"/>
            </w:tcBorders>
            <w:shd w:val="clear" w:color="auto" w:fill="CBD0D5"/>
            <w:tcMar>
              <w:top w:w="72" w:type="dxa"/>
              <w:left w:w="144" w:type="dxa"/>
              <w:bottom w:w="72" w:type="dxa"/>
              <w:right w:w="144" w:type="dxa"/>
            </w:tcMar>
            <w:hideMark/>
          </w:tcPr>
          <w:p w14:paraId="3A713B43"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Calibration</w:t>
            </w:r>
          </w:p>
          <w:p w14:paraId="24FB50B5"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proofErr w:type="spellStart"/>
            <w:r w:rsidRPr="00612381">
              <w:rPr>
                <w:rFonts w:eastAsia="Times New Roman" w:cs="Arial"/>
                <w:b/>
                <w:bCs/>
                <w:color w:val="000000" w:themeColor="text1"/>
                <w:kern w:val="24"/>
                <w:sz w:val="16"/>
                <w:szCs w:val="16"/>
                <w:lang w:val="en-GB" w:eastAsia="nl-NL"/>
              </w:rPr>
              <w:t>Cappriccia</w:t>
            </w:r>
            <w:proofErr w:type="spellEnd"/>
          </w:p>
        </w:tc>
        <w:tc>
          <w:tcPr>
            <w:tcW w:w="108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85401A6"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Healthy</w:t>
            </w:r>
          </w:p>
        </w:tc>
        <w:tc>
          <w:tcPr>
            <w:tcW w:w="74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9D02B9A"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66</w:t>
            </w:r>
          </w:p>
        </w:tc>
        <w:tc>
          <w:tcPr>
            <w:tcW w:w="84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322574CF"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11</w:t>
            </w:r>
          </w:p>
        </w:tc>
        <w:tc>
          <w:tcPr>
            <w:tcW w:w="44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61FEF613"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w:t>
            </w:r>
          </w:p>
        </w:tc>
        <w:tc>
          <w:tcPr>
            <w:tcW w:w="78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0D331EAE"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0.86</w:t>
            </w:r>
          </w:p>
        </w:tc>
        <w:tc>
          <w:tcPr>
            <w:tcW w:w="78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7D2CC2A3"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0.55</w:t>
            </w:r>
          </w:p>
        </w:tc>
        <w:tc>
          <w:tcPr>
            <w:tcW w:w="88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3933E7B8"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0.63</w:t>
            </w:r>
          </w:p>
        </w:tc>
        <w:tc>
          <w:tcPr>
            <w:tcW w:w="78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174D451A"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0.70</w:t>
            </w:r>
          </w:p>
        </w:tc>
        <w:tc>
          <w:tcPr>
            <w:tcW w:w="144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0A60C653"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0.71</w:t>
            </w:r>
          </w:p>
        </w:tc>
      </w:tr>
      <w:tr w:rsidR="00576E9E" w:rsidRPr="00612381" w14:paraId="6EB49E6A" w14:textId="77777777" w:rsidTr="00E1022B">
        <w:trPr>
          <w:trHeight w:val="517"/>
        </w:trPr>
        <w:tc>
          <w:tcPr>
            <w:tcW w:w="0" w:type="auto"/>
            <w:vMerge/>
            <w:tcBorders>
              <w:top w:val="single" w:sz="18" w:space="0" w:color="FFFFFF"/>
              <w:left w:val="nil"/>
              <w:bottom w:val="nil"/>
              <w:right w:val="nil"/>
            </w:tcBorders>
            <w:vAlign w:val="center"/>
            <w:hideMark/>
          </w:tcPr>
          <w:p w14:paraId="7E7FF7BB" w14:textId="77777777" w:rsidR="00576E9E" w:rsidRPr="00612381" w:rsidRDefault="00576E9E" w:rsidP="00E1022B">
            <w:pPr>
              <w:spacing w:after="0" w:line="240" w:lineRule="auto"/>
              <w:rPr>
                <w:rFonts w:ascii="Arial" w:eastAsia="Times New Roman" w:hAnsi="Arial" w:cs="Arial"/>
                <w:color w:val="000000" w:themeColor="text1"/>
                <w:sz w:val="36"/>
                <w:szCs w:val="36"/>
                <w:lang w:eastAsia="nl-NL"/>
              </w:rPr>
            </w:pPr>
          </w:p>
        </w:tc>
        <w:tc>
          <w:tcPr>
            <w:tcW w:w="1080" w:type="dxa"/>
            <w:tcBorders>
              <w:top w:val="nil"/>
              <w:left w:val="nil"/>
              <w:bottom w:val="nil"/>
              <w:right w:val="nil"/>
            </w:tcBorders>
            <w:shd w:val="clear" w:color="auto" w:fill="E7E9EB"/>
            <w:tcMar>
              <w:top w:w="72" w:type="dxa"/>
              <w:left w:w="144" w:type="dxa"/>
              <w:bottom w:w="72" w:type="dxa"/>
              <w:right w:w="144" w:type="dxa"/>
            </w:tcMar>
            <w:hideMark/>
          </w:tcPr>
          <w:p w14:paraId="0E4FAA10"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Diseased</w:t>
            </w:r>
          </w:p>
        </w:tc>
        <w:tc>
          <w:tcPr>
            <w:tcW w:w="740" w:type="dxa"/>
            <w:tcBorders>
              <w:top w:val="nil"/>
              <w:left w:val="nil"/>
              <w:bottom w:val="nil"/>
              <w:right w:val="nil"/>
            </w:tcBorders>
            <w:shd w:val="clear" w:color="auto" w:fill="E7E9EB"/>
            <w:tcMar>
              <w:top w:w="72" w:type="dxa"/>
              <w:left w:w="144" w:type="dxa"/>
              <w:bottom w:w="72" w:type="dxa"/>
              <w:right w:w="144" w:type="dxa"/>
            </w:tcMar>
            <w:hideMark/>
          </w:tcPr>
          <w:p w14:paraId="213BD54C"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38</w:t>
            </w:r>
          </w:p>
        </w:tc>
        <w:tc>
          <w:tcPr>
            <w:tcW w:w="840" w:type="dxa"/>
            <w:tcBorders>
              <w:top w:val="nil"/>
              <w:left w:val="nil"/>
              <w:bottom w:val="nil"/>
              <w:right w:val="nil"/>
            </w:tcBorders>
            <w:shd w:val="clear" w:color="auto" w:fill="E7E9EB"/>
            <w:tcMar>
              <w:top w:w="72" w:type="dxa"/>
              <w:left w:w="144" w:type="dxa"/>
              <w:bottom w:w="72" w:type="dxa"/>
              <w:right w:w="144" w:type="dxa"/>
            </w:tcMar>
            <w:hideMark/>
          </w:tcPr>
          <w:p w14:paraId="0F7281E7"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46</w:t>
            </w:r>
          </w:p>
        </w:tc>
        <w:tc>
          <w:tcPr>
            <w:tcW w:w="440" w:type="dxa"/>
            <w:tcBorders>
              <w:top w:val="nil"/>
              <w:left w:val="nil"/>
              <w:bottom w:val="nil"/>
              <w:right w:val="nil"/>
            </w:tcBorders>
            <w:shd w:val="clear" w:color="auto" w:fill="E7E9EB"/>
            <w:tcMar>
              <w:top w:w="72" w:type="dxa"/>
              <w:left w:w="144" w:type="dxa"/>
              <w:bottom w:w="72" w:type="dxa"/>
              <w:right w:w="144" w:type="dxa"/>
            </w:tcMar>
            <w:hideMark/>
          </w:tcPr>
          <w:p w14:paraId="36EE44B9"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6DCF43D2"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0.55</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4369CE98"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0.86</w:t>
            </w:r>
          </w:p>
        </w:tc>
        <w:tc>
          <w:tcPr>
            <w:tcW w:w="880" w:type="dxa"/>
            <w:tcBorders>
              <w:top w:val="nil"/>
              <w:left w:val="nil"/>
              <w:bottom w:val="nil"/>
              <w:right w:val="nil"/>
            </w:tcBorders>
            <w:shd w:val="clear" w:color="auto" w:fill="E7E9EB"/>
            <w:tcMar>
              <w:top w:w="72" w:type="dxa"/>
              <w:left w:w="144" w:type="dxa"/>
              <w:bottom w:w="72" w:type="dxa"/>
              <w:right w:w="144" w:type="dxa"/>
            </w:tcMar>
            <w:hideMark/>
          </w:tcPr>
          <w:p w14:paraId="4D276812"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0.81</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7BD065FC"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0.70</w:t>
            </w:r>
          </w:p>
        </w:tc>
        <w:tc>
          <w:tcPr>
            <w:tcW w:w="1440" w:type="dxa"/>
            <w:tcBorders>
              <w:top w:val="nil"/>
              <w:left w:val="nil"/>
              <w:bottom w:val="nil"/>
              <w:right w:val="nil"/>
            </w:tcBorders>
            <w:shd w:val="clear" w:color="auto" w:fill="E7E9EB"/>
            <w:tcMar>
              <w:top w:w="72" w:type="dxa"/>
              <w:left w:w="144" w:type="dxa"/>
              <w:bottom w:w="72" w:type="dxa"/>
              <w:right w:w="144" w:type="dxa"/>
            </w:tcMar>
            <w:hideMark/>
          </w:tcPr>
          <w:p w14:paraId="04E56086"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0.71</w:t>
            </w:r>
          </w:p>
        </w:tc>
      </w:tr>
      <w:tr w:rsidR="00576E9E" w:rsidRPr="00612381" w14:paraId="4E089832" w14:textId="77777777" w:rsidTr="00E1022B">
        <w:trPr>
          <w:trHeight w:val="558"/>
        </w:trPr>
        <w:tc>
          <w:tcPr>
            <w:tcW w:w="1140" w:type="dxa"/>
            <w:vMerge w:val="restart"/>
            <w:tcBorders>
              <w:top w:val="nil"/>
              <w:left w:val="nil"/>
              <w:bottom w:val="nil"/>
              <w:right w:val="nil"/>
            </w:tcBorders>
            <w:shd w:val="clear" w:color="auto" w:fill="CBD0D5"/>
            <w:tcMar>
              <w:top w:w="72" w:type="dxa"/>
              <w:left w:w="144" w:type="dxa"/>
              <w:bottom w:w="72" w:type="dxa"/>
              <w:right w:w="144" w:type="dxa"/>
            </w:tcMar>
            <w:hideMark/>
          </w:tcPr>
          <w:p w14:paraId="222E2905"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Validation</w:t>
            </w:r>
          </w:p>
          <w:p w14:paraId="5FE8567E"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proofErr w:type="spellStart"/>
            <w:r w:rsidRPr="00612381">
              <w:rPr>
                <w:rFonts w:eastAsia="Times New Roman" w:cs="Arial"/>
                <w:b/>
                <w:bCs/>
                <w:color w:val="000000" w:themeColor="text1"/>
                <w:kern w:val="24"/>
                <w:sz w:val="16"/>
                <w:szCs w:val="16"/>
                <w:lang w:val="en-GB" w:eastAsia="nl-NL"/>
              </w:rPr>
              <w:t>Brioso</w:t>
            </w:r>
            <w:proofErr w:type="spellEnd"/>
          </w:p>
        </w:tc>
        <w:tc>
          <w:tcPr>
            <w:tcW w:w="1080" w:type="dxa"/>
            <w:tcBorders>
              <w:top w:val="nil"/>
              <w:left w:val="nil"/>
              <w:bottom w:val="nil"/>
              <w:right w:val="nil"/>
            </w:tcBorders>
            <w:shd w:val="clear" w:color="auto" w:fill="CBD0D5"/>
            <w:tcMar>
              <w:top w:w="72" w:type="dxa"/>
              <w:left w:w="144" w:type="dxa"/>
              <w:bottom w:w="72" w:type="dxa"/>
              <w:right w:w="144" w:type="dxa"/>
            </w:tcMar>
            <w:hideMark/>
          </w:tcPr>
          <w:p w14:paraId="6F4B0A05"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Healthy</w:t>
            </w:r>
          </w:p>
        </w:tc>
        <w:tc>
          <w:tcPr>
            <w:tcW w:w="740" w:type="dxa"/>
            <w:tcBorders>
              <w:top w:val="nil"/>
              <w:left w:val="nil"/>
              <w:bottom w:val="nil"/>
              <w:right w:val="nil"/>
            </w:tcBorders>
            <w:shd w:val="clear" w:color="auto" w:fill="CBD0D5"/>
            <w:tcMar>
              <w:top w:w="72" w:type="dxa"/>
              <w:left w:w="144" w:type="dxa"/>
              <w:bottom w:w="72" w:type="dxa"/>
              <w:right w:w="144" w:type="dxa"/>
            </w:tcMar>
            <w:hideMark/>
          </w:tcPr>
          <w:p w14:paraId="2CCC5163"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67</w:t>
            </w:r>
          </w:p>
        </w:tc>
        <w:tc>
          <w:tcPr>
            <w:tcW w:w="840" w:type="dxa"/>
            <w:tcBorders>
              <w:top w:val="nil"/>
              <w:left w:val="nil"/>
              <w:bottom w:val="nil"/>
              <w:right w:val="nil"/>
            </w:tcBorders>
            <w:shd w:val="clear" w:color="auto" w:fill="CBD0D5"/>
            <w:tcMar>
              <w:top w:w="72" w:type="dxa"/>
              <w:left w:w="144" w:type="dxa"/>
              <w:bottom w:w="72" w:type="dxa"/>
              <w:right w:w="144" w:type="dxa"/>
            </w:tcMar>
            <w:hideMark/>
          </w:tcPr>
          <w:p w14:paraId="355B0846"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7</w:t>
            </w:r>
          </w:p>
        </w:tc>
        <w:tc>
          <w:tcPr>
            <w:tcW w:w="440" w:type="dxa"/>
            <w:tcBorders>
              <w:top w:val="nil"/>
              <w:left w:val="nil"/>
              <w:bottom w:val="nil"/>
              <w:right w:val="nil"/>
            </w:tcBorders>
            <w:shd w:val="clear" w:color="auto" w:fill="CBD0D5"/>
            <w:tcMar>
              <w:top w:w="72" w:type="dxa"/>
              <w:left w:w="144" w:type="dxa"/>
              <w:bottom w:w="72" w:type="dxa"/>
              <w:right w:w="144" w:type="dxa"/>
            </w:tcMar>
            <w:hideMark/>
          </w:tcPr>
          <w:p w14:paraId="00593FF3"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w:t>
            </w:r>
          </w:p>
        </w:tc>
        <w:tc>
          <w:tcPr>
            <w:tcW w:w="780" w:type="dxa"/>
            <w:tcBorders>
              <w:top w:val="nil"/>
              <w:left w:val="nil"/>
              <w:bottom w:val="nil"/>
              <w:right w:val="nil"/>
            </w:tcBorders>
            <w:shd w:val="clear" w:color="auto" w:fill="CBD0D5"/>
            <w:tcMar>
              <w:top w:w="72" w:type="dxa"/>
              <w:left w:w="144" w:type="dxa"/>
              <w:bottom w:w="72" w:type="dxa"/>
              <w:right w:w="144" w:type="dxa"/>
            </w:tcMar>
            <w:hideMark/>
          </w:tcPr>
          <w:p w14:paraId="7AF6EA92"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0.91</w:t>
            </w:r>
          </w:p>
        </w:tc>
        <w:tc>
          <w:tcPr>
            <w:tcW w:w="780" w:type="dxa"/>
            <w:tcBorders>
              <w:top w:val="nil"/>
              <w:left w:val="nil"/>
              <w:bottom w:val="nil"/>
              <w:right w:val="nil"/>
            </w:tcBorders>
            <w:shd w:val="clear" w:color="auto" w:fill="CBD0D5"/>
            <w:tcMar>
              <w:top w:w="72" w:type="dxa"/>
              <w:left w:w="144" w:type="dxa"/>
              <w:bottom w:w="72" w:type="dxa"/>
              <w:right w:w="144" w:type="dxa"/>
            </w:tcMar>
            <w:hideMark/>
          </w:tcPr>
          <w:p w14:paraId="6D91E411"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0.22</w:t>
            </w:r>
          </w:p>
        </w:tc>
        <w:tc>
          <w:tcPr>
            <w:tcW w:w="880" w:type="dxa"/>
            <w:tcBorders>
              <w:top w:val="nil"/>
              <w:left w:val="nil"/>
              <w:bottom w:val="nil"/>
              <w:right w:val="nil"/>
            </w:tcBorders>
            <w:shd w:val="clear" w:color="auto" w:fill="CBD0D5"/>
            <w:tcMar>
              <w:top w:w="72" w:type="dxa"/>
              <w:left w:w="144" w:type="dxa"/>
              <w:bottom w:w="72" w:type="dxa"/>
              <w:right w:w="144" w:type="dxa"/>
            </w:tcMar>
            <w:hideMark/>
          </w:tcPr>
          <w:p w14:paraId="10E7402A"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0.54</w:t>
            </w:r>
          </w:p>
        </w:tc>
        <w:tc>
          <w:tcPr>
            <w:tcW w:w="780" w:type="dxa"/>
            <w:tcBorders>
              <w:top w:val="nil"/>
              <w:left w:val="nil"/>
              <w:bottom w:val="nil"/>
              <w:right w:val="nil"/>
            </w:tcBorders>
            <w:shd w:val="clear" w:color="auto" w:fill="CBD0D5"/>
            <w:tcMar>
              <w:top w:w="72" w:type="dxa"/>
              <w:left w:w="144" w:type="dxa"/>
              <w:bottom w:w="72" w:type="dxa"/>
              <w:right w:w="144" w:type="dxa"/>
            </w:tcMar>
            <w:hideMark/>
          </w:tcPr>
          <w:p w14:paraId="12953299"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0.56</w:t>
            </w:r>
          </w:p>
        </w:tc>
        <w:tc>
          <w:tcPr>
            <w:tcW w:w="1440" w:type="dxa"/>
            <w:tcBorders>
              <w:top w:val="nil"/>
              <w:left w:val="nil"/>
              <w:bottom w:val="nil"/>
              <w:right w:val="nil"/>
            </w:tcBorders>
            <w:shd w:val="clear" w:color="auto" w:fill="CBD0D5"/>
            <w:tcMar>
              <w:top w:w="72" w:type="dxa"/>
              <w:left w:w="144" w:type="dxa"/>
              <w:bottom w:w="72" w:type="dxa"/>
              <w:right w:w="144" w:type="dxa"/>
            </w:tcMar>
            <w:hideMark/>
          </w:tcPr>
          <w:p w14:paraId="00C2D8EC"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0.57</w:t>
            </w:r>
          </w:p>
        </w:tc>
      </w:tr>
      <w:tr w:rsidR="00576E9E" w:rsidRPr="00612381" w14:paraId="1264B346" w14:textId="77777777" w:rsidTr="00E1022B">
        <w:trPr>
          <w:trHeight w:val="517"/>
        </w:trPr>
        <w:tc>
          <w:tcPr>
            <w:tcW w:w="0" w:type="auto"/>
            <w:vMerge/>
            <w:tcBorders>
              <w:top w:val="nil"/>
              <w:left w:val="nil"/>
              <w:bottom w:val="nil"/>
              <w:right w:val="nil"/>
            </w:tcBorders>
            <w:vAlign w:val="center"/>
            <w:hideMark/>
          </w:tcPr>
          <w:p w14:paraId="3AC3946D" w14:textId="77777777" w:rsidR="00576E9E" w:rsidRPr="00612381" w:rsidRDefault="00576E9E" w:rsidP="00E1022B">
            <w:pPr>
              <w:spacing w:after="0" w:line="240" w:lineRule="auto"/>
              <w:rPr>
                <w:rFonts w:ascii="Arial" w:eastAsia="Times New Roman" w:hAnsi="Arial" w:cs="Arial"/>
                <w:color w:val="000000" w:themeColor="text1"/>
                <w:sz w:val="36"/>
                <w:szCs w:val="36"/>
                <w:lang w:eastAsia="nl-NL"/>
              </w:rPr>
            </w:pPr>
          </w:p>
        </w:tc>
        <w:tc>
          <w:tcPr>
            <w:tcW w:w="1080" w:type="dxa"/>
            <w:tcBorders>
              <w:top w:val="nil"/>
              <w:left w:val="nil"/>
              <w:bottom w:val="nil"/>
              <w:right w:val="nil"/>
            </w:tcBorders>
            <w:shd w:val="clear" w:color="auto" w:fill="E7E9EB"/>
            <w:tcMar>
              <w:top w:w="72" w:type="dxa"/>
              <w:left w:w="144" w:type="dxa"/>
              <w:bottom w:w="72" w:type="dxa"/>
              <w:right w:w="144" w:type="dxa"/>
            </w:tcMar>
            <w:hideMark/>
          </w:tcPr>
          <w:p w14:paraId="7C21EBDE"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Diseased</w:t>
            </w:r>
          </w:p>
        </w:tc>
        <w:tc>
          <w:tcPr>
            <w:tcW w:w="740" w:type="dxa"/>
            <w:tcBorders>
              <w:top w:val="nil"/>
              <w:left w:val="nil"/>
              <w:bottom w:val="nil"/>
              <w:right w:val="nil"/>
            </w:tcBorders>
            <w:shd w:val="clear" w:color="auto" w:fill="E7E9EB"/>
            <w:tcMar>
              <w:top w:w="72" w:type="dxa"/>
              <w:left w:w="144" w:type="dxa"/>
              <w:bottom w:w="72" w:type="dxa"/>
              <w:right w:w="144" w:type="dxa"/>
            </w:tcMar>
            <w:hideMark/>
          </w:tcPr>
          <w:p w14:paraId="3C628E6C"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57</w:t>
            </w:r>
          </w:p>
        </w:tc>
        <w:tc>
          <w:tcPr>
            <w:tcW w:w="840" w:type="dxa"/>
            <w:tcBorders>
              <w:top w:val="nil"/>
              <w:left w:val="nil"/>
              <w:bottom w:val="nil"/>
              <w:right w:val="nil"/>
            </w:tcBorders>
            <w:shd w:val="clear" w:color="auto" w:fill="E7E9EB"/>
            <w:tcMar>
              <w:top w:w="72" w:type="dxa"/>
              <w:left w:w="144" w:type="dxa"/>
              <w:bottom w:w="72" w:type="dxa"/>
              <w:right w:w="144" w:type="dxa"/>
            </w:tcMar>
            <w:hideMark/>
          </w:tcPr>
          <w:p w14:paraId="2BFE98EE"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16</w:t>
            </w:r>
          </w:p>
        </w:tc>
        <w:tc>
          <w:tcPr>
            <w:tcW w:w="440" w:type="dxa"/>
            <w:tcBorders>
              <w:top w:val="nil"/>
              <w:left w:val="nil"/>
              <w:bottom w:val="nil"/>
              <w:right w:val="nil"/>
            </w:tcBorders>
            <w:shd w:val="clear" w:color="auto" w:fill="E7E9EB"/>
            <w:tcMar>
              <w:top w:w="72" w:type="dxa"/>
              <w:left w:w="144" w:type="dxa"/>
              <w:bottom w:w="72" w:type="dxa"/>
              <w:right w:w="144" w:type="dxa"/>
            </w:tcMar>
            <w:hideMark/>
          </w:tcPr>
          <w:p w14:paraId="613DB82D"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17CF8EC3"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0.22</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10A47E59"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0.91</w:t>
            </w:r>
          </w:p>
        </w:tc>
        <w:tc>
          <w:tcPr>
            <w:tcW w:w="880" w:type="dxa"/>
            <w:tcBorders>
              <w:top w:val="nil"/>
              <w:left w:val="nil"/>
              <w:bottom w:val="nil"/>
              <w:right w:val="nil"/>
            </w:tcBorders>
            <w:shd w:val="clear" w:color="auto" w:fill="E7E9EB"/>
            <w:tcMar>
              <w:top w:w="72" w:type="dxa"/>
              <w:left w:w="144" w:type="dxa"/>
              <w:bottom w:w="72" w:type="dxa"/>
              <w:right w:w="144" w:type="dxa"/>
            </w:tcMar>
            <w:hideMark/>
          </w:tcPr>
          <w:p w14:paraId="118FD5F4"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0.70</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560FBF44"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0.56</w:t>
            </w:r>
          </w:p>
        </w:tc>
        <w:tc>
          <w:tcPr>
            <w:tcW w:w="1440" w:type="dxa"/>
            <w:tcBorders>
              <w:top w:val="nil"/>
              <w:left w:val="nil"/>
              <w:bottom w:val="nil"/>
              <w:right w:val="nil"/>
            </w:tcBorders>
            <w:shd w:val="clear" w:color="auto" w:fill="E7E9EB"/>
            <w:tcMar>
              <w:top w:w="72" w:type="dxa"/>
              <w:left w:w="144" w:type="dxa"/>
              <w:bottom w:w="72" w:type="dxa"/>
              <w:right w:w="144" w:type="dxa"/>
            </w:tcMar>
            <w:hideMark/>
          </w:tcPr>
          <w:p w14:paraId="35297470"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0.57</w:t>
            </w:r>
          </w:p>
        </w:tc>
      </w:tr>
      <w:tr w:rsidR="00576E9E" w:rsidRPr="00612381" w14:paraId="3F5ED001" w14:textId="77777777" w:rsidTr="00E1022B">
        <w:trPr>
          <w:trHeight w:val="517"/>
        </w:trPr>
        <w:tc>
          <w:tcPr>
            <w:tcW w:w="1140" w:type="dxa"/>
            <w:vMerge w:val="restart"/>
            <w:tcBorders>
              <w:top w:val="nil"/>
              <w:left w:val="nil"/>
              <w:bottom w:val="nil"/>
              <w:right w:val="nil"/>
            </w:tcBorders>
            <w:shd w:val="clear" w:color="auto" w:fill="CBD0D5"/>
            <w:tcMar>
              <w:top w:w="72" w:type="dxa"/>
              <w:left w:w="144" w:type="dxa"/>
              <w:bottom w:w="72" w:type="dxa"/>
              <w:right w:w="144" w:type="dxa"/>
            </w:tcMar>
            <w:hideMark/>
          </w:tcPr>
          <w:p w14:paraId="3C3E3BF4"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Validation</w:t>
            </w:r>
          </w:p>
          <w:p w14:paraId="3A8EC9F8"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proofErr w:type="spellStart"/>
            <w:r w:rsidRPr="00612381">
              <w:rPr>
                <w:rFonts w:eastAsia="Times New Roman" w:cs="Arial"/>
                <w:b/>
                <w:bCs/>
                <w:color w:val="000000" w:themeColor="text1"/>
                <w:kern w:val="24"/>
                <w:sz w:val="16"/>
                <w:szCs w:val="16"/>
                <w:lang w:val="en-GB" w:eastAsia="nl-NL"/>
              </w:rPr>
              <w:t>Provine</w:t>
            </w:r>
            <w:proofErr w:type="spellEnd"/>
          </w:p>
        </w:tc>
        <w:tc>
          <w:tcPr>
            <w:tcW w:w="1080" w:type="dxa"/>
            <w:tcBorders>
              <w:top w:val="nil"/>
              <w:left w:val="nil"/>
              <w:bottom w:val="nil"/>
              <w:right w:val="nil"/>
            </w:tcBorders>
            <w:shd w:val="clear" w:color="auto" w:fill="CBD0D5"/>
            <w:tcMar>
              <w:top w:w="72" w:type="dxa"/>
              <w:left w:w="144" w:type="dxa"/>
              <w:bottom w:w="72" w:type="dxa"/>
              <w:right w:w="144" w:type="dxa"/>
            </w:tcMar>
            <w:hideMark/>
          </w:tcPr>
          <w:p w14:paraId="12E71021"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Healthy</w:t>
            </w:r>
          </w:p>
        </w:tc>
        <w:tc>
          <w:tcPr>
            <w:tcW w:w="740" w:type="dxa"/>
            <w:tcBorders>
              <w:top w:val="nil"/>
              <w:left w:val="nil"/>
              <w:bottom w:val="nil"/>
              <w:right w:val="nil"/>
            </w:tcBorders>
            <w:shd w:val="clear" w:color="auto" w:fill="CBD0D5"/>
            <w:tcMar>
              <w:top w:w="72" w:type="dxa"/>
              <w:left w:w="144" w:type="dxa"/>
              <w:bottom w:w="72" w:type="dxa"/>
              <w:right w:w="144" w:type="dxa"/>
            </w:tcMar>
            <w:hideMark/>
          </w:tcPr>
          <w:p w14:paraId="45627E15"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80</w:t>
            </w:r>
          </w:p>
        </w:tc>
        <w:tc>
          <w:tcPr>
            <w:tcW w:w="840" w:type="dxa"/>
            <w:tcBorders>
              <w:top w:val="nil"/>
              <w:left w:val="nil"/>
              <w:bottom w:val="nil"/>
              <w:right w:val="nil"/>
            </w:tcBorders>
            <w:shd w:val="clear" w:color="auto" w:fill="CBD0D5"/>
            <w:tcMar>
              <w:top w:w="72" w:type="dxa"/>
              <w:left w:w="144" w:type="dxa"/>
              <w:bottom w:w="72" w:type="dxa"/>
              <w:right w:w="144" w:type="dxa"/>
            </w:tcMar>
            <w:hideMark/>
          </w:tcPr>
          <w:p w14:paraId="6E8BB907"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w:t>
            </w:r>
          </w:p>
        </w:tc>
        <w:tc>
          <w:tcPr>
            <w:tcW w:w="440" w:type="dxa"/>
            <w:tcBorders>
              <w:top w:val="nil"/>
              <w:left w:val="nil"/>
              <w:bottom w:val="nil"/>
              <w:right w:val="nil"/>
            </w:tcBorders>
            <w:shd w:val="clear" w:color="auto" w:fill="CBD0D5"/>
            <w:tcMar>
              <w:top w:w="72" w:type="dxa"/>
              <w:left w:w="144" w:type="dxa"/>
              <w:bottom w:w="72" w:type="dxa"/>
              <w:right w:w="144" w:type="dxa"/>
            </w:tcMar>
            <w:hideMark/>
          </w:tcPr>
          <w:p w14:paraId="014633BD"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w:t>
            </w:r>
          </w:p>
        </w:tc>
        <w:tc>
          <w:tcPr>
            <w:tcW w:w="780" w:type="dxa"/>
            <w:tcBorders>
              <w:top w:val="nil"/>
              <w:left w:val="nil"/>
              <w:bottom w:val="nil"/>
              <w:right w:val="nil"/>
            </w:tcBorders>
            <w:shd w:val="clear" w:color="auto" w:fill="CBD0D5"/>
            <w:tcMar>
              <w:top w:w="72" w:type="dxa"/>
              <w:left w:w="144" w:type="dxa"/>
              <w:bottom w:w="72" w:type="dxa"/>
              <w:right w:w="144" w:type="dxa"/>
            </w:tcMar>
            <w:hideMark/>
          </w:tcPr>
          <w:p w14:paraId="7D3B863D"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1</w:t>
            </w:r>
          </w:p>
        </w:tc>
        <w:tc>
          <w:tcPr>
            <w:tcW w:w="780" w:type="dxa"/>
            <w:tcBorders>
              <w:top w:val="nil"/>
              <w:left w:val="nil"/>
              <w:bottom w:val="nil"/>
              <w:right w:val="nil"/>
            </w:tcBorders>
            <w:shd w:val="clear" w:color="auto" w:fill="CBD0D5"/>
            <w:tcMar>
              <w:top w:w="72" w:type="dxa"/>
              <w:left w:w="144" w:type="dxa"/>
              <w:bottom w:w="72" w:type="dxa"/>
              <w:right w:w="144" w:type="dxa"/>
            </w:tcMar>
            <w:hideMark/>
          </w:tcPr>
          <w:p w14:paraId="6F99D549"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0.03</w:t>
            </w:r>
          </w:p>
        </w:tc>
        <w:tc>
          <w:tcPr>
            <w:tcW w:w="880" w:type="dxa"/>
            <w:tcBorders>
              <w:top w:val="nil"/>
              <w:left w:val="nil"/>
              <w:bottom w:val="nil"/>
              <w:right w:val="nil"/>
            </w:tcBorders>
            <w:shd w:val="clear" w:color="auto" w:fill="CBD0D5"/>
            <w:tcMar>
              <w:top w:w="72" w:type="dxa"/>
              <w:left w:w="144" w:type="dxa"/>
              <w:bottom w:w="72" w:type="dxa"/>
              <w:right w:w="144" w:type="dxa"/>
            </w:tcMar>
            <w:hideMark/>
          </w:tcPr>
          <w:p w14:paraId="7B9831F3"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0.54</w:t>
            </w:r>
          </w:p>
        </w:tc>
        <w:tc>
          <w:tcPr>
            <w:tcW w:w="780" w:type="dxa"/>
            <w:tcBorders>
              <w:top w:val="nil"/>
              <w:left w:val="nil"/>
              <w:bottom w:val="nil"/>
              <w:right w:val="nil"/>
            </w:tcBorders>
            <w:shd w:val="clear" w:color="auto" w:fill="CBD0D5"/>
            <w:tcMar>
              <w:top w:w="72" w:type="dxa"/>
              <w:left w:w="144" w:type="dxa"/>
              <w:bottom w:w="72" w:type="dxa"/>
              <w:right w:w="144" w:type="dxa"/>
            </w:tcMar>
            <w:hideMark/>
          </w:tcPr>
          <w:p w14:paraId="18C12ECA"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0.54</w:t>
            </w:r>
          </w:p>
        </w:tc>
        <w:tc>
          <w:tcPr>
            <w:tcW w:w="1440" w:type="dxa"/>
            <w:tcBorders>
              <w:top w:val="nil"/>
              <w:left w:val="nil"/>
              <w:bottom w:val="nil"/>
              <w:right w:val="nil"/>
            </w:tcBorders>
            <w:shd w:val="clear" w:color="auto" w:fill="CBD0D5"/>
            <w:tcMar>
              <w:top w:w="72" w:type="dxa"/>
              <w:left w:w="144" w:type="dxa"/>
              <w:bottom w:w="72" w:type="dxa"/>
              <w:right w:w="144" w:type="dxa"/>
            </w:tcMar>
            <w:hideMark/>
          </w:tcPr>
          <w:p w14:paraId="462CCA6F"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0.52</w:t>
            </w:r>
          </w:p>
        </w:tc>
      </w:tr>
      <w:tr w:rsidR="00576E9E" w:rsidRPr="00612381" w14:paraId="32D1675E" w14:textId="77777777" w:rsidTr="00E1022B">
        <w:trPr>
          <w:trHeight w:val="517"/>
        </w:trPr>
        <w:tc>
          <w:tcPr>
            <w:tcW w:w="0" w:type="auto"/>
            <w:vMerge/>
            <w:tcBorders>
              <w:top w:val="nil"/>
              <w:left w:val="nil"/>
              <w:bottom w:val="nil"/>
              <w:right w:val="nil"/>
            </w:tcBorders>
            <w:vAlign w:val="center"/>
            <w:hideMark/>
          </w:tcPr>
          <w:p w14:paraId="335E7B60" w14:textId="77777777" w:rsidR="00576E9E" w:rsidRPr="00612381" w:rsidRDefault="00576E9E" w:rsidP="00E1022B">
            <w:pPr>
              <w:spacing w:after="0" w:line="240" w:lineRule="auto"/>
              <w:rPr>
                <w:rFonts w:ascii="Arial" w:eastAsia="Times New Roman" w:hAnsi="Arial" w:cs="Arial"/>
                <w:color w:val="000000" w:themeColor="text1"/>
                <w:sz w:val="36"/>
                <w:szCs w:val="36"/>
                <w:lang w:eastAsia="nl-NL"/>
              </w:rPr>
            </w:pPr>
          </w:p>
        </w:tc>
        <w:tc>
          <w:tcPr>
            <w:tcW w:w="1080" w:type="dxa"/>
            <w:tcBorders>
              <w:top w:val="nil"/>
              <w:left w:val="nil"/>
              <w:bottom w:val="nil"/>
              <w:right w:val="nil"/>
            </w:tcBorders>
            <w:shd w:val="clear" w:color="auto" w:fill="E7E9EB"/>
            <w:tcMar>
              <w:top w:w="72" w:type="dxa"/>
              <w:left w:w="144" w:type="dxa"/>
              <w:bottom w:w="72" w:type="dxa"/>
              <w:right w:w="144" w:type="dxa"/>
            </w:tcMar>
            <w:hideMark/>
          </w:tcPr>
          <w:p w14:paraId="4AAFD084"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Diseased</w:t>
            </w:r>
          </w:p>
        </w:tc>
        <w:tc>
          <w:tcPr>
            <w:tcW w:w="740" w:type="dxa"/>
            <w:tcBorders>
              <w:top w:val="nil"/>
              <w:left w:val="nil"/>
              <w:bottom w:val="nil"/>
              <w:right w:val="nil"/>
            </w:tcBorders>
            <w:shd w:val="clear" w:color="auto" w:fill="E7E9EB"/>
            <w:tcMar>
              <w:top w:w="72" w:type="dxa"/>
              <w:left w:w="144" w:type="dxa"/>
              <w:bottom w:w="72" w:type="dxa"/>
              <w:right w:w="144" w:type="dxa"/>
            </w:tcMar>
            <w:hideMark/>
          </w:tcPr>
          <w:p w14:paraId="55DF2C19"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69</w:t>
            </w:r>
          </w:p>
        </w:tc>
        <w:tc>
          <w:tcPr>
            <w:tcW w:w="840" w:type="dxa"/>
            <w:tcBorders>
              <w:top w:val="nil"/>
              <w:left w:val="nil"/>
              <w:bottom w:val="nil"/>
              <w:right w:val="nil"/>
            </w:tcBorders>
            <w:shd w:val="clear" w:color="auto" w:fill="E7E9EB"/>
            <w:tcMar>
              <w:top w:w="72" w:type="dxa"/>
              <w:left w:w="144" w:type="dxa"/>
              <w:bottom w:w="72" w:type="dxa"/>
              <w:right w:w="144" w:type="dxa"/>
            </w:tcMar>
            <w:hideMark/>
          </w:tcPr>
          <w:p w14:paraId="6DAB943F"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2</w:t>
            </w:r>
          </w:p>
        </w:tc>
        <w:tc>
          <w:tcPr>
            <w:tcW w:w="440" w:type="dxa"/>
            <w:tcBorders>
              <w:top w:val="nil"/>
              <w:left w:val="nil"/>
              <w:bottom w:val="nil"/>
              <w:right w:val="nil"/>
            </w:tcBorders>
            <w:shd w:val="clear" w:color="auto" w:fill="E7E9EB"/>
            <w:tcMar>
              <w:top w:w="72" w:type="dxa"/>
              <w:left w:w="144" w:type="dxa"/>
              <w:bottom w:w="72" w:type="dxa"/>
              <w:right w:w="144" w:type="dxa"/>
            </w:tcMar>
            <w:hideMark/>
          </w:tcPr>
          <w:p w14:paraId="6A631491"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7618FD3A"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0.03</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37B79242"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1</w:t>
            </w:r>
          </w:p>
        </w:tc>
        <w:tc>
          <w:tcPr>
            <w:tcW w:w="880" w:type="dxa"/>
            <w:tcBorders>
              <w:top w:val="nil"/>
              <w:left w:val="nil"/>
              <w:bottom w:val="nil"/>
              <w:right w:val="nil"/>
            </w:tcBorders>
            <w:shd w:val="clear" w:color="auto" w:fill="E7E9EB"/>
            <w:tcMar>
              <w:top w:w="72" w:type="dxa"/>
              <w:left w:w="144" w:type="dxa"/>
              <w:bottom w:w="72" w:type="dxa"/>
              <w:right w:w="144" w:type="dxa"/>
            </w:tcMar>
            <w:hideMark/>
          </w:tcPr>
          <w:p w14:paraId="1872AEF1"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1</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02AE198A"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0.54</w:t>
            </w:r>
          </w:p>
        </w:tc>
        <w:tc>
          <w:tcPr>
            <w:tcW w:w="1440" w:type="dxa"/>
            <w:tcBorders>
              <w:top w:val="nil"/>
              <w:left w:val="nil"/>
              <w:bottom w:val="nil"/>
              <w:right w:val="nil"/>
            </w:tcBorders>
            <w:shd w:val="clear" w:color="auto" w:fill="E7E9EB"/>
            <w:tcMar>
              <w:top w:w="72" w:type="dxa"/>
              <w:left w:w="144" w:type="dxa"/>
              <w:bottom w:w="72" w:type="dxa"/>
              <w:right w:w="144" w:type="dxa"/>
            </w:tcMar>
            <w:hideMark/>
          </w:tcPr>
          <w:p w14:paraId="6C166945" w14:textId="77777777" w:rsidR="00576E9E" w:rsidRPr="00612381" w:rsidRDefault="00576E9E" w:rsidP="00E1022B">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0.52</w:t>
            </w:r>
          </w:p>
        </w:tc>
      </w:tr>
    </w:tbl>
    <w:p w14:paraId="26774FE6" w14:textId="77777777" w:rsidR="00576E9E" w:rsidRPr="00236F74" w:rsidRDefault="00576E9E" w:rsidP="00576E9E">
      <w:pPr>
        <w:rPr>
          <w:sz w:val="24"/>
          <w:szCs w:val="24"/>
          <w:lang w:val="en-US"/>
        </w:rPr>
      </w:pPr>
    </w:p>
    <w:p w14:paraId="18D82ACA" w14:textId="4A4100B9" w:rsidR="00576E9E" w:rsidRDefault="00576E9E" w:rsidP="00576E9E">
      <w:pPr>
        <w:jc w:val="both"/>
        <w:rPr>
          <w:b/>
          <w:bCs/>
          <w:sz w:val="24"/>
          <w:szCs w:val="24"/>
          <w:lang w:val="en-US"/>
        </w:rPr>
      </w:pPr>
      <w:r w:rsidRPr="00D3005E">
        <w:rPr>
          <w:sz w:val="24"/>
          <w:szCs w:val="24"/>
          <w:lang w:val="en-US"/>
        </w:rPr>
        <w:t xml:space="preserve">The </w:t>
      </w:r>
      <w:proofErr w:type="spellStart"/>
      <w:r w:rsidRPr="00D3005E">
        <w:rPr>
          <w:sz w:val="24"/>
          <w:szCs w:val="24"/>
          <w:lang w:val="en-US"/>
        </w:rPr>
        <w:t>intervariety</w:t>
      </w:r>
      <w:proofErr w:type="spellEnd"/>
      <w:r w:rsidRPr="00D3005E">
        <w:rPr>
          <w:sz w:val="24"/>
          <w:szCs w:val="24"/>
          <w:lang w:val="en-US"/>
        </w:rPr>
        <w:t xml:space="preserve"> models presented high sensitivity for one class</w:t>
      </w:r>
      <w:r>
        <w:rPr>
          <w:sz w:val="24"/>
          <w:szCs w:val="24"/>
          <w:lang w:val="en-US"/>
        </w:rPr>
        <w:t xml:space="preserve"> (0.91; 1)</w:t>
      </w:r>
      <w:r w:rsidRPr="00D3005E">
        <w:rPr>
          <w:sz w:val="24"/>
          <w:szCs w:val="24"/>
          <w:lang w:val="en-US"/>
        </w:rPr>
        <w:t xml:space="preserve"> </w:t>
      </w:r>
      <w:r>
        <w:rPr>
          <w:sz w:val="24"/>
          <w:szCs w:val="24"/>
          <w:lang w:val="en-US"/>
        </w:rPr>
        <w:t>but not for the others (0.22, 0.03)</w:t>
      </w:r>
      <w:r w:rsidRPr="00D3005E">
        <w:rPr>
          <w:sz w:val="24"/>
          <w:szCs w:val="24"/>
          <w:lang w:val="en-US"/>
        </w:rPr>
        <w:t xml:space="preserve"> (Table 5)</w:t>
      </w:r>
      <w:r>
        <w:rPr>
          <w:sz w:val="24"/>
          <w:szCs w:val="24"/>
          <w:lang w:val="en-US"/>
        </w:rPr>
        <w:t xml:space="preserve"> in the validation sets</w:t>
      </w:r>
      <w:r w:rsidRPr="00D3005E">
        <w:rPr>
          <w:sz w:val="24"/>
          <w:szCs w:val="24"/>
          <w:lang w:val="en-US"/>
        </w:rPr>
        <w:t>.</w:t>
      </w:r>
    </w:p>
    <w:p w14:paraId="780F2594" w14:textId="77777777" w:rsidR="00576E9E" w:rsidRDefault="00576E9E" w:rsidP="00B7039C">
      <w:pPr>
        <w:jc w:val="both"/>
        <w:rPr>
          <w:b/>
          <w:bCs/>
          <w:sz w:val="24"/>
          <w:szCs w:val="24"/>
          <w:lang w:val="en-US"/>
        </w:rPr>
      </w:pPr>
    </w:p>
    <w:p w14:paraId="63C5D2A6" w14:textId="474EFAC4" w:rsidR="007375F7" w:rsidRPr="00A41CDF" w:rsidRDefault="00D20BC6" w:rsidP="00B7039C">
      <w:pPr>
        <w:jc w:val="both"/>
        <w:rPr>
          <w:b/>
          <w:bCs/>
          <w:sz w:val="24"/>
          <w:szCs w:val="24"/>
          <w:lang w:val="en-US"/>
        </w:rPr>
      </w:pPr>
      <w:r>
        <w:rPr>
          <w:b/>
          <w:bCs/>
          <w:sz w:val="24"/>
          <w:szCs w:val="24"/>
          <w:lang w:val="en-US"/>
        </w:rPr>
        <w:t xml:space="preserve">3.3. </w:t>
      </w:r>
      <w:r w:rsidR="00D141ED" w:rsidRPr="2EABC22C">
        <w:rPr>
          <w:b/>
          <w:bCs/>
          <w:sz w:val="24"/>
          <w:szCs w:val="24"/>
          <w:lang w:val="en-US"/>
        </w:rPr>
        <w:t>Global models</w:t>
      </w:r>
    </w:p>
    <w:p w14:paraId="25025FC6" w14:textId="77777777" w:rsidR="003B498A" w:rsidRDefault="003B498A" w:rsidP="00F16CDC">
      <w:pPr>
        <w:jc w:val="both"/>
        <w:rPr>
          <w:ins w:id="976" w:author="Bertotto, Mercedes [2]" w:date="2023-12-08T15:15:00Z"/>
          <w:sz w:val="24"/>
          <w:szCs w:val="24"/>
          <w:lang w:val="en-US"/>
        </w:rPr>
      </w:pPr>
      <w:bookmarkStart w:id="977" w:name="_Hlk146533392"/>
    </w:p>
    <w:p w14:paraId="280D1F7D" w14:textId="37CBEAFB" w:rsidR="001274C7" w:rsidRPr="00723677" w:rsidRDefault="001274C7" w:rsidP="00F16CDC">
      <w:pPr>
        <w:jc w:val="both"/>
        <w:rPr>
          <w:sz w:val="16"/>
          <w:szCs w:val="16"/>
          <w:lang w:val="en-US"/>
        </w:rPr>
      </w:pPr>
      <w:r w:rsidRPr="00723677">
        <w:rPr>
          <w:b/>
          <w:bCs/>
          <w:sz w:val="16"/>
          <w:szCs w:val="16"/>
          <w:lang w:val="en-US"/>
        </w:rPr>
        <w:t>Table 6:</w:t>
      </w:r>
      <w:r w:rsidRPr="00723677">
        <w:rPr>
          <w:sz w:val="16"/>
          <w:szCs w:val="16"/>
          <w:lang w:val="en-US"/>
        </w:rPr>
        <w:t xml:space="preserve"> </w:t>
      </w:r>
      <w:r w:rsidR="00723677" w:rsidRPr="00723677">
        <w:rPr>
          <w:sz w:val="16"/>
          <w:szCs w:val="16"/>
          <w:lang w:val="en-US"/>
        </w:rPr>
        <w:t xml:space="preserve">PLSDA </w:t>
      </w:r>
      <w:r w:rsidR="008333C8" w:rsidRPr="00723677">
        <w:rPr>
          <w:sz w:val="16"/>
          <w:szCs w:val="16"/>
          <w:lang w:val="en-US"/>
        </w:rPr>
        <w:t xml:space="preserve">Classification results of a global model, calibrated and validated with </w:t>
      </w:r>
      <w:proofErr w:type="spellStart"/>
      <w:r w:rsidR="00723677" w:rsidRPr="00723677">
        <w:rPr>
          <w:sz w:val="16"/>
          <w:szCs w:val="16"/>
          <w:lang w:val="en-US"/>
        </w:rPr>
        <w:t>Cappricia</w:t>
      </w:r>
      <w:proofErr w:type="spellEnd"/>
      <w:r w:rsidR="00723677" w:rsidRPr="00723677">
        <w:rPr>
          <w:sz w:val="16"/>
          <w:szCs w:val="16"/>
          <w:lang w:val="en-US"/>
        </w:rPr>
        <w:t xml:space="preserve"> and </w:t>
      </w:r>
      <w:proofErr w:type="spellStart"/>
      <w:r w:rsidR="00723677" w:rsidRPr="00723677">
        <w:rPr>
          <w:sz w:val="16"/>
          <w:szCs w:val="16"/>
          <w:lang w:val="en-US"/>
        </w:rPr>
        <w:t>Provine</w:t>
      </w:r>
      <w:proofErr w:type="spellEnd"/>
      <w:r w:rsidR="00723677" w:rsidRPr="00723677">
        <w:rPr>
          <w:sz w:val="16"/>
          <w:szCs w:val="16"/>
          <w:lang w:val="en-US"/>
        </w:rPr>
        <w:t xml:space="preserve">. </w:t>
      </w:r>
      <w:bookmarkEnd w:id="977"/>
    </w:p>
    <w:tbl>
      <w:tblPr>
        <w:tblW w:w="9214" w:type="dxa"/>
        <w:tblCellMar>
          <w:left w:w="0" w:type="dxa"/>
          <w:right w:w="0" w:type="dxa"/>
        </w:tblCellMar>
        <w:tblLook w:val="0420" w:firstRow="1" w:lastRow="0" w:firstColumn="0" w:lastColumn="0" w:noHBand="0" w:noVBand="1"/>
      </w:tblPr>
      <w:tblGrid>
        <w:gridCol w:w="1270"/>
        <w:gridCol w:w="1138"/>
        <w:gridCol w:w="981"/>
        <w:gridCol w:w="1097"/>
        <w:gridCol w:w="548"/>
        <w:gridCol w:w="1235"/>
        <w:gridCol w:w="1217"/>
        <w:gridCol w:w="1114"/>
        <w:gridCol w:w="688"/>
      </w:tblGrid>
      <w:tr w:rsidR="001274C7" w:rsidRPr="001274C7" w14:paraId="69C3A34C" w14:textId="77777777" w:rsidTr="001274C7">
        <w:trPr>
          <w:trHeight w:val="859"/>
        </w:trPr>
        <w:tc>
          <w:tcPr>
            <w:tcW w:w="1238"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5D2FB85"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Data set</w:t>
            </w:r>
          </w:p>
        </w:tc>
        <w:tc>
          <w:tcPr>
            <w:tcW w:w="1111"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A0811D4"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Real/</w:t>
            </w:r>
          </w:p>
          <w:p w14:paraId="52A0DD2A"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predicted</w:t>
            </w:r>
          </w:p>
        </w:tc>
        <w:tc>
          <w:tcPr>
            <w:tcW w:w="959"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0051645C"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Healthy</w:t>
            </w:r>
          </w:p>
        </w:tc>
        <w:tc>
          <w:tcPr>
            <w:tcW w:w="1071"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4D83D791"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Diseased</w:t>
            </w:r>
          </w:p>
        </w:tc>
        <w:tc>
          <w:tcPr>
            <w:tcW w:w="54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55F1ADB8"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NA</w:t>
            </w:r>
          </w:p>
        </w:tc>
        <w:tc>
          <w:tcPr>
            <w:tcW w:w="1204"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33A23E1E"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Sensitivity</w:t>
            </w:r>
          </w:p>
        </w:tc>
        <w:tc>
          <w:tcPr>
            <w:tcW w:w="1187"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235C94E"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Specificity</w:t>
            </w:r>
          </w:p>
        </w:tc>
        <w:tc>
          <w:tcPr>
            <w:tcW w:w="1087"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1478AF52"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Precision</w:t>
            </w:r>
          </w:p>
        </w:tc>
        <w:tc>
          <w:tcPr>
            <w:tcW w:w="675"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4EAAB89"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BA</w:t>
            </w:r>
          </w:p>
        </w:tc>
      </w:tr>
      <w:tr w:rsidR="001274C7" w:rsidRPr="001274C7" w14:paraId="5F1CB19D" w14:textId="77777777" w:rsidTr="001274C7">
        <w:trPr>
          <w:trHeight w:val="657"/>
        </w:trPr>
        <w:tc>
          <w:tcPr>
            <w:tcW w:w="1238" w:type="dxa"/>
            <w:vMerge w:val="restart"/>
            <w:tcBorders>
              <w:top w:val="single" w:sz="18" w:space="0" w:color="FFFFFF"/>
              <w:left w:val="nil"/>
              <w:bottom w:val="nil"/>
              <w:right w:val="nil"/>
            </w:tcBorders>
            <w:shd w:val="clear" w:color="auto" w:fill="CBD0D5"/>
            <w:tcMar>
              <w:top w:w="72" w:type="dxa"/>
              <w:left w:w="144" w:type="dxa"/>
              <w:bottom w:w="72" w:type="dxa"/>
              <w:right w:w="144" w:type="dxa"/>
            </w:tcMar>
            <w:hideMark/>
          </w:tcPr>
          <w:p w14:paraId="115C969E"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Calibration</w:t>
            </w:r>
          </w:p>
        </w:tc>
        <w:tc>
          <w:tcPr>
            <w:tcW w:w="1111"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80AF67A"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Healthy</w:t>
            </w:r>
          </w:p>
        </w:tc>
        <w:tc>
          <w:tcPr>
            <w:tcW w:w="959"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479E804F"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62</w:t>
            </w:r>
          </w:p>
        </w:tc>
        <w:tc>
          <w:tcPr>
            <w:tcW w:w="1071"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6AD364F"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47</w:t>
            </w:r>
          </w:p>
        </w:tc>
        <w:tc>
          <w:tcPr>
            <w:tcW w:w="54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E0945D8"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w:t>
            </w:r>
          </w:p>
        </w:tc>
        <w:tc>
          <w:tcPr>
            <w:tcW w:w="1204"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4C964CF"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0.57</w:t>
            </w:r>
          </w:p>
        </w:tc>
        <w:tc>
          <w:tcPr>
            <w:tcW w:w="1187"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D2D1DE8"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0.74</w:t>
            </w:r>
          </w:p>
        </w:tc>
        <w:tc>
          <w:tcPr>
            <w:tcW w:w="1087"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6E13CC7"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0.68</w:t>
            </w:r>
          </w:p>
        </w:tc>
        <w:tc>
          <w:tcPr>
            <w:tcW w:w="675"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9E55C8F"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0.66</w:t>
            </w:r>
          </w:p>
        </w:tc>
      </w:tr>
      <w:tr w:rsidR="001274C7" w:rsidRPr="001274C7" w14:paraId="5330B182" w14:textId="77777777" w:rsidTr="001274C7">
        <w:trPr>
          <w:trHeight w:val="450"/>
        </w:trPr>
        <w:tc>
          <w:tcPr>
            <w:tcW w:w="0" w:type="auto"/>
            <w:vMerge/>
            <w:tcBorders>
              <w:top w:val="single" w:sz="18" w:space="0" w:color="FFFFFF"/>
              <w:left w:val="nil"/>
              <w:bottom w:val="nil"/>
              <w:right w:val="nil"/>
            </w:tcBorders>
            <w:vAlign w:val="center"/>
            <w:hideMark/>
          </w:tcPr>
          <w:p w14:paraId="6AD6C1CE" w14:textId="77777777" w:rsidR="001274C7" w:rsidRPr="001274C7" w:rsidRDefault="001274C7" w:rsidP="001274C7">
            <w:pPr>
              <w:spacing w:after="0" w:line="240" w:lineRule="auto"/>
              <w:rPr>
                <w:rFonts w:ascii="Arial" w:eastAsia="Times New Roman" w:hAnsi="Arial" w:cs="Arial"/>
                <w:sz w:val="36"/>
                <w:szCs w:val="36"/>
                <w:lang w:eastAsia="nl-NL"/>
              </w:rPr>
            </w:pPr>
          </w:p>
        </w:tc>
        <w:tc>
          <w:tcPr>
            <w:tcW w:w="1111" w:type="dxa"/>
            <w:tcBorders>
              <w:top w:val="nil"/>
              <w:left w:val="nil"/>
              <w:bottom w:val="nil"/>
              <w:right w:val="nil"/>
            </w:tcBorders>
            <w:shd w:val="clear" w:color="auto" w:fill="E7E9EB"/>
            <w:tcMar>
              <w:top w:w="72" w:type="dxa"/>
              <w:left w:w="144" w:type="dxa"/>
              <w:bottom w:w="72" w:type="dxa"/>
              <w:right w:w="144" w:type="dxa"/>
            </w:tcMar>
            <w:hideMark/>
          </w:tcPr>
          <w:p w14:paraId="4BD5D9A5"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Diseased</w:t>
            </w:r>
          </w:p>
        </w:tc>
        <w:tc>
          <w:tcPr>
            <w:tcW w:w="959" w:type="dxa"/>
            <w:tcBorders>
              <w:top w:val="nil"/>
              <w:left w:val="nil"/>
              <w:bottom w:val="nil"/>
              <w:right w:val="nil"/>
            </w:tcBorders>
            <w:shd w:val="clear" w:color="auto" w:fill="E7E9EB"/>
            <w:tcMar>
              <w:top w:w="72" w:type="dxa"/>
              <w:left w:w="144" w:type="dxa"/>
              <w:bottom w:w="72" w:type="dxa"/>
              <w:right w:w="144" w:type="dxa"/>
            </w:tcMar>
            <w:hideMark/>
          </w:tcPr>
          <w:p w14:paraId="660B78AA"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29</w:t>
            </w:r>
          </w:p>
        </w:tc>
        <w:tc>
          <w:tcPr>
            <w:tcW w:w="1071" w:type="dxa"/>
            <w:tcBorders>
              <w:top w:val="nil"/>
              <w:left w:val="nil"/>
              <w:bottom w:val="nil"/>
              <w:right w:val="nil"/>
            </w:tcBorders>
            <w:shd w:val="clear" w:color="auto" w:fill="E7E9EB"/>
            <w:tcMar>
              <w:top w:w="72" w:type="dxa"/>
              <w:left w:w="144" w:type="dxa"/>
              <w:bottom w:w="72" w:type="dxa"/>
              <w:right w:w="144" w:type="dxa"/>
            </w:tcMar>
            <w:hideMark/>
          </w:tcPr>
          <w:p w14:paraId="6120F6E9"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81</w:t>
            </w:r>
          </w:p>
        </w:tc>
        <w:tc>
          <w:tcPr>
            <w:tcW w:w="540" w:type="dxa"/>
            <w:tcBorders>
              <w:top w:val="nil"/>
              <w:left w:val="nil"/>
              <w:bottom w:val="nil"/>
              <w:right w:val="nil"/>
            </w:tcBorders>
            <w:shd w:val="clear" w:color="auto" w:fill="E7E9EB"/>
            <w:tcMar>
              <w:top w:w="72" w:type="dxa"/>
              <w:left w:w="144" w:type="dxa"/>
              <w:bottom w:w="72" w:type="dxa"/>
              <w:right w:w="144" w:type="dxa"/>
            </w:tcMar>
            <w:hideMark/>
          </w:tcPr>
          <w:p w14:paraId="48AD2ABA"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w:t>
            </w:r>
          </w:p>
        </w:tc>
        <w:tc>
          <w:tcPr>
            <w:tcW w:w="1204" w:type="dxa"/>
            <w:tcBorders>
              <w:top w:val="nil"/>
              <w:left w:val="nil"/>
              <w:bottom w:val="nil"/>
              <w:right w:val="nil"/>
            </w:tcBorders>
            <w:shd w:val="clear" w:color="auto" w:fill="E7E9EB"/>
            <w:tcMar>
              <w:top w:w="72" w:type="dxa"/>
              <w:left w:w="144" w:type="dxa"/>
              <w:bottom w:w="72" w:type="dxa"/>
              <w:right w:w="144" w:type="dxa"/>
            </w:tcMar>
            <w:hideMark/>
          </w:tcPr>
          <w:p w14:paraId="364CF27E"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0.74</w:t>
            </w:r>
          </w:p>
        </w:tc>
        <w:tc>
          <w:tcPr>
            <w:tcW w:w="1187" w:type="dxa"/>
            <w:tcBorders>
              <w:top w:val="nil"/>
              <w:left w:val="nil"/>
              <w:bottom w:val="nil"/>
              <w:right w:val="nil"/>
            </w:tcBorders>
            <w:shd w:val="clear" w:color="auto" w:fill="E7E9EB"/>
            <w:tcMar>
              <w:top w:w="72" w:type="dxa"/>
              <w:left w:w="144" w:type="dxa"/>
              <w:bottom w:w="72" w:type="dxa"/>
              <w:right w:w="144" w:type="dxa"/>
            </w:tcMar>
            <w:hideMark/>
          </w:tcPr>
          <w:p w14:paraId="40FFAC35"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0.57</w:t>
            </w:r>
          </w:p>
        </w:tc>
        <w:tc>
          <w:tcPr>
            <w:tcW w:w="1087" w:type="dxa"/>
            <w:tcBorders>
              <w:top w:val="nil"/>
              <w:left w:val="nil"/>
              <w:bottom w:val="nil"/>
              <w:right w:val="nil"/>
            </w:tcBorders>
            <w:shd w:val="clear" w:color="auto" w:fill="E7E9EB"/>
            <w:tcMar>
              <w:top w:w="72" w:type="dxa"/>
              <w:left w:w="144" w:type="dxa"/>
              <w:bottom w:w="72" w:type="dxa"/>
              <w:right w:w="144" w:type="dxa"/>
            </w:tcMar>
            <w:hideMark/>
          </w:tcPr>
          <w:p w14:paraId="2B7E3E54"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0.63</w:t>
            </w:r>
          </w:p>
        </w:tc>
        <w:tc>
          <w:tcPr>
            <w:tcW w:w="817" w:type="dxa"/>
            <w:tcBorders>
              <w:top w:val="nil"/>
              <w:left w:val="nil"/>
              <w:bottom w:val="nil"/>
              <w:right w:val="nil"/>
            </w:tcBorders>
            <w:shd w:val="clear" w:color="auto" w:fill="E7E9EB"/>
            <w:tcMar>
              <w:top w:w="72" w:type="dxa"/>
              <w:left w:w="144" w:type="dxa"/>
              <w:bottom w:w="72" w:type="dxa"/>
              <w:right w:w="144" w:type="dxa"/>
            </w:tcMar>
            <w:hideMark/>
          </w:tcPr>
          <w:p w14:paraId="2529E486"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0.66</w:t>
            </w:r>
          </w:p>
        </w:tc>
      </w:tr>
      <w:tr w:rsidR="001274C7" w:rsidRPr="001274C7" w14:paraId="1A500667" w14:textId="77777777" w:rsidTr="001274C7">
        <w:trPr>
          <w:trHeight w:val="707"/>
        </w:trPr>
        <w:tc>
          <w:tcPr>
            <w:tcW w:w="1238" w:type="dxa"/>
            <w:vMerge w:val="restart"/>
            <w:tcBorders>
              <w:top w:val="nil"/>
              <w:left w:val="nil"/>
              <w:bottom w:val="nil"/>
              <w:right w:val="nil"/>
            </w:tcBorders>
            <w:shd w:val="clear" w:color="auto" w:fill="CBD0D5"/>
            <w:tcMar>
              <w:top w:w="72" w:type="dxa"/>
              <w:left w:w="144" w:type="dxa"/>
              <w:bottom w:w="72" w:type="dxa"/>
              <w:right w:w="144" w:type="dxa"/>
            </w:tcMar>
            <w:hideMark/>
          </w:tcPr>
          <w:p w14:paraId="0E16B759"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Validation</w:t>
            </w:r>
          </w:p>
        </w:tc>
        <w:tc>
          <w:tcPr>
            <w:tcW w:w="1111" w:type="dxa"/>
            <w:tcBorders>
              <w:top w:val="nil"/>
              <w:left w:val="nil"/>
              <w:bottom w:val="nil"/>
              <w:right w:val="nil"/>
            </w:tcBorders>
            <w:shd w:val="clear" w:color="auto" w:fill="CBD0D5"/>
            <w:tcMar>
              <w:top w:w="72" w:type="dxa"/>
              <w:left w:w="144" w:type="dxa"/>
              <w:bottom w:w="72" w:type="dxa"/>
              <w:right w:w="144" w:type="dxa"/>
            </w:tcMar>
            <w:hideMark/>
          </w:tcPr>
          <w:p w14:paraId="1884931F"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Healthy</w:t>
            </w:r>
          </w:p>
        </w:tc>
        <w:tc>
          <w:tcPr>
            <w:tcW w:w="959" w:type="dxa"/>
            <w:tcBorders>
              <w:top w:val="nil"/>
              <w:left w:val="nil"/>
              <w:bottom w:val="nil"/>
              <w:right w:val="nil"/>
            </w:tcBorders>
            <w:shd w:val="clear" w:color="auto" w:fill="CBD0D5"/>
            <w:tcMar>
              <w:top w:w="72" w:type="dxa"/>
              <w:left w:w="144" w:type="dxa"/>
              <w:bottom w:w="72" w:type="dxa"/>
              <w:right w:w="144" w:type="dxa"/>
            </w:tcMar>
            <w:hideMark/>
          </w:tcPr>
          <w:p w14:paraId="310CD22C"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23</w:t>
            </w:r>
          </w:p>
        </w:tc>
        <w:tc>
          <w:tcPr>
            <w:tcW w:w="1071" w:type="dxa"/>
            <w:tcBorders>
              <w:top w:val="nil"/>
              <w:left w:val="nil"/>
              <w:bottom w:val="nil"/>
              <w:right w:val="nil"/>
            </w:tcBorders>
            <w:shd w:val="clear" w:color="auto" w:fill="CBD0D5"/>
            <w:tcMar>
              <w:top w:w="72" w:type="dxa"/>
              <w:left w:w="144" w:type="dxa"/>
              <w:bottom w:w="72" w:type="dxa"/>
              <w:right w:w="144" w:type="dxa"/>
            </w:tcMar>
            <w:hideMark/>
          </w:tcPr>
          <w:p w14:paraId="53E7A784"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25</w:t>
            </w:r>
          </w:p>
        </w:tc>
        <w:tc>
          <w:tcPr>
            <w:tcW w:w="540" w:type="dxa"/>
            <w:tcBorders>
              <w:top w:val="nil"/>
              <w:left w:val="nil"/>
              <w:bottom w:val="nil"/>
              <w:right w:val="nil"/>
            </w:tcBorders>
            <w:shd w:val="clear" w:color="auto" w:fill="CBD0D5"/>
            <w:tcMar>
              <w:top w:w="72" w:type="dxa"/>
              <w:left w:w="144" w:type="dxa"/>
              <w:bottom w:w="72" w:type="dxa"/>
              <w:right w:w="144" w:type="dxa"/>
            </w:tcMar>
            <w:hideMark/>
          </w:tcPr>
          <w:p w14:paraId="7912625E"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w:t>
            </w:r>
          </w:p>
        </w:tc>
        <w:tc>
          <w:tcPr>
            <w:tcW w:w="1204" w:type="dxa"/>
            <w:tcBorders>
              <w:top w:val="nil"/>
              <w:left w:val="nil"/>
              <w:bottom w:val="nil"/>
              <w:right w:val="nil"/>
            </w:tcBorders>
            <w:shd w:val="clear" w:color="auto" w:fill="CBD0D5"/>
            <w:tcMar>
              <w:top w:w="72" w:type="dxa"/>
              <w:left w:w="144" w:type="dxa"/>
              <w:bottom w:w="72" w:type="dxa"/>
              <w:right w:w="144" w:type="dxa"/>
            </w:tcMar>
            <w:hideMark/>
          </w:tcPr>
          <w:p w14:paraId="5154B42C"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0.48</w:t>
            </w:r>
          </w:p>
        </w:tc>
        <w:tc>
          <w:tcPr>
            <w:tcW w:w="1187" w:type="dxa"/>
            <w:tcBorders>
              <w:top w:val="nil"/>
              <w:left w:val="nil"/>
              <w:bottom w:val="nil"/>
              <w:right w:val="nil"/>
            </w:tcBorders>
            <w:shd w:val="clear" w:color="auto" w:fill="CBD0D5"/>
            <w:tcMar>
              <w:top w:w="72" w:type="dxa"/>
              <w:left w:w="144" w:type="dxa"/>
              <w:bottom w:w="72" w:type="dxa"/>
              <w:right w:w="144" w:type="dxa"/>
            </w:tcMar>
            <w:hideMark/>
          </w:tcPr>
          <w:p w14:paraId="3990D7EC"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0.71</w:t>
            </w:r>
          </w:p>
        </w:tc>
        <w:tc>
          <w:tcPr>
            <w:tcW w:w="1087" w:type="dxa"/>
            <w:tcBorders>
              <w:top w:val="nil"/>
              <w:left w:val="nil"/>
              <w:bottom w:val="nil"/>
              <w:right w:val="nil"/>
            </w:tcBorders>
            <w:shd w:val="clear" w:color="auto" w:fill="CBD0D5"/>
            <w:tcMar>
              <w:top w:w="72" w:type="dxa"/>
              <w:left w:w="144" w:type="dxa"/>
              <w:bottom w:w="72" w:type="dxa"/>
              <w:right w:w="144" w:type="dxa"/>
            </w:tcMar>
            <w:hideMark/>
          </w:tcPr>
          <w:p w14:paraId="04B84DB5"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0.62</w:t>
            </w:r>
          </w:p>
        </w:tc>
        <w:tc>
          <w:tcPr>
            <w:tcW w:w="675" w:type="dxa"/>
            <w:tcBorders>
              <w:top w:val="nil"/>
              <w:left w:val="nil"/>
              <w:bottom w:val="nil"/>
              <w:right w:val="nil"/>
            </w:tcBorders>
            <w:shd w:val="clear" w:color="auto" w:fill="CBD0D5"/>
            <w:tcMar>
              <w:top w:w="72" w:type="dxa"/>
              <w:left w:w="144" w:type="dxa"/>
              <w:bottom w:w="72" w:type="dxa"/>
              <w:right w:w="144" w:type="dxa"/>
            </w:tcMar>
            <w:hideMark/>
          </w:tcPr>
          <w:p w14:paraId="2D89CB7B"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0.60</w:t>
            </w:r>
          </w:p>
        </w:tc>
      </w:tr>
      <w:tr w:rsidR="001274C7" w:rsidRPr="001274C7" w14:paraId="14285BC9" w14:textId="77777777" w:rsidTr="001274C7">
        <w:trPr>
          <w:trHeight w:val="707"/>
        </w:trPr>
        <w:tc>
          <w:tcPr>
            <w:tcW w:w="0" w:type="auto"/>
            <w:vMerge/>
            <w:tcBorders>
              <w:top w:val="nil"/>
              <w:left w:val="nil"/>
              <w:bottom w:val="nil"/>
              <w:right w:val="nil"/>
            </w:tcBorders>
            <w:vAlign w:val="center"/>
            <w:hideMark/>
          </w:tcPr>
          <w:p w14:paraId="0B12534C" w14:textId="77777777" w:rsidR="001274C7" w:rsidRPr="001274C7" w:rsidRDefault="001274C7" w:rsidP="001274C7">
            <w:pPr>
              <w:spacing w:after="0" w:line="240" w:lineRule="auto"/>
              <w:rPr>
                <w:rFonts w:ascii="Arial" w:eastAsia="Times New Roman" w:hAnsi="Arial" w:cs="Arial"/>
                <w:sz w:val="36"/>
                <w:szCs w:val="36"/>
                <w:lang w:eastAsia="nl-NL"/>
              </w:rPr>
            </w:pPr>
          </w:p>
        </w:tc>
        <w:tc>
          <w:tcPr>
            <w:tcW w:w="1111" w:type="dxa"/>
            <w:tcBorders>
              <w:top w:val="nil"/>
              <w:left w:val="nil"/>
              <w:bottom w:val="nil"/>
              <w:right w:val="nil"/>
            </w:tcBorders>
            <w:shd w:val="clear" w:color="auto" w:fill="E7E9EB"/>
            <w:tcMar>
              <w:top w:w="72" w:type="dxa"/>
              <w:left w:w="144" w:type="dxa"/>
              <w:bottom w:w="72" w:type="dxa"/>
              <w:right w:w="144" w:type="dxa"/>
            </w:tcMar>
            <w:hideMark/>
          </w:tcPr>
          <w:p w14:paraId="59122EB9"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Diseased</w:t>
            </w:r>
          </w:p>
        </w:tc>
        <w:tc>
          <w:tcPr>
            <w:tcW w:w="959" w:type="dxa"/>
            <w:tcBorders>
              <w:top w:val="nil"/>
              <w:left w:val="nil"/>
              <w:bottom w:val="nil"/>
              <w:right w:val="nil"/>
            </w:tcBorders>
            <w:shd w:val="clear" w:color="auto" w:fill="E7E9EB"/>
            <w:tcMar>
              <w:top w:w="72" w:type="dxa"/>
              <w:left w:w="144" w:type="dxa"/>
              <w:bottom w:w="72" w:type="dxa"/>
              <w:right w:w="144" w:type="dxa"/>
            </w:tcMar>
            <w:hideMark/>
          </w:tcPr>
          <w:p w14:paraId="29975E2D"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14</w:t>
            </w:r>
          </w:p>
        </w:tc>
        <w:tc>
          <w:tcPr>
            <w:tcW w:w="1071" w:type="dxa"/>
            <w:tcBorders>
              <w:top w:val="nil"/>
              <w:left w:val="nil"/>
              <w:bottom w:val="nil"/>
              <w:right w:val="nil"/>
            </w:tcBorders>
            <w:shd w:val="clear" w:color="auto" w:fill="E7E9EB"/>
            <w:tcMar>
              <w:top w:w="72" w:type="dxa"/>
              <w:left w:w="144" w:type="dxa"/>
              <w:bottom w:w="72" w:type="dxa"/>
              <w:right w:w="144" w:type="dxa"/>
            </w:tcMar>
            <w:hideMark/>
          </w:tcPr>
          <w:p w14:paraId="2F04BE90"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34</w:t>
            </w:r>
          </w:p>
        </w:tc>
        <w:tc>
          <w:tcPr>
            <w:tcW w:w="540" w:type="dxa"/>
            <w:tcBorders>
              <w:top w:val="nil"/>
              <w:left w:val="nil"/>
              <w:bottom w:val="nil"/>
              <w:right w:val="nil"/>
            </w:tcBorders>
            <w:shd w:val="clear" w:color="auto" w:fill="E7E9EB"/>
            <w:tcMar>
              <w:top w:w="72" w:type="dxa"/>
              <w:left w:w="144" w:type="dxa"/>
              <w:bottom w:w="72" w:type="dxa"/>
              <w:right w:w="144" w:type="dxa"/>
            </w:tcMar>
            <w:hideMark/>
          </w:tcPr>
          <w:p w14:paraId="640F6876"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w:t>
            </w:r>
          </w:p>
        </w:tc>
        <w:tc>
          <w:tcPr>
            <w:tcW w:w="1204" w:type="dxa"/>
            <w:tcBorders>
              <w:top w:val="nil"/>
              <w:left w:val="nil"/>
              <w:bottom w:val="nil"/>
              <w:right w:val="nil"/>
            </w:tcBorders>
            <w:shd w:val="clear" w:color="auto" w:fill="E7E9EB"/>
            <w:tcMar>
              <w:top w:w="72" w:type="dxa"/>
              <w:left w:w="144" w:type="dxa"/>
              <w:bottom w:w="72" w:type="dxa"/>
              <w:right w:w="144" w:type="dxa"/>
            </w:tcMar>
            <w:hideMark/>
          </w:tcPr>
          <w:p w14:paraId="3E276204"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0.71</w:t>
            </w:r>
          </w:p>
        </w:tc>
        <w:tc>
          <w:tcPr>
            <w:tcW w:w="1187" w:type="dxa"/>
            <w:tcBorders>
              <w:top w:val="nil"/>
              <w:left w:val="nil"/>
              <w:bottom w:val="nil"/>
              <w:right w:val="nil"/>
            </w:tcBorders>
            <w:shd w:val="clear" w:color="auto" w:fill="E7E9EB"/>
            <w:tcMar>
              <w:top w:w="72" w:type="dxa"/>
              <w:left w:w="144" w:type="dxa"/>
              <w:bottom w:w="72" w:type="dxa"/>
              <w:right w:w="144" w:type="dxa"/>
            </w:tcMar>
            <w:hideMark/>
          </w:tcPr>
          <w:p w14:paraId="07E8038E"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0.48</w:t>
            </w:r>
          </w:p>
        </w:tc>
        <w:tc>
          <w:tcPr>
            <w:tcW w:w="1087" w:type="dxa"/>
            <w:tcBorders>
              <w:top w:val="nil"/>
              <w:left w:val="nil"/>
              <w:bottom w:val="nil"/>
              <w:right w:val="nil"/>
            </w:tcBorders>
            <w:shd w:val="clear" w:color="auto" w:fill="E7E9EB"/>
            <w:tcMar>
              <w:top w:w="72" w:type="dxa"/>
              <w:left w:w="144" w:type="dxa"/>
              <w:bottom w:w="72" w:type="dxa"/>
              <w:right w:w="144" w:type="dxa"/>
            </w:tcMar>
            <w:hideMark/>
          </w:tcPr>
          <w:p w14:paraId="6ADD18BA"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0.58</w:t>
            </w:r>
          </w:p>
        </w:tc>
        <w:tc>
          <w:tcPr>
            <w:tcW w:w="675" w:type="dxa"/>
            <w:tcBorders>
              <w:top w:val="nil"/>
              <w:left w:val="nil"/>
              <w:bottom w:val="nil"/>
              <w:right w:val="nil"/>
            </w:tcBorders>
            <w:shd w:val="clear" w:color="auto" w:fill="E7E9EB"/>
            <w:tcMar>
              <w:top w:w="72" w:type="dxa"/>
              <w:left w:w="144" w:type="dxa"/>
              <w:bottom w:w="72" w:type="dxa"/>
              <w:right w:w="144" w:type="dxa"/>
            </w:tcMar>
            <w:hideMark/>
          </w:tcPr>
          <w:p w14:paraId="3F0A95FA"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0.60</w:t>
            </w:r>
          </w:p>
        </w:tc>
      </w:tr>
    </w:tbl>
    <w:p w14:paraId="2F1C1DB1" w14:textId="77777777" w:rsidR="001274C7" w:rsidRDefault="001274C7" w:rsidP="00F16CDC">
      <w:pPr>
        <w:jc w:val="both"/>
        <w:rPr>
          <w:sz w:val="24"/>
          <w:szCs w:val="24"/>
          <w:lang w:val="en-US"/>
        </w:rPr>
      </w:pPr>
    </w:p>
    <w:p w14:paraId="5A501806" w14:textId="114C51BB" w:rsidR="00042A4E" w:rsidRDefault="00042A4E">
      <w:pPr>
        <w:spacing w:after="0" w:line="240" w:lineRule="auto"/>
        <w:jc w:val="both"/>
        <w:rPr>
          <w:sz w:val="24"/>
          <w:szCs w:val="24"/>
          <w:lang w:val="en-US"/>
        </w:rPr>
        <w:pPrChange w:id="978" w:author="Bertotto, Mercedes [2]" w:date="2023-12-08T16:57:00Z">
          <w:pPr>
            <w:jc w:val="both"/>
          </w:pPr>
        </w:pPrChange>
      </w:pPr>
      <w:r w:rsidRPr="2EABC22C">
        <w:rPr>
          <w:sz w:val="24"/>
          <w:szCs w:val="24"/>
          <w:lang w:val="en-US"/>
        </w:rPr>
        <w:lastRenderedPageBreak/>
        <w:t xml:space="preserve">Table 6 shows PLSDA classification results of a global model, calibrated and validated with cultivars </w:t>
      </w:r>
      <w:proofErr w:type="spellStart"/>
      <w:r w:rsidRPr="2EABC22C">
        <w:rPr>
          <w:sz w:val="24"/>
          <w:szCs w:val="24"/>
          <w:lang w:val="en-US"/>
        </w:rPr>
        <w:t>Cappricia</w:t>
      </w:r>
      <w:proofErr w:type="spellEnd"/>
      <w:r w:rsidRPr="2EABC22C">
        <w:rPr>
          <w:sz w:val="24"/>
          <w:szCs w:val="24"/>
          <w:lang w:val="en-US"/>
        </w:rPr>
        <w:t xml:space="preserve"> and </w:t>
      </w:r>
      <w:proofErr w:type="spellStart"/>
      <w:r w:rsidRPr="2EABC22C">
        <w:rPr>
          <w:sz w:val="24"/>
          <w:szCs w:val="24"/>
          <w:lang w:val="en-US"/>
        </w:rPr>
        <w:t>Provine</w:t>
      </w:r>
      <w:proofErr w:type="spellEnd"/>
      <w:r w:rsidRPr="2EABC22C">
        <w:rPr>
          <w:sz w:val="24"/>
          <w:szCs w:val="24"/>
          <w:lang w:val="en-US"/>
        </w:rPr>
        <w:t>.</w:t>
      </w:r>
      <w:r w:rsidRPr="2EABC22C">
        <w:rPr>
          <w:lang w:val="en-US"/>
        </w:rPr>
        <w:t xml:space="preserve"> </w:t>
      </w:r>
      <w:r w:rsidRPr="2EABC22C">
        <w:rPr>
          <w:sz w:val="24"/>
          <w:szCs w:val="24"/>
          <w:lang w:val="en-US"/>
        </w:rPr>
        <w:t xml:space="preserve">In this model, spectra were pretreated with SNV, and then with second derivative (2, 17, 2). Then, 19 important variables were chosen by the </w:t>
      </w:r>
      <w:proofErr w:type="spellStart"/>
      <w:r w:rsidRPr="2EABC22C">
        <w:rPr>
          <w:sz w:val="24"/>
          <w:szCs w:val="24"/>
          <w:lang w:val="en-US"/>
        </w:rPr>
        <w:t>CovSel</w:t>
      </w:r>
      <w:proofErr w:type="spellEnd"/>
      <w:r w:rsidRPr="2EABC22C">
        <w:rPr>
          <w:sz w:val="24"/>
          <w:szCs w:val="24"/>
          <w:lang w:val="en-US"/>
        </w:rPr>
        <w:t xml:space="preserve"> algorithm. Finally, the PLSDA model was trained with the calibration data, and 17 latent variables were chosen. This </w:t>
      </w:r>
      <w:r w:rsidR="00C437B5" w:rsidRPr="2EABC22C">
        <w:rPr>
          <w:sz w:val="24"/>
          <w:szCs w:val="24"/>
          <w:lang w:val="en-US"/>
        </w:rPr>
        <w:t xml:space="preserve">relatively </w:t>
      </w:r>
      <w:r w:rsidRPr="2EABC22C">
        <w:rPr>
          <w:sz w:val="24"/>
          <w:szCs w:val="24"/>
          <w:lang w:val="en-US"/>
        </w:rPr>
        <w:t xml:space="preserve">high number </w:t>
      </w:r>
      <w:r w:rsidR="00C249C7">
        <w:rPr>
          <w:sz w:val="24"/>
          <w:szCs w:val="24"/>
          <w:lang w:val="en-US"/>
        </w:rPr>
        <w:t>can</w:t>
      </w:r>
      <w:r w:rsidRPr="2EABC22C">
        <w:rPr>
          <w:sz w:val="24"/>
          <w:szCs w:val="24"/>
          <w:lang w:val="en-US"/>
        </w:rPr>
        <w:t xml:space="preserve"> be understood</w:t>
      </w:r>
      <w:r w:rsidR="00356BA3" w:rsidRPr="2EABC22C">
        <w:rPr>
          <w:sz w:val="24"/>
          <w:szCs w:val="24"/>
          <w:lang w:val="en-US"/>
        </w:rPr>
        <w:t xml:space="preserve"> as being</w:t>
      </w:r>
      <w:r w:rsidRPr="2EABC22C">
        <w:rPr>
          <w:sz w:val="24"/>
          <w:szCs w:val="24"/>
          <w:lang w:val="en-US"/>
        </w:rPr>
        <w:t xml:space="preserve"> due to the complexity of adding two different varieties in one </w:t>
      </w:r>
      <w:commentRangeStart w:id="979"/>
      <w:commentRangeStart w:id="980"/>
      <w:r w:rsidRPr="2EABC22C">
        <w:rPr>
          <w:sz w:val="24"/>
          <w:szCs w:val="24"/>
          <w:lang w:val="en-US"/>
        </w:rPr>
        <w:t>model.</w:t>
      </w:r>
      <w:commentRangeEnd w:id="979"/>
      <w:r>
        <w:rPr>
          <w:rStyle w:val="CommentReference"/>
        </w:rPr>
        <w:commentReference w:id="979"/>
      </w:r>
      <w:commentRangeEnd w:id="980"/>
      <w:r>
        <w:rPr>
          <w:rStyle w:val="CommentReference"/>
        </w:rPr>
        <w:commentReference w:id="980"/>
      </w:r>
    </w:p>
    <w:p w14:paraId="27260C2D" w14:textId="77777777" w:rsidR="00F16CDC" w:rsidRPr="00F16CDC" w:rsidRDefault="00F16CDC" w:rsidP="00F16CDC">
      <w:pPr>
        <w:jc w:val="both"/>
        <w:rPr>
          <w:sz w:val="24"/>
          <w:szCs w:val="24"/>
          <w:lang w:val="en-US"/>
        </w:rPr>
      </w:pPr>
    </w:p>
    <w:p w14:paraId="22DF605B" w14:textId="1477A0E1" w:rsidR="0099427D" w:rsidRDefault="1D66E2D4" w:rsidP="00F16CDC">
      <w:pPr>
        <w:jc w:val="both"/>
        <w:rPr>
          <w:sz w:val="24"/>
          <w:szCs w:val="24"/>
          <w:lang w:val="en-US"/>
        </w:rPr>
      </w:pPr>
      <w:r>
        <w:rPr>
          <w:noProof/>
        </w:rPr>
        <w:drawing>
          <wp:inline distT="0" distB="0" distL="0" distR="0" wp14:anchorId="62D15442" wp14:editId="4A74C1C7">
            <wp:extent cx="4864424" cy="30059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4864424" cy="3005991"/>
                    </a:xfrm>
                    <a:prstGeom prst="rect">
                      <a:avLst/>
                    </a:prstGeom>
                  </pic:spPr>
                </pic:pic>
              </a:graphicData>
            </a:graphic>
          </wp:inline>
        </w:drawing>
      </w:r>
    </w:p>
    <w:p w14:paraId="08D12BEF" w14:textId="569BDE0B" w:rsidR="000B6DE2" w:rsidRPr="00A3158C" w:rsidRDefault="000B6DE2" w:rsidP="000B6DE2">
      <w:pPr>
        <w:jc w:val="both"/>
        <w:rPr>
          <w:sz w:val="16"/>
          <w:szCs w:val="16"/>
          <w:lang w:val="en-US"/>
        </w:rPr>
      </w:pPr>
      <w:bookmarkStart w:id="981" w:name="_Hlk146624127"/>
      <w:r>
        <w:rPr>
          <w:b/>
          <w:bCs/>
          <w:sz w:val="16"/>
          <w:szCs w:val="16"/>
          <w:lang w:val="en-US"/>
        </w:rPr>
        <w:t>Figure</w:t>
      </w:r>
      <w:r w:rsidRPr="00A3158C">
        <w:rPr>
          <w:b/>
          <w:bCs/>
          <w:sz w:val="16"/>
          <w:szCs w:val="16"/>
          <w:lang w:val="en-US"/>
        </w:rPr>
        <w:t xml:space="preserve"> </w:t>
      </w:r>
      <w:r w:rsidR="190F1952" w:rsidRPr="13A251B7">
        <w:rPr>
          <w:b/>
          <w:bCs/>
          <w:sz w:val="16"/>
          <w:szCs w:val="16"/>
          <w:lang w:val="en-US"/>
        </w:rPr>
        <w:t>5</w:t>
      </w:r>
      <w:r w:rsidRPr="00A3158C">
        <w:rPr>
          <w:b/>
          <w:bCs/>
          <w:sz w:val="16"/>
          <w:szCs w:val="16"/>
          <w:lang w:val="en-US"/>
        </w:rPr>
        <w:t>:</w:t>
      </w:r>
      <w:r w:rsidRPr="00A3158C">
        <w:rPr>
          <w:sz w:val="16"/>
          <w:szCs w:val="16"/>
          <w:lang w:val="en-US"/>
        </w:rPr>
        <w:t xml:space="preserve"> </w:t>
      </w:r>
      <w:r w:rsidR="0028761A" w:rsidRPr="0028761A">
        <w:rPr>
          <w:sz w:val="16"/>
          <w:szCs w:val="16"/>
          <w:lang w:val="en-US"/>
        </w:rPr>
        <w:t>Classification parameters</w:t>
      </w:r>
      <w:r w:rsidR="00F73D30">
        <w:rPr>
          <w:sz w:val="16"/>
          <w:szCs w:val="16"/>
          <w:lang w:val="en-US"/>
        </w:rPr>
        <w:t xml:space="preserve"> of the validation sets</w:t>
      </w:r>
      <w:r w:rsidR="0028761A" w:rsidRPr="0028761A">
        <w:rPr>
          <w:sz w:val="16"/>
          <w:szCs w:val="16"/>
          <w:lang w:val="en-US"/>
        </w:rPr>
        <w:t xml:space="preserve"> for the global model</w:t>
      </w:r>
      <w:r w:rsidR="0028761A">
        <w:rPr>
          <w:sz w:val="16"/>
          <w:szCs w:val="16"/>
          <w:lang w:val="en-US"/>
        </w:rPr>
        <w:t xml:space="preserve"> trained with </w:t>
      </w:r>
      <w:proofErr w:type="spellStart"/>
      <w:r w:rsidR="0028761A" w:rsidRPr="0028761A">
        <w:rPr>
          <w:sz w:val="16"/>
          <w:szCs w:val="16"/>
          <w:lang w:val="en-US"/>
        </w:rPr>
        <w:t>Cap</w:t>
      </w:r>
      <w:r w:rsidR="0028761A">
        <w:rPr>
          <w:sz w:val="16"/>
          <w:szCs w:val="16"/>
          <w:lang w:val="en-US"/>
        </w:rPr>
        <w:t>pricia</w:t>
      </w:r>
      <w:proofErr w:type="spellEnd"/>
      <w:r w:rsidR="0028761A">
        <w:rPr>
          <w:sz w:val="16"/>
          <w:szCs w:val="16"/>
          <w:lang w:val="en-US"/>
        </w:rPr>
        <w:t xml:space="preserve"> and </w:t>
      </w:r>
      <w:proofErr w:type="spellStart"/>
      <w:r w:rsidR="0028761A" w:rsidRPr="0028761A">
        <w:rPr>
          <w:sz w:val="16"/>
          <w:szCs w:val="16"/>
          <w:lang w:val="en-US"/>
        </w:rPr>
        <w:t>Pro</w:t>
      </w:r>
      <w:r w:rsidR="0028761A">
        <w:rPr>
          <w:sz w:val="16"/>
          <w:szCs w:val="16"/>
          <w:lang w:val="en-US"/>
        </w:rPr>
        <w:t>vine</w:t>
      </w:r>
      <w:proofErr w:type="spellEnd"/>
      <w:r w:rsidR="00F73D30">
        <w:rPr>
          <w:sz w:val="16"/>
          <w:szCs w:val="16"/>
          <w:lang w:val="en-US"/>
        </w:rPr>
        <w:t xml:space="preserve"> </w:t>
      </w:r>
      <w:r w:rsidR="00F73D30" w:rsidRPr="0028761A">
        <w:rPr>
          <w:sz w:val="16"/>
          <w:szCs w:val="16"/>
          <w:lang w:val="en-US"/>
        </w:rPr>
        <w:t>according to the number of important variables as input for PLSDA</w:t>
      </w:r>
      <w:r w:rsidR="0028761A">
        <w:rPr>
          <w:sz w:val="16"/>
          <w:szCs w:val="16"/>
          <w:lang w:val="en-US"/>
        </w:rPr>
        <w:t>. Data were pretreated with</w:t>
      </w:r>
      <w:r w:rsidR="0028761A" w:rsidRPr="0028761A">
        <w:rPr>
          <w:sz w:val="16"/>
          <w:szCs w:val="16"/>
          <w:lang w:val="en-US"/>
        </w:rPr>
        <w:t xml:space="preserve">  SNV + SG (2,17,2)</w:t>
      </w:r>
      <w:r w:rsidR="0099207F">
        <w:rPr>
          <w:sz w:val="16"/>
          <w:szCs w:val="16"/>
          <w:lang w:val="en-US"/>
        </w:rPr>
        <w:t xml:space="preserve">. </w:t>
      </w:r>
    </w:p>
    <w:p w14:paraId="4A57AE61" w14:textId="1FF657F8" w:rsidR="00042A4E" w:rsidRDefault="00042A4E">
      <w:pPr>
        <w:spacing w:after="0" w:line="240" w:lineRule="auto"/>
        <w:jc w:val="both"/>
        <w:rPr>
          <w:ins w:id="982" w:author="Bertotto, Mercedes [2]" w:date="2023-12-06T09:46:00Z"/>
          <w:sz w:val="24"/>
          <w:szCs w:val="24"/>
          <w:lang w:val="en-US"/>
        </w:rPr>
        <w:pPrChange w:id="983" w:author="Bertotto, Mercedes [2]" w:date="2023-12-08T16:57:00Z">
          <w:pPr>
            <w:jc w:val="both"/>
          </w:pPr>
        </w:pPrChange>
      </w:pPr>
      <w:r>
        <w:rPr>
          <w:sz w:val="24"/>
          <w:szCs w:val="24"/>
          <w:lang w:val="en-US"/>
        </w:rPr>
        <w:t>I</w:t>
      </w:r>
      <w:r w:rsidRPr="0099427D">
        <w:rPr>
          <w:sz w:val="24"/>
          <w:szCs w:val="24"/>
          <w:lang w:val="en-US"/>
        </w:rPr>
        <w:t xml:space="preserve">n Figure </w:t>
      </w:r>
      <w:r w:rsidR="3EE833FA" w:rsidRPr="13A251B7">
        <w:rPr>
          <w:sz w:val="24"/>
          <w:szCs w:val="24"/>
          <w:lang w:val="en-US"/>
        </w:rPr>
        <w:t>5</w:t>
      </w:r>
      <w:r w:rsidR="769B55BD" w:rsidRPr="13A251B7">
        <w:rPr>
          <w:sz w:val="24"/>
          <w:szCs w:val="24"/>
          <w:lang w:val="en-US"/>
        </w:rPr>
        <w:t>,</w:t>
      </w:r>
      <w:r w:rsidRPr="0099427D">
        <w:rPr>
          <w:sz w:val="24"/>
          <w:szCs w:val="24"/>
          <w:lang w:val="en-US"/>
        </w:rPr>
        <w:t xml:space="preserve"> the values of Sensitivity, Specificity and Balanced Accuracy are shown for an increasing number of variables between 5 and 19. As can be seen, choosing only six variables produced similar results in terms of balanced accuracy as choosing 19.</w:t>
      </w:r>
    </w:p>
    <w:p w14:paraId="6F1E9352" w14:textId="548F861A" w:rsidR="13A251B7" w:rsidRDefault="13A251B7" w:rsidP="13A251B7">
      <w:pPr>
        <w:spacing w:after="0" w:line="240" w:lineRule="auto"/>
        <w:jc w:val="both"/>
        <w:rPr>
          <w:ins w:id="984" w:author="Bertotto, Mercedes [2]" w:date="2023-12-06T09:46:00Z"/>
          <w:sz w:val="24"/>
          <w:szCs w:val="24"/>
          <w:lang w:val="en-US"/>
        </w:rPr>
      </w:pPr>
    </w:p>
    <w:p w14:paraId="1AA2C290" w14:textId="629DCC00" w:rsidR="13A251B7" w:rsidRDefault="13A251B7" w:rsidP="2EABC22C">
      <w:pPr>
        <w:spacing w:after="0" w:line="240" w:lineRule="auto"/>
        <w:jc w:val="both"/>
        <w:rPr>
          <w:ins w:id="985" w:author="Bertotto, Mercedes [2]" w:date="2023-12-06T09:42:00Z"/>
          <w:sz w:val="24"/>
          <w:szCs w:val="24"/>
          <w:lang w:val="en-US"/>
        </w:rPr>
      </w:pPr>
    </w:p>
    <w:p w14:paraId="3E9C008D" w14:textId="3F866646" w:rsidR="13A251B7" w:rsidRDefault="13A251B7" w:rsidP="13A251B7">
      <w:pPr>
        <w:spacing w:after="0" w:line="240" w:lineRule="auto"/>
        <w:jc w:val="both"/>
        <w:rPr>
          <w:sz w:val="24"/>
          <w:szCs w:val="24"/>
          <w:lang w:val="en-US"/>
        </w:rPr>
      </w:pPr>
    </w:p>
    <w:p w14:paraId="478BBB1D" w14:textId="5AA47DB4" w:rsidR="00042A4E" w:rsidRDefault="00042A4E" w:rsidP="00042A4E">
      <w:pPr>
        <w:jc w:val="both"/>
        <w:rPr>
          <w:sz w:val="24"/>
          <w:szCs w:val="24"/>
          <w:lang w:val="en-US"/>
        </w:rPr>
      </w:pPr>
      <w:bookmarkStart w:id="986" w:name="_Hlk146541402"/>
      <w:r w:rsidRPr="00723677">
        <w:rPr>
          <w:b/>
          <w:bCs/>
          <w:sz w:val="16"/>
          <w:szCs w:val="16"/>
          <w:lang w:val="en-US"/>
        </w:rPr>
        <w:t xml:space="preserve">Table </w:t>
      </w:r>
      <w:r>
        <w:rPr>
          <w:b/>
          <w:bCs/>
          <w:sz w:val="16"/>
          <w:szCs w:val="16"/>
          <w:lang w:val="en-US"/>
        </w:rPr>
        <w:t>7</w:t>
      </w:r>
      <w:r w:rsidRPr="00723677">
        <w:rPr>
          <w:b/>
          <w:bCs/>
          <w:sz w:val="16"/>
          <w:szCs w:val="16"/>
          <w:lang w:val="en-US"/>
        </w:rPr>
        <w:t>:</w:t>
      </w:r>
      <w:r w:rsidRPr="00723677">
        <w:rPr>
          <w:sz w:val="16"/>
          <w:szCs w:val="16"/>
          <w:lang w:val="en-US"/>
        </w:rPr>
        <w:t xml:space="preserve"> PLSDA Classification results of a</w:t>
      </w:r>
      <w:r>
        <w:rPr>
          <w:sz w:val="16"/>
          <w:szCs w:val="16"/>
          <w:lang w:val="en-US"/>
        </w:rPr>
        <w:t>ll the optimal models in this study</w:t>
      </w:r>
      <w:r w:rsidRPr="00723677">
        <w:rPr>
          <w:sz w:val="16"/>
          <w:szCs w:val="16"/>
          <w:lang w:val="en-US"/>
        </w:rPr>
        <w:t>.</w:t>
      </w:r>
      <w:bookmarkEnd w:id="986"/>
    </w:p>
    <w:tbl>
      <w:tblPr>
        <w:tblW w:w="8476" w:type="dxa"/>
        <w:tblCellMar>
          <w:left w:w="0" w:type="dxa"/>
          <w:right w:w="0" w:type="dxa"/>
        </w:tblCellMar>
        <w:tblLook w:val="04A0" w:firstRow="1" w:lastRow="0" w:firstColumn="1" w:lastColumn="0" w:noHBand="0" w:noVBand="1"/>
        <w:tblPrChange w:id="987" w:author="Chauhan, Aneesh" w:date="2023-12-28T15:01:00Z">
          <w:tblPr>
            <w:tblW w:w="9639" w:type="dxa"/>
            <w:tblCellMar>
              <w:left w:w="0" w:type="dxa"/>
              <w:right w:w="0" w:type="dxa"/>
            </w:tblCellMar>
            <w:tblLook w:val="04A0" w:firstRow="1" w:lastRow="0" w:firstColumn="1" w:lastColumn="0" w:noHBand="0" w:noVBand="1"/>
          </w:tblPr>
        </w:tblPrChange>
      </w:tblPr>
      <w:tblGrid>
        <w:gridCol w:w="1809"/>
        <w:gridCol w:w="933"/>
        <w:gridCol w:w="1278"/>
        <w:gridCol w:w="868"/>
        <w:gridCol w:w="1237"/>
        <w:gridCol w:w="881"/>
        <w:gridCol w:w="1470"/>
        <w:tblGridChange w:id="988">
          <w:tblGrid>
            <w:gridCol w:w="5"/>
            <w:gridCol w:w="1809"/>
            <w:gridCol w:w="21"/>
            <w:gridCol w:w="912"/>
            <w:gridCol w:w="21"/>
            <w:gridCol w:w="1257"/>
            <w:gridCol w:w="26"/>
            <w:gridCol w:w="785"/>
            <w:gridCol w:w="57"/>
            <w:gridCol w:w="1206"/>
            <w:gridCol w:w="31"/>
            <w:gridCol w:w="862"/>
            <w:gridCol w:w="19"/>
            <w:gridCol w:w="1144"/>
            <w:gridCol w:w="326"/>
          </w:tblGrid>
        </w:tblGridChange>
      </w:tblGrid>
      <w:tr w:rsidR="00042A4E" w:rsidRPr="00574BFF" w14:paraId="697E8B71" w14:textId="77777777" w:rsidTr="2EABC22C">
        <w:trPr>
          <w:trHeight w:val="1554"/>
          <w:trPrChange w:id="989" w:author="Chauhan, Aneesh" w:date="2023-12-28T15:01:00Z">
            <w:trPr>
              <w:gridAfter w:val="0"/>
              <w:trHeight w:val="1554"/>
            </w:trPr>
          </w:trPrChange>
        </w:trPr>
        <w:tc>
          <w:tcPr>
            <w:tcW w:w="180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Change w:id="990" w:author="Chauhan, Aneesh" w:date="2023-12-28T15:01:00Z">
              <w:tcPr>
                <w:tcW w:w="1985" w:type="dxa"/>
                <w:gridSpan w:val="3"/>
                <w:tcBorders>
                  <w:top w:val="nil"/>
                  <w:left w:val="nil"/>
                  <w:bottom w:val="single" w:sz="18" w:space="0" w:color="FFFFFF" w:themeColor="background1"/>
                  <w:right w:val="nil"/>
                </w:tcBorders>
                <w:shd w:val="clear" w:color="auto" w:fill="005172"/>
                <w:tcMar>
                  <w:top w:w="15" w:type="dxa"/>
                  <w:left w:w="42" w:type="dxa"/>
                  <w:bottom w:w="0" w:type="dxa"/>
                  <w:right w:w="42" w:type="dxa"/>
                </w:tcMar>
                <w:vAlign w:val="center"/>
                <w:hideMark/>
              </w:tcPr>
            </w:tcPrChange>
          </w:tcPr>
          <w:p w14:paraId="32DA8E57" w14:textId="77777777" w:rsidR="00042A4E" w:rsidRPr="00042A4E" w:rsidRDefault="00042A4E" w:rsidP="004D6B1C">
            <w:pPr>
              <w:spacing w:line="300" w:lineRule="auto"/>
              <w:jc w:val="center"/>
              <w:rPr>
                <w:rFonts w:ascii="Arial" w:eastAsia="Times New Roman" w:hAnsi="Arial" w:cs="Arial"/>
                <w:sz w:val="24"/>
                <w:szCs w:val="24"/>
                <w:lang w:eastAsia="nl-NL"/>
              </w:rPr>
            </w:pPr>
            <w:r w:rsidRPr="00042A4E">
              <w:rPr>
                <w:rFonts w:asciiTheme="minorHAnsi" w:eastAsia="Times New Roman" w:cs="Arial"/>
                <w:b/>
                <w:bCs/>
                <w:color w:val="FFFFFF" w:themeColor="light1"/>
                <w:kern w:val="24"/>
                <w:sz w:val="24"/>
                <w:szCs w:val="24"/>
                <w:lang w:eastAsia="nl-NL"/>
              </w:rPr>
              <w:t>Parameter/</w:t>
            </w:r>
          </w:p>
          <w:p w14:paraId="05936452" w14:textId="77777777" w:rsidR="00042A4E" w:rsidRPr="00574BFF" w:rsidRDefault="00042A4E" w:rsidP="004D6B1C">
            <w:pPr>
              <w:spacing w:line="300" w:lineRule="auto"/>
              <w:jc w:val="center"/>
              <w:rPr>
                <w:rFonts w:ascii="Arial" w:eastAsia="Times New Roman" w:hAnsi="Arial" w:cs="Arial"/>
                <w:sz w:val="36"/>
                <w:szCs w:val="36"/>
                <w:lang w:eastAsia="nl-NL"/>
              </w:rPr>
            </w:pPr>
            <w:r w:rsidRPr="00042A4E">
              <w:rPr>
                <w:rFonts w:asciiTheme="minorHAnsi" w:eastAsia="Times New Roman" w:cs="Arial"/>
                <w:b/>
                <w:bCs/>
                <w:color w:val="FFFFFF" w:themeColor="light1"/>
                <w:kern w:val="24"/>
                <w:sz w:val="24"/>
                <w:szCs w:val="24"/>
                <w:lang w:eastAsia="nl-NL"/>
              </w:rPr>
              <w:t>Model</w:t>
            </w:r>
          </w:p>
        </w:tc>
        <w:tc>
          <w:tcPr>
            <w:tcW w:w="933"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Change w:id="991" w:author="Chauhan, Aneesh" w:date="2023-12-28T15:01:00Z">
              <w:tcPr>
                <w:tcW w:w="814" w:type="dxa"/>
                <w:gridSpan w:val="2"/>
                <w:tcBorders>
                  <w:top w:val="nil"/>
                  <w:left w:val="nil"/>
                  <w:bottom w:val="single" w:sz="18" w:space="0" w:color="FFFFFF" w:themeColor="background1"/>
                  <w:right w:val="nil"/>
                </w:tcBorders>
                <w:shd w:val="clear" w:color="auto" w:fill="005172"/>
                <w:tcMar>
                  <w:top w:w="15" w:type="dxa"/>
                  <w:left w:w="42" w:type="dxa"/>
                  <w:bottom w:w="0" w:type="dxa"/>
                  <w:right w:w="42" w:type="dxa"/>
                </w:tcMar>
                <w:vAlign w:val="center"/>
                <w:hideMark/>
              </w:tcPr>
            </w:tcPrChange>
          </w:tcPr>
          <w:p w14:paraId="027C408F"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Cappricia</w:t>
            </w:r>
            <w:proofErr w:type="spellEnd"/>
          </w:p>
          <w:p w14:paraId="73C56C36"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Raw</w:t>
            </w:r>
            <w:proofErr w:type="spellEnd"/>
            <w:r w:rsidRPr="00042A4E">
              <w:rPr>
                <w:rFonts w:asciiTheme="minorHAnsi" w:eastAsia="Times New Roman" w:cs="Arial"/>
                <w:b/>
                <w:bCs/>
                <w:color w:val="FFFFFF" w:themeColor="light1"/>
                <w:kern w:val="24"/>
                <w:sz w:val="22"/>
                <w:lang w:eastAsia="nl-NL"/>
              </w:rPr>
              <w:t>, 15v</w:t>
            </w:r>
          </w:p>
          <w:p w14:paraId="77D551A5"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Label 3</w:t>
            </w:r>
          </w:p>
          <w:p w14:paraId="4DAA2BCA"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 </w:t>
            </w:r>
          </w:p>
        </w:tc>
        <w:tc>
          <w:tcPr>
            <w:tcW w:w="1278"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Change w:id="992" w:author="Chauhan, Aneesh" w:date="2023-12-28T15:01:00Z">
              <w:tcPr>
                <w:tcW w:w="1312" w:type="dxa"/>
                <w:gridSpan w:val="2"/>
                <w:tcBorders>
                  <w:top w:val="nil"/>
                  <w:left w:val="nil"/>
                  <w:bottom w:val="single" w:sz="18" w:space="0" w:color="FFFFFF" w:themeColor="background1"/>
                  <w:right w:val="nil"/>
                </w:tcBorders>
                <w:shd w:val="clear" w:color="auto" w:fill="005172"/>
                <w:tcMar>
                  <w:top w:w="15" w:type="dxa"/>
                  <w:left w:w="42" w:type="dxa"/>
                  <w:bottom w:w="0" w:type="dxa"/>
                  <w:right w:w="42" w:type="dxa"/>
                </w:tcMar>
                <w:vAlign w:val="center"/>
                <w:hideMark/>
              </w:tcPr>
            </w:tcPrChange>
          </w:tcPr>
          <w:p w14:paraId="145EC02C" w14:textId="77777777" w:rsidR="00042A4E" w:rsidRPr="00042A4E" w:rsidRDefault="00042A4E" w:rsidP="004D6B1C">
            <w:pPr>
              <w:spacing w:line="300" w:lineRule="auto"/>
              <w:jc w:val="center"/>
              <w:rPr>
                <w:rFonts w:ascii="Arial" w:eastAsia="Times New Roman" w:hAnsi="Arial" w:cs="Arial"/>
                <w:sz w:val="22"/>
                <w:lang w:val="en-US" w:eastAsia="nl-NL"/>
              </w:rPr>
            </w:pPr>
            <w:proofErr w:type="spellStart"/>
            <w:r w:rsidRPr="00042A4E">
              <w:rPr>
                <w:rFonts w:ascii="Google Sans" w:eastAsia="Times New Roman" w:hAnsi="Google Sans" w:cs="Arial"/>
                <w:b/>
                <w:bCs/>
                <w:color w:val="FFFFFF" w:themeColor="background1"/>
                <w:kern w:val="24"/>
                <w:sz w:val="22"/>
                <w:lang w:val="en-US" w:eastAsia="nl-NL"/>
              </w:rPr>
              <w:t>Cappricia</w:t>
            </w:r>
            <w:proofErr w:type="spellEnd"/>
          </w:p>
          <w:p w14:paraId="11FF1F05" w14:textId="77777777" w:rsidR="00042A4E" w:rsidRPr="00042A4E" w:rsidRDefault="00042A4E" w:rsidP="004D6B1C">
            <w:pPr>
              <w:spacing w:line="300" w:lineRule="auto"/>
              <w:jc w:val="center"/>
              <w:rPr>
                <w:rFonts w:ascii="Arial" w:eastAsia="Times New Roman" w:hAnsi="Arial" w:cs="Arial"/>
                <w:sz w:val="22"/>
                <w:lang w:val="en-US" w:eastAsia="nl-NL"/>
              </w:rPr>
            </w:pPr>
            <w:r w:rsidRPr="00042A4E">
              <w:rPr>
                <w:rFonts w:ascii="Google Sans" w:eastAsia="Times New Roman" w:hAnsi="Google Sans" w:cs="Arial"/>
                <w:b/>
                <w:bCs/>
                <w:color w:val="FFFFFF" w:themeColor="background1"/>
                <w:kern w:val="24"/>
                <w:sz w:val="22"/>
                <w:lang w:val="en-US" w:eastAsia="nl-NL"/>
              </w:rPr>
              <w:t>SNV + SG(2,15,2), 33v</w:t>
            </w:r>
          </w:p>
          <w:p w14:paraId="0355BDCA" w14:textId="77777777" w:rsidR="00042A4E" w:rsidRPr="00042A4E" w:rsidRDefault="00042A4E" w:rsidP="004D6B1C">
            <w:pPr>
              <w:spacing w:line="300" w:lineRule="auto"/>
              <w:jc w:val="center"/>
              <w:rPr>
                <w:rFonts w:ascii="Arial" w:eastAsia="Times New Roman" w:hAnsi="Arial" w:cs="Arial"/>
                <w:sz w:val="22"/>
                <w:lang w:val="en-US" w:eastAsia="nl-NL"/>
              </w:rPr>
            </w:pPr>
            <w:r w:rsidRPr="00042A4E">
              <w:rPr>
                <w:rFonts w:ascii="Google Sans" w:eastAsia="Times New Roman" w:hAnsi="Google Sans" w:cs="Arial"/>
                <w:b/>
                <w:bCs/>
                <w:color w:val="FFFFFF" w:themeColor="background1"/>
                <w:kern w:val="24"/>
                <w:sz w:val="22"/>
                <w:lang w:val="en-US" w:eastAsia="nl-NL"/>
              </w:rPr>
              <w:t>Label 2</w:t>
            </w:r>
          </w:p>
        </w:tc>
        <w:tc>
          <w:tcPr>
            <w:tcW w:w="868"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Change w:id="993" w:author="Chauhan, Aneesh" w:date="2023-12-28T15:01:00Z">
              <w:tcPr>
                <w:tcW w:w="709" w:type="dxa"/>
                <w:tcBorders>
                  <w:top w:val="nil"/>
                  <w:left w:val="nil"/>
                  <w:bottom w:val="single" w:sz="18" w:space="0" w:color="FFFFFF" w:themeColor="background1"/>
                  <w:right w:val="nil"/>
                </w:tcBorders>
                <w:shd w:val="clear" w:color="auto" w:fill="005172"/>
                <w:tcMar>
                  <w:top w:w="15" w:type="dxa"/>
                  <w:left w:w="42" w:type="dxa"/>
                  <w:bottom w:w="0" w:type="dxa"/>
                  <w:right w:w="42" w:type="dxa"/>
                </w:tcMar>
                <w:vAlign w:val="center"/>
                <w:hideMark/>
              </w:tcPr>
            </w:tcPrChange>
          </w:tcPr>
          <w:p w14:paraId="0B5E9FFD" w14:textId="77777777" w:rsidR="00042A4E" w:rsidRPr="00042A4E" w:rsidRDefault="00042A4E" w:rsidP="2EABC22C">
            <w:pPr>
              <w:spacing w:line="300" w:lineRule="auto"/>
              <w:jc w:val="center"/>
              <w:rPr>
                <w:rFonts w:ascii="Arial" w:eastAsia="Times New Roman" w:hAnsi="Arial" w:cs="Arial"/>
                <w:sz w:val="22"/>
                <w:lang w:eastAsia="nl-NL"/>
              </w:rPr>
            </w:pPr>
            <w:commentRangeStart w:id="994"/>
            <w:commentRangeStart w:id="995"/>
            <w:proofErr w:type="spellStart"/>
            <w:r w:rsidRPr="2EABC22C">
              <w:rPr>
                <w:rFonts w:asciiTheme="minorHAnsi" w:eastAsia="Times New Roman" w:cs="Arial"/>
                <w:b/>
                <w:bCs/>
                <w:color w:val="FFFFFF" w:themeColor="light1"/>
                <w:kern w:val="24"/>
                <w:sz w:val="22"/>
                <w:lang w:eastAsia="nl-NL"/>
              </w:rPr>
              <w:t>Provine</w:t>
            </w:r>
            <w:proofErr w:type="spellEnd"/>
          </w:p>
          <w:p w14:paraId="482C69D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Raw</w:t>
            </w:r>
            <w:proofErr w:type="spellEnd"/>
            <w:r w:rsidRPr="00042A4E">
              <w:rPr>
                <w:rFonts w:asciiTheme="minorHAnsi" w:eastAsia="Times New Roman" w:cs="Arial"/>
                <w:b/>
                <w:bCs/>
                <w:color w:val="FFFFFF" w:themeColor="light1"/>
                <w:kern w:val="24"/>
                <w:sz w:val="22"/>
                <w:lang w:eastAsia="nl-NL"/>
              </w:rPr>
              <w:t>, 14v</w:t>
            </w:r>
          </w:p>
          <w:p w14:paraId="6AE4B757" w14:textId="77777777" w:rsidR="00042A4E" w:rsidRPr="00042A4E" w:rsidRDefault="00042A4E" w:rsidP="2EABC22C">
            <w:pPr>
              <w:spacing w:line="300" w:lineRule="auto"/>
              <w:jc w:val="center"/>
              <w:rPr>
                <w:rFonts w:ascii="Arial" w:eastAsia="Times New Roman" w:hAnsi="Arial" w:cs="Arial"/>
                <w:sz w:val="22"/>
                <w:lang w:eastAsia="nl-NL"/>
              </w:rPr>
            </w:pPr>
            <w:r w:rsidRPr="2EABC22C">
              <w:rPr>
                <w:rFonts w:asciiTheme="minorHAnsi" w:eastAsia="Times New Roman" w:cs="Arial"/>
                <w:b/>
                <w:bCs/>
                <w:color w:val="FFFFFF" w:themeColor="light1"/>
                <w:kern w:val="24"/>
                <w:sz w:val="22"/>
                <w:lang w:eastAsia="nl-NL"/>
              </w:rPr>
              <w:t>Label 3</w:t>
            </w:r>
            <w:commentRangeEnd w:id="994"/>
            <w:r w:rsidR="005540FF">
              <w:rPr>
                <w:rStyle w:val="CommentReference"/>
              </w:rPr>
              <w:commentReference w:id="994"/>
            </w:r>
            <w:commentRangeEnd w:id="995"/>
            <w:r>
              <w:rPr>
                <w:rStyle w:val="CommentReference"/>
              </w:rPr>
              <w:commentReference w:id="995"/>
            </w:r>
          </w:p>
          <w:p w14:paraId="635A6FD3"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 </w:t>
            </w:r>
          </w:p>
        </w:tc>
        <w:tc>
          <w:tcPr>
            <w:tcW w:w="1237"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Change w:id="996" w:author="Chauhan, Aneesh" w:date="2023-12-28T15:01:00Z">
              <w:tcPr>
                <w:tcW w:w="1417" w:type="dxa"/>
                <w:gridSpan w:val="2"/>
                <w:tcBorders>
                  <w:top w:val="nil"/>
                  <w:left w:val="nil"/>
                  <w:bottom w:val="single" w:sz="18" w:space="0" w:color="FFFFFF" w:themeColor="background1"/>
                  <w:right w:val="nil"/>
                </w:tcBorders>
                <w:shd w:val="clear" w:color="auto" w:fill="005172"/>
                <w:tcMar>
                  <w:top w:w="15" w:type="dxa"/>
                  <w:left w:w="42" w:type="dxa"/>
                  <w:bottom w:w="0" w:type="dxa"/>
                  <w:right w:w="42" w:type="dxa"/>
                </w:tcMar>
                <w:vAlign w:val="center"/>
                <w:hideMark/>
              </w:tcPr>
            </w:tcPrChange>
          </w:tcPr>
          <w:p w14:paraId="1F80EF29"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Provine</w:t>
            </w:r>
            <w:proofErr w:type="spellEnd"/>
            <w:r w:rsidRPr="00042A4E">
              <w:rPr>
                <w:rFonts w:asciiTheme="minorHAnsi" w:eastAsia="Times New Roman" w:cs="Arial"/>
                <w:b/>
                <w:bCs/>
                <w:color w:val="FFFFFF" w:themeColor="light1"/>
                <w:kern w:val="24"/>
                <w:sz w:val="22"/>
                <w:lang w:eastAsia="nl-NL"/>
              </w:rPr>
              <w:t xml:space="preserve"> </w:t>
            </w:r>
          </w:p>
          <w:p w14:paraId="3063B4E3"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SNV, 13v</w:t>
            </w:r>
            <w:r w:rsidRPr="00042A4E">
              <w:rPr>
                <w:rFonts w:asciiTheme="minorHAnsi" w:eastAsia="Times New Roman" w:cs="Arial"/>
                <w:b/>
                <w:bCs/>
                <w:color w:val="FFFFFF" w:themeColor="light1"/>
                <w:kern w:val="24"/>
                <w:sz w:val="22"/>
                <w:lang w:eastAsia="nl-NL"/>
              </w:rPr>
              <w:t> </w:t>
            </w:r>
          </w:p>
          <w:p w14:paraId="7C1F3CC1"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Calibri" w:cs="Times New Roman"/>
                <w:b/>
                <w:bCs/>
                <w:color w:val="FFFFFF" w:themeColor="light1"/>
                <w:kern w:val="24"/>
                <w:sz w:val="22"/>
                <w:lang w:eastAsia="nl-NL"/>
              </w:rPr>
              <w:t>Label 2</w:t>
            </w:r>
          </w:p>
        </w:tc>
        <w:tc>
          <w:tcPr>
            <w:tcW w:w="881"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Change w:id="997" w:author="Chauhan, Aneesh" w:date="2023-12-28T15:01:00Z">
              <w:tcPr>
                <w:tcW w:w="967" w:type="dxa"/>
                <w:gridSpan w:val="2"/>
                <w:tcBorders>
                  <w:top w:val="nil"/>
                  <w:left w:val="nil"/>
                  <w:bottom w:val="single" w:sz="18" w:space="0" w:color="FFFFFF" w:themeColor="background1"/>
                  <w:right w:val="nil"/>
                </w:tcBorders>
                <w:shd w:val="clear" w:color="auto" w:fill="005172"/>
                <w:tcMar>
                  <w:top w:w="15" w:type="dxa"/>
                  <w:left w:w="42" w:type="dxa"/>
                  <w:bottom w:w="0" w:type="dxa"/>
                  <w:right w:w="42" w:type="dxa"/>
                </w:tcMar>
                <w:vAlign w:val="center"/>
                <w:hideMark/>
              </w:tcPr>
            </w:tcPrChange>
          </w:tcPr>
          <w:p w14:paraId="556AC59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Calibri" w:cs="Times New Roman"/>
                <w:b/>
                <w:bCs/>
                <w:color w:val="FFFFFF" w:themeColor="light1"/>
                <w:kern w:val="24"/>
                <w:sz w:val="22"/>
                <w:lang w:eastAsia="nl-NL"/>
              </w:rPr>
              <w:t>Brioso</w:t>
            </w:r>
            <w:proofErr w:type="spellEnd"/>
          </w:p>
          <w:p w14:paraId="7C2A963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Calibri" w:cs="Times New Roman"/>
                <w:b/>
                <w:bCs/>
                <w:color w:val="FFFFFF" w:themeColor="light1"/>
                <w:kern w:val="24"/>
                <w:sz w:val="22"/>
                <w:lang w:eastAsia="nl-NL"/>
              </w:rPr>
              <w:t>Raw</w:t>
            </w:r>
            <w:proofErr w:type="spellEnd"/>
            <w:r w:rsidRPr="00042A4E">
              <w:rPr>
                <w:rFonts w:asciiTheme="minorHAnsi" w:eastAsia="Calibri" w:cs="Times New Roman"/>
                <w:b/>
                <w:bCs/>
                <w:color w:val="FFFFFF" w:themeColor="light1"/>
                <w:kern w:val="24"/>
                <w:sz w:val="22"/>
                <w:lang w:eastAsia="nl-NL"/>
              </w:rPr>
              <w:t>, 18v</w:t>
            </w:r>
          </w:p>
          <w:p w14:paraId="08D1481F"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Calibri" w:cs="Times New Roman"/>
                <w:b/>
                <w:bCs/>
                <w:color w:val="FFFFFF" w:themeColor="light1"/>
                <w:kern w:val="24"/>
                <w:sz w:val="22"/>
                <w:lang w:eastAsia="nl-NL"/>
              </w:rPr>
              <w:t>Label 2</w:t>
            </w:r>
          </w:p>
        </w:tc>
        <w:tc>
          <w:tcPr>
            <w:tcW w:w="1470"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Change w:id="998" w:author="Chauhan, Aneesh" w:date="2023-12-28T15:01:00Z">
              <w:tcPr>
                <w:tcW w:w="1566" w:type="dxa"/>
                <w:gridSpan w:val="2"/>
                <w:tcBorders>
                  <w:top w:val="nil"/>
                  <w:left w:val="nil"/>
                  <w:bottom w:val="single" w:sz="18" w:space="0" w:color="FFFFFF" w:themeColor="background1"/>
                  <w:right w:val="nil"/>
                </w:tcBorders>
                <w:shd w:val="clear" w:color="auto" w:fill="005172"/>
                <w:tcMar>
                  <w:top w:w="15" w:type="dxa"/>
                  <w:left w:w="42" w:type="dxa"/>
                  <w:bottom w:w="0" w:type="dxa"/>
                  <w:right w:w="42" w:type="dxa"/>
                </w:tcMar>
                <w:vAlign w:val="center"/>
                <w:hideMark/>
              </w:tcPr>
            </w:tcPrChange>
          </w:tcPr>
          <w:p w14:paraId="5F2A892D" w14:textId="77777777" w:rsidR="00042A4E" w:rsidRPr="00574BFF" w:rsidRDefault="00042A4E" w:rsidP="004D6B1C">
            <w:pPr>
              <w:spacing w:line="300" w:lineRule="auto"/>
              <w:jc w:val="center"/>
              <w:rPr>
                <w:rFonts w:ascii="Arial" w:eastAsia="Times New Roman" w:hAnsi="Arial" w:cs="Arial"/>
                <w:sz w:val="20"/>
                <w:szCs w:val="20"/>
                <w:lang w:val="en-US" w:eastAsia="nl-NL"/>
              </w:rPr>
            </w:pPr>
            <w:r w:rsidRPr="73083DBA">
              <w:rPr>
                <w:rFonts w:asciiTheme="minorHAnsi" w:eastAsia="Times New Roman" w:cs="Arial"/>
                <w:b/>
                <w:bCs/>
                <w:color w:val="FFFFFF" w:themeColor="light1"/>
                <w:kern w:val="24"/>
                <w:sz w:val="20"/>
                <w:szCs w:val="20"/>
                <w:lang w:val="en-US" w:eastAsia="nl-NL"/>
              </w:rPr>
              <w:t>Global model</w:t>
            </w:r>
          </w:p>
          <w:p w14:paraId="7DDD6F64" w14:textId="77777777" w:rsidR="00042A4E" w:rsidRPr="00574BFF" w:rsidRDefault="00042A4E" w:rsidP="004D6B1C">
            <w:pPr>
              <w:spacing w:line="300" w:lineRule="auto"/>
              <w:jc w:val="center"/>
              <w:rPr>
                <w:rFonts w:ascii="Arial" w:eastAsia="Times New Roman" w:hAnsi="Arial" w:cs="Arial"/>
                <w:sz w:val="36"/>
                <w:szCs w:val="36"/>
                <w:lang w:val="en-US" w:eastAsia="nl-NL"/>
              </w:rPr>
            </w:pPr>
            <w:r w:rsidRPr="00574BFF">
              <w:rPr>
                <w:rFonts w:asciiTheme="minorHAnsi" w:eastAsia="Times New Roman" w:cs="Arial"/>
                <w:b/>
                <w:bCs/>
                <w:color w:val="FFFFFF" w:themeColor="light1"/>
                <w:kern w:val="24"/>
                <w:sz w:val="16"/>
                <w:szCs w:val="16"/>
                <w:lang w:val="en-US" w:eastAsia="nl-NL"/>
              </w:rPr>
              <w:t>SNV, (</w:t>
            </w:r>
            <w:proofErr w:type="spellStart"/>
            <w:r w:rsidRPr="00574BFF">
              <w:rPr>
                <w:rFonts w:asciiTheme="minorHAnsi" w:eastAsia="Times New Roman" w:cs="Arial"/>
                <w:b/>
                <w:bCs/>
                <w:color w:val="FFFFFF" w:themeColor="light1"/>
                <w:kern w:val="24"/>
                <w:sz w:val="16"/>
                <w:szCs w:val="16"/>
                <w:lang w:val="en-US" w:eastAsia="nl-NL"/>
              </w:rPr>
              <w:t>Cap+Pro</w:t>
            </w:r>
            <w:proofErr w:type="spellEnd"/>
            <w:r w:rsidRPr="00574BFF">
              <w:rPr>
                <w:rFonts w:asciiTheme="minorHAnsi" w:eastAsia="Times New Roman" w:cs="Arial"/>
                <w:b/>
                <w:bCs/>
                <w:color w:val="FFFFFF" w:themeColor="light1"/>
                <w:kern w:val="24"/>
                <w:sz w:val="16"/>
                <w:szCs w:val="16"/>
                <w:lang w:val="en-US" w:eastAsia="nl-NL"/>
              </w:rPr>
              <w:t>)</w:t>
            </w:r>
          </w:p>
          <w:p w14:paraId="33074CA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6v</w:t>
            </w:r>
          </w:p>
          <w:p w14:paraId="3A15AB11"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Label 2</w:t>
            </w:r>
          </w:p>
          <w:p w14:paraId="6C508EA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eastAsia="nl-NL"/>
              </w:rPr>
              <w:t> </w:t>
            </w:r>
          </w:p>
        </w:tc>
      </w:tr>
      <w:tr w:rsidR="00775E78" w:rsidRPr="00574BFF" w14:paraId="6AFBDD70" w14:textId="77777777" w:rsidTr="2EABC22C">
        <w:trPr>
          <w:trHeight w:val="381"/>
        </w:trPr>
        <w:tc>
          <w:tcPr>
            <w:tcW w:w="1809" w:type="dxa"/>
            <w:tcBorders>
              <w:top w:val="single" w:sz="4" w:space="0" w:color="auto"/>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6B84CFC"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Accuracy</w:t>
            </w:r>
            <w:proofErr w:type="spellEnd"/>
          </w:p>
        </w:tc>
        <w:tc>
          <w:tcPr>
            <w:tcW w:w="933" w:type="dxa"/>
            <w:tcBorders>
              <w:top w:val="single" w:sz="4" w:space="0" w:color="auto"/>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576E3EB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0.83</w:t>
            </w:r>
          </w:p>
        </w:tc>
        <w:tc>
          <w:tcPr>
            <w:tcW w:w="1278"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3B687375"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yellow"/>
                <w:lang w:eastAsia="nl-NL"/>
              </w:rPr>
              <w:t>0.84</w:t>
            </w:r>
          </w:p>
        </w:tc>
        <w:tc>
          <w:tcPr>
            <w:tcW w:w="868"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312210D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0.71</w:t>
            </w:r>
          </w:p>
        </w:tc>
        <w:tc>
          <w:tcPr>
            <w:tcW w:w="1237"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02ECF0E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cyan"/>
                <w:lang w:eastAsia="nl-NL"/>
              </w:rPr>
              <w:t>0.71</w:t>
            </w:r>
          </w:p>
        </w:tc>
        <w:tc>
          <w:tcPr>
            <w:tcW w:w="881"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56E3B8B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0.66</w:t>
            </w:r>
          </w:p>
        </w:tc>
        <w:tc>
          <w:tcPr>
            <w:tcW w:w="1470"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1B6774E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yellow"/>
                <w:lang w:eastAsia="nl-NL"/>
              </w:rPr>
              <w:t>0.70</w:t>
            </w:r>
          </w:p>
        </w:tc>
      </w:tr>
      <w:tr w:rsidR="00042A4E" w:rsidRPr="00574BFF" w14:paraId="6D9DFCD2" w14:textId="77777777" w:rsidTr="2EABC22C">
        <w:trPr>
          <w:trHeight w:val="381"/>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6E8B0366"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Sensitivity</w:t>
            </w:r>
            <w:proofErr w:type="spellEnd"/>
            <w:r w:rsidRPr="00574BFF">
              <w:rPr>
                <w:rFonts w:eastAsia="Times New Roman" w:cs="Arial"/>
                <w:kern w:val="24"/>
                <w:sz w:val="16"/>
                <w:szCs w:val="16"/>
                <w:lang w:eastAsia="nl-NL"/>
              </w:rPr>
              <w:t xml:space="preserve"> or </w:t>
            </w:r>
            <w:proofErr w:type="spellStart"/>
            <w:r w:rsidRPr="00574BFF">
              <w:rPr>
                <w:rFonts w:eastAsia="Times New Roman" w:cs="Arial"/>
                <w:kern w:val="24"/>
                <w:sz w:val="16"/>
                <w:szCs w:val="16"/>
                <w:lang w:eastAsia="nl-NL"/>
              </w:rPr>
              <w:t>recall</w:t>
            </w:r>
            <w:proofErr w:type="spellEnd"/>
          </w:p>
        </w:tc>
        <w:tc>
          <w:tcPr>
            <w:tcW w:w="933"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660E637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278" w:type="dxa"/>
            <w:tcBorders>
              <w:top w:val="nil"/>
              <w:left w:val="nil"/>
              <w:bottom w:val="nil"/>
              <w:right w:val="nil"/>
            </w:tcBorders>
            <w:shd w:val="clear" w:color="auto" w:fill="CBD0D5"/>
            <w:tcMar>
              <w:top w:w="15" w:type="dxa"/>
              <w:left w:w="42" w:type="dxa"/>
              <w:bottom w:w="0" w:type="dxa"/>
              <w:right w:w="42" w:type="dxa"/>
            </w:tcMar>
            <w:vAlign w:val="center"/>
            <w:hideMark/>
          </w:tcPr>
          <w:p w14:paraId="510B303D"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yellow"/>
                <w:lang w:eastAsia="nl-NL"/>
              </w:rPr>
              <w:t>0.71</w:t>
            </w:r>
          </w:p>
        </w:tc>
        <w:tc>
          <w:tcPr>
            <w:tcW w:w="868" w:type="dxa"/>
            <w:tcBorders>
              <w:top w:val="nil"/>
              <w:left w:val="nil"/>
              <w:bottom w:val="nil"/>
              <w:right w:val="nil"/>
            </w:tcBorders>
            <w:shd w:val="clear" w:color="auto" w:fill="CBD0D5"/>
            <w:tcMar>
              <w:top w:w="15" w:type="dxa"/>
              <w:left w:w="42" w:type="dxa"/>
              <w:bottom w:w="0" w:type="dxa"/>
              <w:right w:w="42" w:type="dxa"/>
            </w:tcMar>
            <w:vAlign w:val="center"/>
            <w:hideMark/>
          </w:tcPr>
          <w:p w14:paraId="354663B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0.08</w:t>
            </w:r>
          </w:p>
        </w:tc>
        <w:tc>
          <w:tcPr>
            <w:tcW w:w="1237" w:type="dxa"/>
            <w:tcBorders>
              <w:top w:val="nil"/>
              <w:left w:val="nil"/>
              <w:bottom w:val="nil"/>
              <w:right w:val="nil"/>
            </w:tcBorders>
            <w:shd w:val="clear" w:color="auto" w:fill="CBD0D5"/>
            <w:tcMar>
              <w:top w:w="15" w:type="dxa"/>
              <w:left w:w="42" w:type="dxa"/>
              <w:bottom w:w="0" w:type="dxa"/>
              <w:right w:w="42" w:type="dxa"/>
            </w:tcMar>
            <w:vAlign w:val="center"/>
            <w:hideMark/>
          </w:tcPr>
          <w:p w14:paraId="686CF96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cyan"/>
                <w:lang w:eastAsia="nl-NL"/>
              </w:rPr>
              <w:t>0.76</w:t>
            </w:r>
          </w:p>
        </w:tc>
        <w:tc>
          <w:tcPr>
            <w:tcW w:w="881" w:type="dxa"/>
            <w:tcBorders>
              <w:top w:val="nil"/>
              <w:left w:val="nil"/>
              <w:bottom w:val="nil"/>
              <w:right w:val="nil"/>
            </w:tcBorders>
            <w:shd w:val="clear" w:color="auto" w:fill="CBD0D5"/>
            <w:tcMar>
              <w:top w:w="15" w:type="dxa"/>
              <w:left w:w="42" w:type="dxa"/>
              <w:bottom w:w="0" w:type="dxa"/>
              <w:right w:w="42" w:type="dxa"/>
            </w:tcMar>
            <w:vAlign w:val="center"/>
            <w:hideMark/>
          </w:tcPr>
          <w:p w14:paraId="37A83FDB"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0.43</w:t>
            </w:r>
          </w:p>
        </w:tc>
        <w:tc>
          <w:tcPr>
            <w:tcW w:w="1470" w:type="dxa"/>
            <w:tcBorders>
              <w:top w:val="nil"/>
              <w:left w:val="nil"/>
              <w:bottom w:val="nil"/>
              <w:right w:val="nil"/>
            </w:tcBorders>
            <w:shd w:val="clear" w:color="auto" w:fill="CBD0D5"/>
            <w:tcMar>
              <w:top w:w="15" w:type="dxa"/>
              <w:left w:w="42" w:type="dxa"/>
              <w:bottom w:w="0" w:type="dxa"/>
              <w:right w:w="42" w:type="dxa"/>
            </w:tcMar>
            <w:vAlign w:val="center"/>
            <w:hideMark/>
          </w:tcPr>
          <w:p w14:paraId="2902DB2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yellow"/>
                <w:lang w:eastAsia="nl-NL"/>
              </w:rPr>
              <w:t>0.81</w:t>
            </w:r>
          </w:p>
        </w:tc>
      </w:tr>
      <w:tr w:rsidR="00042A4E" w:rsidRPr="00574BFF" w14:paraId="32426A08" w14:textId="77777777" w:rsidTr="2EABC22C">
        <w:trPr>
          <w:trHeight w:val="381"/>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60F8F115"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Specificity</w:t>
            </w:r>
          </w:p>
        </w:tc>
        <w:tc>
          <w:tcPr>
            <w:tcW w:w="933"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4945A8F1"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0.64</w:t>
            </w:r>
          </w:p>
        </w:tc>
        <w:tc>
          <w:tcPr>
            <w:tcW w:w="1278" w:type="dxa"/>
            <w:tcBorders>
              <w:top w:val="nil"/>
              <w:left w:val="nil"/>
              <w:bottom w:val="nil"/>
              <w:right w:val="nil"/>
            </w:tcBorders>
            <w:shd w:val="clear" w:color="auto" w:fill="E7E9EB"/>
            <w:tcMar>
              <w:top w:w="15" w:type="dxa"/>
              <w:left w:w="42" w:type="dxa"/>
              <w:bottom w:w="0" w:type="dxa"/>
              <w:right w:w="42" w:type="dxa"/>
            </w:tcMar>
            <w:vAlign w:val="center"/>
            <w:hideMark/>
          </w:tcPr>
          <w:p w14:paraId="106EF82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yellow"/>
                <w:lang w:eastAsia="nl-NL"/>
              </w:rPr>
              <w:t>0.89</w:t>
            </w:r>
          </w:p>
        </w:tc>
        <w:tc>
          <w:tcPr>
            <w:tcW w:w="868" w:type="dxa"/>
            <w:tcBorders>
              <w:top w:val="nil"/>
              <w:left w:val="nil"/>
              <w:bottom w:val="nil"/>
              <w:right w:val="nil"/>
            </w:tcBorders>
            <w:shd w:val="clear" w:color="auto" w:fill="E7E9EB"/>
            <w:tcMar>
              <w:top w:w="15" w:type="dxa"/>
              <w:left w:w="42" w:type="dxa"/>
              <w:bottom w:w="0" w:type="dxa"/>
              <w:right w:w="42" w:type="dxa"/>
            </w:tcMar>
            <w:vAlign w:val="center"/>
            <w:hideMark/>
          </w:tcPr>
          <w:p w14:paraId="0C319D8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0.97</w:t>
            </w:r>
          </w:p>
        </w:tc>
        <w:tc>
          <w:tcPr>
            <w:tcW w:w="1237" w:type="dxa"/>
            <w:tcBorders>
              <w:top w:val="nil"/>
              <w:left w:val="nil"/>
              <w:bottom w:val="nil"/>
              <w:right w:val="nil"/>
            </w:tcBorders>
            <w:shd w:val="clear" w:color="auto" w:fill="E7E9EB"/>
            <w:tcMar>
              <w:top w:w="15" w:type="dxa"/>
              <w:left w:w="42" w:type="dxa"/>
              <w:bottom w:w="0" w:type="dxa"/>
              <w:right w:w="42" w:type="dxa"/>
            </w:tcMar>
            <w:vAlign w:val="center"/>
            <w:hideMark/>
          </w:tcPr>
          <w:p w14:paraId="6675C6F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cyan"/>
                <w:lang w:val="en-US" w:eastAsia="nl-NL"/>
              </w:rPr>
              <w:t>0.65</w:t>
            </w:r>
          </w:p>
        </w:tc>
        <w:tc>
          <w:tcPr>
            <w:tcW w:w="881" w:type="dxa"/>
            <w:tcBorders>
              <w:top w:val="nil"/>
              <w:left w:val="nil"/>
              <w:bottom w:val="nil"/>
              <w:right w:val="nil"/>
            </w:tcBorders>
            <w:shd w:val="clear" w:color="auto" w:fill="E7E9EB"/>
            <w:tcMar>
              <w:top w:w="15" w:type="dxa"/>
              <w:left w:w="42" w:type="dxa"/>
              <w:bottom w:w="0" w:type="dxa"/>
              <w:right w:w="42" w:type="dxa"/>
            </w:tcMar>
            <w:vAlign w:val="center"/>
            <w:hideMark/>
          </w:tcPr>
          <w:p w14:paraId="4F5FF4E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0.88</w:t>
            </w:r>
          </w:p>
        </w:tc>
        <w:tc>
          <w:tcPr>
            <w:tcW w:w="1470" w:type="dxa"/>
            <w:tcBorders>
              <w:top w:val="nil"/>
              <w:left w:val="nil"/>
              <w:bottom w:val="nil"/>
              <w:right w:val="nil"/>
            </w:tcBorders>
            <w:shd w:val="clear" w:color="auto" w:fill="E7E9EB"/>
            <w:tcMar>
              <w:top w:w="15" w:type="dxa"/>
              <w:left w:w="42" w:type="dxa"/>
              <w:bottom w:w="0" w:type="dxa"/>
              <w:right w:w="42" w:type="dxa"/>
            </w:tcMar>
            <w:vAlign w:val="center"/>
            <w:hideMark/>
          </w:tcPr>
          <w:p w14:paraId="22E47AA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yellow"/>
                <w:lang w:val="en-US" w:eastAsia="nl-NL"/>
              </w:rPr>
              <w:t>0.58</w:t>
            </w:r>
          </w:p>
        </w:tc>
      </w:tr>
      <w:tr w:rsidR="00042A4E" w:rsidRPr="00574BFF" w14:paraId="50BDEA4D" w14:textId="77777777" w:rsidTr="2EABC22C">
        <w:trPr>
          <w:trHeight w:val="381"/>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8EA77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lastRenderedPageBreak/>
              <w:t>Precision</w:t>
            </w:r>
          </w:p>
        </w:tc>
        <w:tc>
          <w:tcPr>
            <w:tcW w:w="933"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15E6AFE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278" w:type="dxa"/>
            <w:tcBorders>
              <w:top w:val="nil"/>
              <w:left w:val="nil"/>
              <w:bottom w:val="nil"/>
              <w:right w:val="nil"/>
            </w:tcBorders>
            <w:shd w:val="clear" w:color="auto" w:fill="CBD0D5"/>
            <w:tcMar>
              <w:top w:w="15" w:type="dxa"/>
              <w:left w:w="42" w:type="dxa"/>
              <w:bottom w:w="0" w:type="dxa"/>
              <w:right w:w="42" w:type="dxa"/>
            </w:tcMar>
            <w:vAlign w:val="center"/>
            <w:hideMark/>
          </w:tcPr>
          <w:p w14:paraId="4DF7EE6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yellow"/>
                <w:lang w:eastAsia="nl-NL"/>
              </w:rPr>
              <w:t>0.71</w:t>
            </w:r>
          </w:p>
        </w:tc>
        <w:tc>
          <w:tcPr>
            <w:tcW w:w="868" w:type="dxa"/>
            <w:tcBorders>
              <w:top w:val="nil"/>
              <w:left w:val="nil"/>
              <w:bottom w:val="nil"/>
              <w:right w:val="nil"/>
            </w:tcBorders>
            <w:shd w:val="clear" w:color="auto" w:fill="CBD0D5"/>
            <w:tcMar>
              <w:top w:w="15" w:type="dxa"/>
              <w:left w:w="42" w:type="dxa"/>
              <w:bottom w:w="0" w:type="dxa"/>
              <w:right w:w="42" w:type="dxa"/>
            </w:tcMar>
            <w:vAlign w:val="center"/>
            <w:hideMark/>
          </w:tcPr>
          <w:p w14:paraId="3B813D4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0.50</w:t>
            </w:r>
          </w:p>
        </w:tc>
        <w:tc>
          <w:tcPr>
            <w:tcW w:w="1237" w:type="dxa"/>
            <w:tcBorders>
              <w:top w:val="nil"/>
              <w:left w:val="nil"/>
              <w:bottom w:val="nil"/>
              <w:right w:val="nil"/>
            </w:tcBorders>
            <w:shd w:val="clear" w:color="auto" w:fill="CBD0D5"/>
            <w:tcMar>
              <w:top w:w="15" w:type="dxa"/>
              <w:left w:w="42" w:type="dxa"/>
              <w:bottom w:w="0" w:type="dxa"/>
              <w:right w:w="42" w:type="dxa"/>
            </w:tcMar>
            <w:vAlign w:val="center"/>
            <w:hideMark/>
          </w:tcPr>
          <w:p w14:paraId="6817D907"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cyan"/>
                <w:lang w:eastAsia="nl-NL"/>
              </w:rPr>
              <w:t>0.70</w:t>
            </w:r>
          </w:p>
        </w:tc>
        <w:tc>
          <w:tcPr>
            <w:tcW w:w="881" w:type="dxa"/>
            <w:tcBorders>
              <w:top w:val="nil"/>
              <w:left w:val="nil"/>
              <w:bottom w:val="nil"/>
              <w:right w:val="nil"/>
            </w:tcBorders>
            <w:shd w:val="clear" w:color="auto" w:fill="CBD0D5"/>
            <w:tcMar>
              <w:top w:w="15" w:type="dxa"/>
              <w:left w:w="42" w:type="dxa"/>
              <w:bottom w:w="0" w:type="dxa"/>
              <w:right w:w="42" w:type="dxa"/>
            </w:tcMar>
            <w:vAlign w:val="center"/>
            <w:hideMark/>
          </w:tcPr>
          <w:p w14:paraId="75EDC96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0.77</w:t>
            </w:r>
          </w:p>
        </w:tc>
        <w:tc>
          <w:tcPr>
            <w:tcW w:w="1470" w:type="dxa"/>
            <w:tcBorders>
              <w:top w:val="nil"/>
              <w:left w:val="nil"/>
              <w:bottom w:val="nil"/>
              <w:right w:val="nil"/>
            </w:tcBorders>
            <w:shd w:val="clear" w:color="auto" w:fill="CBD0D5"/>
            <w:tcMar>
              <w:top w:w="15" w:type="dxa"/>
              <w:left w:w="42" w:type="dxa"/>
              <w:bottom w:w="0" w:type="dxa"/>
              <w:right w:w="42" w:type="dxa"/>
            </w:tcMar>
            <w:vAlign w:val="center"/>
            <w:hideMark/>
          </w:tcPr>
          <w:p w14:paraId="3661607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yellow"/>
                <w:lang w:eastAsia="nl-NL"/>
              </w:rPr>
              <w:t>0.66</w:t>
            </w:r>
          </w:p>
        </w:tc>
      </w:tr>
      <w:tr w:rsidR="00042A4E" w:rsidRPr="00574BFF" w14:paraId="0CE64AF9" w14:textId="77777777" w:rsidTr="2EABC22C">
        <w:trPr>
          <w:trHeight w:val="381"/>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20D2739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Balanced accuracy</w:t>
            </w:r>
          </w:p>
        </w:tc>
        <w:tc>
          <w:tcPr>
            <w:tcW w:w="933"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44A9967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0.77</w:t>
            </w:r>
          </w:p>
        </w:tc>
        <w:tc>
          <w:tcPr>
            <w:tcW w:w="1278" w:type="dxa"/>
            <w:tcBorders>
              <w:top w:val="nil"/>
              <w:left w:val="nil"/>
              <w:bottom w:val="nil"/>
              <w:right w:val="nil"/>
            </w:tcBorders>
            <w:shd w:val="clear" w:color="auto" w:fill="E7E9EB"/>
            <w:tcMar>
              <w:top w:w="15" w:type="dxa"/>
              <w:left w:w="42" w:type="dxa"/>
              <w:bottom w:w="0" w:type="dxa"/>
              <w:right w:w="42" w:type="dxa"/>
            </w:tcMar>
            <w:vAlign w:val="center"/>
            <w:hideMark/>
          </w:tcPr>
          <w:p w14:paraId="38FD29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yellow"/>
                <w:lang w:eastAsia="nl-NL"/>
              </w:rPr>
              <w:t>0.80</w:t>
            </w:r>
          </w:p>
        </w:tc>
        <w:tc>
          <w:tcPr>
            <w:tcW w:w="868" w:type="dxa"/>
            <w:tcBorders>
              <w:top w:val="nil"/>
              <w:left w:val="nil"/>
              <w:bottom w:val="nil"/>
              <w:right w:val="nil"/>
            </w:tcBorders>
            <w:shd w:val="clear" w:color="auto" w:fill="E7E9EB"/>
            <w:tcMar>
              <w:top w:w="15" w:type="dxa"/>
              <w:left w:w="42" w:type="dxa"/>
              <w:bottom w:w="0" w:type="dxa"/>
              <w:right w:w="42" w:type="dxa"/>
            </w:tcMar>
            <w:vAlign w:val="center"/>
            <w:hideMark/>
          </w:tcPr>
          <w:p w14:paraId="631D5DF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0.52</w:t>
            </w:r>
          </w:p>
        </w:tc>
        <w:tc>
          <w:tcPr>
            <w:tcW w:w="1237" w:type="dxa"/>
            <w:tcBorders>
              <w:top w:val="nil"/>
              <w:left w:val="nil"/>
              <w:bottom w:val="nil"/>
              <w:right w:val="nil"/>
            </w:tcBorders>
            <w:shd w:val="clear" w:color="auto" w:fill="E7E9EB"/>
            <w:tcMar>
              <w:top w:w="15" w:type="dxa"/>
              <w:left w:w="42" w:type="dxa"/>
              <w:bottom w:w="0" w:type="dxa"/>
              <w:right w:w="42" w:type="dxa"/>
            </w:tcMar>
            <w:vAlign w:val="center"/>
            <w:hideMark/>
          </w:tcPr>
          <w:p w14:paraId="78AAE967"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cyan"/>
                <w:lang w:eastAsia="nl-NL"/>
              </w:rPr>
              <w:t>0.71</w:t>
            </w:r>
          </w:p>
        </w:tc>
        <w:tc>
          <w:tcPr>
            <w:tcW w:w="881" w:type="dxa"/>
            <w:tcBorders>
              <w:top w:val="nil"/>
              <w:left w:val="nil"/>
              <w:bottom w:val="nil"/>
              <w:right w:val="nil"/>
            </w:tcBorders>
            <w:shd w:val="clear" w:color="auto" w:fill="E7E9EB"/>
            <w:tcMar>
              <w:top w:w="15" w:type="dxa"/>
              <w:left w:w="42" w:type="dxa"/>
              <w:bottom w:w="0" w:type="dxa"/>
              <w:right w:w="42" w:type="dxa"/>
            </w:tcMar>
            <w:vAlign w:val="center"/>
            <w:hideMark/>
          </w:tcPr>
          <w:p w14:paraId="4FC90D5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1470" w:type="dxa"/>
            <w:tcBorders>
              <w:top w:val="nil"/>
              <w:left w:val="nil"/>
              <w:bottom w:val="nil"/>
              <w:right w:val="nil"/>
            </w:tcBorders>
            <w:shd w:val="clear" w:color="auto" w:fill="E7E9EB"/>
            <w:tcMar>
              <w:top w:w="15" w:type="dxa"/>
              <w:left w:w="42" w:type="dxa"/>
              <w:bottom w:w="0" w:type="dxa"/>
              <w:right w:w="42" w:type="dxa"/>
            </w:tcMar>
            <w:vAlign w:val="center"/>
            <w:hideMark/>
          </w:tcPr>
          <w:p w14:paraId="23E7C1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yellow"/>
                <w:lang w:eastAsia="nl-NL"/>
              </w:rPr>
              <w:t>0.70</w:t>
            </w:r>
          </w:p>
        </w:tc>
      </w:tr>
      <w:tr w:rsidR="00042A4E" w:rsidRPr="00574BFF" w14:paraId="557DFA2D" w14:textId="77777777" w:rsidTr="2EABC22C">
        <w:trPr>
          <w:trHeight w:val="296"/>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79D6E2D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Geometric mean</w:t>
            </w:r>
          </w:p>
        </w:tc>
        <w:tc>
          <w:tcPr>
            <w:tcW w:w="933"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43C9F8C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0.75</w:t>
            </w:r>
          </w:p>
        </w:tc>
        <w:tc>
          <w:tcPr>
            <w:tcW w:w="1278" w:type="dxa"/>
            <w:tcBorders>
              <w:top w:val="nil"/>
              <w:left w:val="nil"/>
              <w:bottom w:val="nil"/>
              <w:right w:val="nil"/>
            </w:tcBorders>
            <w:shd w:val="clear" w:color="auto" w:fill="CBD0D5"/>
            <w:tcMar>
              <w:top w:w="15" w:type="dxa"/>
              <w:left w:w="42" w:type="dxa"/>
              <w:bottom w:w="0" w:type="dxa"/>
              <w:right w:w="42" w:type="dxa"/>
            </w:tcMar>
            <w:vAlign w:val="center"/>
            <w:hideMark/>
          </w:tcPr>
          <w:p w14:paraId="365A931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0.79</w:t>
            </w:r>
          </w:p>
        </w:tc>
        <w:tc>
          <w:tcPr>
            <w:tcW w:w="868" w:type="dxa"/>
            <w:tcBorders>
              <w:top w:val="nil"/>
              <w:left w:val="nil"/>
              <w:bottom w:val="nil"/>
              <w:right w:val="nil"/>
            </w:tcBorders>
            <w:shd w:val="clear" w:color="auto" w:fill="CBD0D5"/>
            <w:tcMar>
              <w:top w:w="15" w:type="dxa"/>
              <w:left w:w="42" w:type="dxa"/>
              <w:bottom w:w="0" w:type="dxa"/>
              <w:right w:w="42" w:type="dxa"/>
            </w:tcMar>
            <w:vAlign w:val="center"/>
            <w:hideMark/>
          </w:tcPr>
          <w:p w14:paraId="4BC978D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0.27</w:t>
            </w:r>
          </w:p>
        </w:tc>
        <w:tc>
          <w:tcPr>
            <w:tcW w:w="1237" w:type="dxa"/>
            <w:tcBorders>
              <w:top w:val="nil"/>
              <w:left w:val="nil"/>
              <w:bottom w:val="nil"/>
              <w:right w:val="nil"/>
            </w:tcBorders>
            <w:shd w:val="clear" w:color="auto" w:fill="CBD0D5"/>
            <w:tcMar>
              <w:top w:w="15" w:type="dxa"/>
              <w:left w:w="42" w:type="dxa"/>
              <w:bottom w:w="0" w:type="dxa"/>
              <w:right w:w="42" w:type="dxa"/>
            </w:tcMar>
            <w:vAlign w:val="center"/>
            <w:hideMark/>
          </w:tcPr>
          <w:p w14:paraId="0B2D1B9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0.70</w:t>
            </w:r>
          </w:p>
        </w:tc>
        <w:tc>
          <w:tcPr>
            <w:tcW w:w="881" w:type="dxa"/>
            <w:tcBorders>
              <w:top w:val="nil"/>
              <w:left w:val="nil"/>
              <w:bottom w:val="nil"/>
              <w:right w:val="nil"/>
            </w:tcBorders>
            <w:shd w:val="clear" w:color="auto" w:fill="CBD0D5"/>
            <w:tcMar>
              <w:top w:w="15" w:type="dxa"/>
              <w:left w:w="42" w:type="dxa"/>
              <w:bottom w:w="0" w:type="dxa"/>
              <w:right w:w="42" w:type="dxa"/>
            </w:tcMar>
            <w:vAlign w:val="center"/>
            <w:hideMark/>
          </w:tcPr>
          <w:p w14:paraId="5C87F04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0.62</w:t>
            </w:r>
          </w:p>
        </w:tc>
        <w:tc>
          <w:tcPr>
            <w:tcW w:w="1470" w:type="dxa"/>
            <w:tcBorders>
              <w:top w:val="nil"/>
              <w:left w:val="nil"/>
              <w:bottom w:val="nil"/>
              <w:right w:val="nil"/>
            </w:tcBorders>
            <w:shd w:val="clear" w:color="auto" w:fill="CBD0D5"/>
            <w:tcMar>
              <w:top w:w="15" w:type="dxa"/>
              <w:left w:w="42" w:type="dxa"/>
              <w:bottom w:w="0" w:type="dxa"/>
              <w:right w:w="42" w:type="dxa"/>
            </w:tcMar>
            <w:vAlign w:val="center"/>
            <w:hideMark/>
          </w:tcPr>
          <w:p w14:paraId="2AE95C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0.69</w:t>
            </w:r>
          </w:p>
        </w:tc>
      </w:tr>
      <w:tr w:rsidR="00042A4E" w:rsidRPr="00574BFF" w14:paraId="1582A5BC" w14:textId="77777777" w:rsidTr="2EABC22C">
        <w:trPr>
          <w:trHeight w:val="296"/>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5CF36FC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F-measure</w:t>
            </w:r>
          </w:p>
        </w:tc>
        <w:tc>
          <w:tcPr>
            <w:tcW w:w="933"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02151B6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278" w:type="dxa"/>
            <w:tcBorders>
              <w:top w:val="nil"/>
              <w:left w:val="nil"/>
              <w:bottom w:val="nil"/>
              <w:right w:val="nil"/>
            </w:tcBorders>
            <w:shd w:val="clear" w:color="auto" w:fill="E7E9EB"/>
            <w:tcMar>
              <w:top w:w="15" w:type="dxa"/>
              <w:left w:w="42" w:type="dxa"/>
              <w:bottom w:w="0" w:type="dxa"/>
              <w:right w:w="42" w:type="dxa"/>
            </w:tcMar>
            <w:vAlign w:val="center"/>
            <w:hideMark/>
          </w:tcPr>
          <w:p w14:paraId="7EC9625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0.71</w:t>
            </w:r>
          </w:p>
        </w:tc>
        <w:tc>
          <w:tcPr>
            <w:tcW w:w="868" w:type="dxa"/>
            <w:tcBorders>
              <w:top w:val="nil"/>
              <w:left w:val="nil"/>
              <w:bottom w:val="nil"/>
              <w:right w:val="nil"/>
            </w:tcBorders>
            <w:shd w:val="clear" w:color="auto" w:fill="E7E9EB"/>
            <w:tcMar>
              <w:top w:w="15" w:type="dxa"/>
              <w:left w:w="42" w:type="dxa"/>
              <w:bottom w:w="0" w:type="dxa"/>
              <w:right w:w="42" w:type="dxa"/>
            </w:tcMar>
            <w:vAlign w:val="center"/>
            <w:hideMark/>
          </w:tcPr>
          <w:p w14:paraId="0ECF4DC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0.14</w:t>
            </w:r>
          </w:p>
        </w:tc>
        <w:tc>
          <w:tcPr>
            <w:tcW w:w="1237" w:type="dxa"/>
            <w:tcBorders>
              <w:top w:val="nil"/>
              <w:left w:val="nil"/>
              <w:bottom w:val="nil"/>
              <w:right w:val="nil"/>
            </w:tcBorders>
            <w:shd w:val="clear" w:color="auto" w:fill="E7E9EB"/>
            <w:tcMar>
              <w:top w:w="15" w:type="dxa"/>
              <w:left w:w="42" w:type="dxa"/>
              <w:bottom w:w="0" w:type="dxa"/>
              <w:right w:w="42" w:type="dxa"/>
            </w:tcMar>
            <w:vAlign w:val="center"/>
            <w:hideMark/>
          </w:tcPr>
          <w:p w14:paraId="41E67F9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0.73</w:t>
            </w:r>
          </w:p>
        </w:tc>
        <w:tc>
          <w:tcPr>
            <w:tcW w:w="881" w:type="dxa"/>
            <w:tcBorders>
              <w:top w:val="nil"/>
              <w:left w:val="nil"/>
              <w:bottom w:val="nil"/>
              <w:right w:val="nil"/>
            </w:tcBorders>
            <w:shd w:val="clear" w:color="auto" w:fill="E7E9EB"/>
            <w:tcMar>
              <w:top w:w="15" w:type="dxa"/>
              <w:left w:w="42" w:type="dxa"/>
              <w:bottom w:w="0" w:type="dxa"/>
              <w:right w:w="42" w:type="dxa"/>
            </w:tcMar>
            <w:vAlign w:val="center"/>
            <w:hideMark/>
          </w:tcPr>
          <w:p w14:paraId="42B895B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0.55</w:t>
            </w:r>
          </w:p>
        </w:tc>
        <w:tc>
          <w:tcPr>
            <w:tcW w:w="1470" w:type="dxa"/>
            <w:tcBorders>
              <w:top w:val="nil"/>
              <w:left w:val="nil"/>
              <w:bottom w:val="nil"/>
              <w:right w:val="nil"/>
            </w:tcBorders>
            <w:shd w:val="clear" w:color="auto" w:fill="E7E9EB"/>
            <w:tcMar>
              <w:top w:w="15" w:type="dxa"/>
              <w:left w:w="42" w:type="dxa"/>
              <w:bottom w:w="0" w:type="dxa"/>
              <w:right w:w="42" w:type="dxa"/>
            </w:tcMar>
            <w:vAlign w:val="center"/>
            <w:hideMark/>
          </w:tcPr>
          <w:p w14:paraId="51C88AD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0.73</w:t>
            </w:r>
          </w:p>
        </w:tc>
      </w:tr>
      <w:tr w:rsidR="00042A4E" w:rsidRPr="00574BFF" w14:paraId="680C10E5" w14:textId="77777777" w:rsidTr="2EABC22C">
        <w:trPr>
          <w:trHeight w:val="296"/>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501CD20C"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Youden’s</w:t>
            </w:r>
            <w:proofErr w:type="spellEnd"/>
            <w:r w:rsidRPr="00574BFF">
              <w:rPr>
                <w:rFonts w:eastAsia="Times New Roman" w:cs="Arial"/>
                <w:kern w:val="24"/>
                <w:sz w:val="16"/>
                <w:szCs w:val="16"/>
                <w:lang w:eastAsia="nl-NL"/>
              </w:rPr>
              <w:t xml:space="preserve"> Index</w:t>
            </w:r>
          </w:p>
        </w:tc>
        <w:tc>
          <w:tcPr>
            <w:tcW w:w="933"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7CB2EB6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0.53</w:t>
            </w:r>
          </w:p>
        </w:tc>
        <w:tc>
          <w:tcPr>
            <w:tcW w:w="1278" w:type="dxa"/>
            <w:tcBorders>
              <w:top w:val="nil"/>
              <w:left w:val="nil"/>
              <w:bottom w:val="nil"/>
              <w:right w:val="nil"/>
            </w:tcBorders>
            <w:shd w:val="clear" w:color="auto" w:fill="CBD0D5"/>
            <w:tcMar>
              <w:top w:w="15" w:type="dxa"/>
              <w:left w:w="42" w:type="dxa"/>
              <w:bottom w:w="0" w:type="dxa"/>
              <w:right w:w="42" w:type="dxa"/>
            </w:tcMar>
            <w:vAlign w:val="center"/>
            <w:hideMark/>
          </w:tcPr>
          <w:p w14:paraId="76FDAE7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0.60</w:t>
            </w:r>
          </w:p>
        </w:tc>
        <w:tc>
          <w:tcPr>
            <w:tcW w:w="868" w:type="dxa"/>
            <w:tcBorders>
              <w:top w:val="nil"/>
              <w:left w:val="nil"/>
              <w:bottom w:val="nil"/>
              <w:right w:val="nil"/>
            </w:tcBorders>
            <w:shd w:val="clear" w:color="auto" w:fill="CBD0D5"/>
            <w:tcMar>
              <w:top w:w="15" w:type="dxa"/>
              <w:left w:w="42" w:type="dxa"/>
              <w:bottom w:w="0" w:type="dxa"/>
              <w:right w:w="42" w:type="dxa"/>
            </w:tcMar>
            <w:vAlign w:val="center"/>
            <w:hideMark/>
          </w:tcPr>
          <w:p w14:paraId="7D1B53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0.05</w:t>
            </w:r>
          </w:p>
        </w:tc>
        <w:tc>
          <w:tcPr>
            <w:tcW w:w="1237" w:type="dxa"/>
            <w:tcBorders>
              <w:top w:val="nil"/>
              <w:left w:val="nil"/>
              <w:bottom w:val="nil"/>
              <w:right w:val="nil"/>
            </w:tcBorders>
            <w:shd w:val="clear" w:color="auto" w:fill="CBD0D5"/>
            <w:tcMar>
              <w:top w:w="15" w:type="dxa"/>
              <w:left w:w="42" w:type="dxa"/>
              <w:bottom w:w="0" w:type="dxa"/>
              <w:right w:w="42" w:type="dxa"/>
            </w:tcMar>
            <w:vAlign w:val="center"/>
            <w:hideMark/>
          </w:tcPr>
          <w:p w14:paraId="1C4E777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0.41</w:t>
            </w:r>
          </w:p>
        </w:tc>
        <w:tc>
          <w:tcPr>
            <w:tcW w:w="881" w:type="dxa"/>
            <w:tcBorders>
              <w:top w:val="nil"/>
              <w:left w:val="nil"/>
              <w:bottom w:val="nil"/>
              <w:right w:val="nil"/>
            </w:tcBorders>
            <w:shd w:val="clear" w:color="auto" w:fill="CBD0D5"/>
            <w:tcMar>
              <w:top w:w="15" w:type="dxa"/>
              <w:left w:w="42" w:type="dxa"/>
              <w:bottom w:w="0" w:type="dxa"/>
              <w:right w:w="42" w:type="dxa"/>
            </w:tcMar>
            <w:vAlign w:val="center"/>
            <w:hideMark/>
          </w:tcPr>
          <w:p w14:paraId="0948C97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0.31</w:t>
            </w:r>
          </w:p>
        </w:tc>
        <w:tc>
          <w:tcPr>
            <w:tcW w:w="1470" w:type="dxa"/>
            <w:tcBorders>
              <w:top w:val="nil"/>
              <w:left w:val="nil"/>
              <w:bottom w:val="nil"/>
              <w:right w:val="nil"/>
            </w:tcBorders>
            <w:shd w:val="clear" w:color="auto" w:fill="CBD0D5"/>
            <w:tcMar>
              <w:top w:w="15" w:type="dxa"/>
              <w:left w:w="42" w:type="dxa"/>
              <w:bottom w:w="0" w:type="dxa"/>
              <w:right w:w="42" w:type="dxa"/>
            </w:tcMar>
            <w:vAlign w:val="center"/>
            <w:hideMark/>
          </w:tcPr>
          <w:p w14:paraId="64994C2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0.39</w:t>
            </w:r>
          </w:p>
        </w:tc>
      </w:tr>
      <w:tr w:rsidR="00042A4E" w:rsidRPr="00574BFF" w14:paraId="53BB1C32" w14:textId="77777777" w:rsidTr="2EABC22C">
        <w:trPr>
          <w:trHeight w:val="296"/>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1F10406"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Positive</w:t>
            </w:r>
            <w:proofErr w:type="spellEnd"/>
            <w:r w:rsidRPr="00574BFF">
              <w:rPr>
                <w:rFonts w:eastAsia="Times New Roman" w:cs="Arial"/>
                <w:kern w:val="24"/>
                <w:sz w:val="16"/>
                <w:szCs w:val="16"/>
                <w:lang w:eastAsia="nl-NL"/>
              </w:rPr>
              <w:t xml:space="preserve"> </w:t>
            </w: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933"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063424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2.47</w:t>
            </w:r>
          </w:p>
        </w:tc>
        <w:tc>
          <w:tcPr>
            <w:tcW w:w="1278" w:type="dxa"/>
            <w:tcBorders>
              <w:top w:val="nil"/>
              <w:left w:val="nil"/>
              <w:bottom w:val="nil"/>
              <w:right w:val="nil"/>
            </w:tcBorders>
            <w:shd w:val="clear" w:color="auto" w:fill="E7E9EB"/>
            <w:tcMar>
              <w:top w:w="15" w:type="dxa"/>
              <w:left w:w="42" w:type="dxa"/>
              <w:bottom w:w="0" w:type="dxa"/>
              <w:right w:w="42" w:type="dxa"/>
            </w:tcMar>
            <w:vAlign w:val="center"/>
            <w:hideMark/>
          </w:tcPr>
          <w:p w14:paraId="1958310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6.45</w:t>
            </w:r>
          </w:p>
        </w:tc>
        <w:tc>
          <w:tcPr>
            <w:tcW w:w="868" w:type="dxa"/>
            <w:tcBorders>
              <w:top w:val="nil"/>
              <w:left w:val="nil"/>
              <w:bottom w:val="nil"/>
              <w:right w:val="nil"/>
            </w:tcBorders>
            <w:shd w:val="clear" w:color="auto" w:fill="E7E9EB"/>
            <w:tcMar>
              <w:top w:w="15" w:type="dxa"/>
              <w:left w:w="42" w:type="dxa"/>
              <w:bottom w:w="0" w:type="dxa"/>
              <w:right w:w="42" w:type="dxa"/>
            </w:tcMar>
            <w:vAlign w:val="center"/>
            <w:hideMark/>
          </w:tcPr>
          <w:p w14:paraId="675DFB1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2.67</w:t>
            </w:r>
          </w:p>
        </w:tc>
        <w:tc>
          <w:tcPr>
            <w:tcW w:w="1237" w:type="dxa"/>
            <w:tcBorders>
              <w:top w:val="nil"/>
              <w:left w:val="nil"/>
              <w:bottom w:val="nil"/>
              <w:right w:val="nil"/>
            </w:tcBorders>
            <w:shd w:val="clear" w:color="auto" w:fill="E7E9EB"/>
            <w:tcMar>
              <w:top w:w="15" w:type="dxa"/>
              <w:left w:w="42" w:type="dxa"/>
              <w:bottom w:w="0" w:type="dxa"/>
              <w:right w:w="42" w:type="dxa"/>
            </w:tcMar>
            <w:vAlign w:val="center"/>
            <w:hideMark/>
          </w:tcPr>
          <w:p w14:paraId="1B766C8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2.17</w:t>
            </w:r>
          </w:p>
        </w:tc>
        <w:tc>
          <w:tcPr>
            <w:tcW w:w="881" w:type="dxa"/>
            <w:tcBorders>
              <w:top w:val="nil"/>
              <w:left w:val="nil"/>
              <w:bottom w:val="nil"/>
              <w:right w:val="nil"/>
            </w:tcBorders>
            <w:shd w:val="clear" w:color="auto" w:fill="E7E9EB"/>
            <w:tcMar>
              <w:top w:w="15" w:type="dxa"/>
              <w:left w:w="42" w:type="dxa"/>
              <w:bottom w:w="0" w:type="dxa"/>
              <w:right w:w="42" w:type="dxa"/>
            </w:tcMar>
            <w:vAlign w:val="center"/>
            <w:hideMark/>
          </w:tcPr>
          <w:p w14:paraId="292D982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3.58</w:t>
            </w:r>
          </w:p>
        </w:tc>
        <w:tc>
          <w:tcPr>
            <w:tcW w:w="1470" w:type="dxa"/>
            <w:tcBorders>
              <w:top w:val="nil"/>
              <w:left w:val="nil"/>
              <w:bottom w:val="nil"/>
              <w:right w:val="nil"/>
            </w:tcBorders>
            <w:shd w:val="clear" w:color="auto" w:fill="E7E9EB"/>
            <w:tcMar>
              <w:top w:w="15" w:type="dxa"/>
              <w:left w:w="42" w:type="dxa"/>
              <w:bottom w:w="0" w:type="dxa"/>
              <w:right w:w="42" w:type="dxa"/>
            </w:tcMar>
            <w:vAlign w:val="center"/>
            <w:hideMark/>
          </w:tcPr>
          <w:p w14:paraId="4B854BD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1.93</w:t>
            </w:r>
          </w:p>
        </w:tc>
      </w:tr>
      <w:tr w:rsidR="00042A4E" w:rsidRPr="00574BFF" w14:paraId="42C86FC5" w14:textId="77777777" w:rsidTr="2EABC22C">
        <w:trPr>
          <w:trHeight w:val="533"/>
        </w:trPr>
        <w:tc>
          <w:tcPr>
            <w:tcW w:w="1809"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4C3580A2"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Negative</w:t>
            </w:r>
            <w:proofErr w:type="spellEnd"/>
          </w:p>
          <w:p w14:paraId="3B9491DB"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933"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4DAC519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0.17</w:t>
            </w:r>
          </w:p>
        </w:tc>
        <w:tc>
          <w:tcPr>
            <w:tcW w:w="1278" w:type="dxa"/>
            <w:tcBorders>
              <w:top w:val="nil"/>
              <w:left w:val="nil"/>
              <w:bottom w:val="nil"/>
              <w:right w:val="nil"/>
            </w:tcBorders>
            <w:shd w:val="clear" w:color="auto" w:fill="CBD0D5"/>
            <w:tcMar>
              <w:top w:w="15" w:type="dxa"/>
              <w:left w:w="42" w:type="dxa"/>
              <w:bottom w:w="0" w:type="dxa"/>
              <w:right w:w="42" w:type="dxa"/>
            </w:tcMar>
            <w:vAlign w:val="center"/>
            <w:hideMark/>
          </w:tcPr>
          <w:p w14:paraId="66C27E7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0.32</w:t>
            </w:r>
          </w:p>
        </w:tc>
        <w:tc>
          <w:tcPr>
            <w:tcW w:w="868" w:type="dxa"/>
            <w:tcBorders>
              <w:top w:val="nil"/>
              <w:left w:val="nil"/>
              <w:bottom w:val="nil"/>
              <w:right w:val="nil"/>
            </w:tcBorders>
            <w:shd w:val="clear" w:color="auto" w:fill="CBD0D5"/>
            <w:tcMar>
              <w:top w:w="15" w:type="dxa"/>
              <w:left w:w="42" w:type="dxa"/>
              <w:bottom w:w="0" w:type="dxa"/>
              <w:right w:w="42" w:type="dxa"/>
            </w:tcMar>
            <w:vAlign w:val="center"/>
            <w:hideMark/>
          </w:tcPr>
          <w:p w14:paraId="4E7B9EE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0.95</w:t>
            </w:r>
          </w:p>
        </w:tc>
        <w:tc>
          <w:tcPr>
            <w:tcW w:w="1237" w:type="dxa"/>
            <w:tcBorders>
              <w:top w:val="nil"/>
              <w:left w:val="nil"/>
              <w:bottom w:val="nil"/>
              <w:right w:val="nil"/>
            </w:tcBorders>
            <w:shd w:val="clear" w:color="auto" w:fill="CBD0D5"/>
            <w:tcMar>
              <w:top w:w="15" w:type="dxa"/>
              <w:left w:w="42" w:type="dxa"/>
              <w:bottom w:w="0" w:type="dxa"/>
              <w:right w:w="42" w:type="dxa"/>
            </w:tcMar>
            <w:vAlign w:val="center"/>
            <w:hideMark/>
          </w:tcPr>
          <w:p w14:paraId="778C232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0.37</w:t>
            </w:r>
          </w:p>
        </w:tc>
        <w:tc>
          <w:tcPr>
            <w:tcW w:w="881" w:type="dxa"/>
            <w:tcBorders>
              <w:top w:val="nil"/>
              <w:left w:val="nil"/>
              <w:bottom w:val="nil"/>
              <w:right w:val="nil"/>
            </w:tcBorders>
            <w:shd w:val="clear" w:color="auto" w:fill="CBD0D5"/>
            <w:tcMar>
              <w:top w:w="15" w:type="dxa"/>
              <w:left w:w="42" w:type="dxa"/>
              <w:bottom w:w="0" w:type="dxa"/>
              <w:right w:w="42" w:type="dxa"/>
            </w:tcMar>
            <w:vAlign w:val="center"/>
            <w:hideMark/>
          </w:tcPr>
          <w:p w14:paraId="562CF56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1470" w:type="dxa"/>
            <w:tcBorders>
              <w:top w:val="nil"/>
              <w:left w:val="nil"/>
              <w:bottom w:val="nil"/>
              <w:right w:val="nil"/>
            </w:tcBorders>
            <w:shd w:val="clear" w:color="auto" w:fill="CBD0D5"/>
            <w:tcMar>
              <w:top w:w="15" w:type="dxa"/>
              <w:left w:w="42" w:type="dxa"/>
              <w:bottom w:w="0" w:type="dxa"/>
              <w:right w:w="42" w:type="dxa"/>
            </w:tcMar>
            <w:vAlign w:val="center"/>
            <w:hideMark/>
          </w:tcPr>
          <w:p w14:paraId="3E183C27"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0.33</w:t>
            </w:r>
          </w:p>
        </w:tc>
      </w:tr>
    </w:tbl>
    <w:bookmarkEnd w:id="981"/>
    <w:p w14:paraId="04AF59FF" w14:textId="77777777" w:rsidR="007B7528" w:rsidRDefault="00556D9E" w:rsidP="00B3288C">
      <w:pPr>
        <w:jc w:val="both"/>
        <w:rPr>
          <w:b/>
          <w:bCs/>
          <w:sz w:val="16"/>
          <w:szCs w:val="16"/>
          <w:lang w:val="en-US"/>
        </w:rPr>
      </w:pPr>
      <w:r>
        <w:rPr>
          <w:noProof/>
          <w:sz w:val="24"/>
          <w:szCs w:val="24"/>
          <w:lang w:val="en-US"/>
        </w:rPr>
        <w:drawing>
          <wp:inline distT="0" distB="0" distL="0" distR="0" wp14:anchorId="45A94D62" wp14:editId="72FE736B">
            <wp:extent cx="4954641" cy="3060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8782" cy="3081151"/>
                    </a:xfrm>
                    <a:prstGeom prst="rect">
                      <a:avLst/>
                    </a:prstGeom>
                    <a:noFill/>
                  </pic:spPr>
                </pic:pic>
              </a:graphicData>
            </a:graphic>
          </wp:inline>
        </w:drawing>
      </w:r>
    </w:p>
    <w:p w14:paraId="7103A450" w14:textId="43F37FA0" w:rsidR="00B3288C" w:rsidRDefault="00B3288C" w:rsidP="00B3288C">
      <w:pPr>
        <w:jc w:val="both"/>
        <w:rPr>
          <w:sz w:val="16"/>
          <w:szCs w:val="16"/>
          <w:lang w:val="en-US"/>
        </w:rPr>
      </w:pPr>
      <w:bookmarkStart w:id="999" w:name="_Hlk149899823"/>
      <w:r>
        <w:rPr>
          <w:b/>
          <w:bCs/>
          <w:sz w:val="16"/>
          <w:szCs w:val="16"/>
          <w:lang w:val="en-US"/>
        </w:rPr>
        <w:t>Figure</w:t>
      </w:r>
      <w:r w:rsidRPr="00A3158C">
        <w:rPr>
          <w:b/>
          <w:bCs/>
          <w:sz w:val="16"/>
          <w:szCs w:val="16"/>
          <w:lang w:val="en-US"/>
        </w:rPr>
        <w:t xml:space="preserve"> </w:t>
      </w:r>
      <w:r>
        <w:rPr>
          <w:b/>
          <w:bCs/>
          <w:sz w:val="16"/>
          <w:szCs w:val="16"/>
          <w:lang w:val="en-US"/>
        </w:rPr>
        <w:t>7</w:t>
      </w:r>
      <w:r w:rsidRPr="00A3158C">
        <w:rPr>
          <w:b/>
          <w:bCs/>
          <w:sz w:val="16"/>
          <w:szCs w:val="16"/>
          <w:lang w:val="en-US"/>
        </w:rPr>
        <w:t>:</w:t>
      </w:r>
      <w:r w:rsidRPr="00A3158C">
        <w:rPr>
          <w:sz w:val="16"/>
          <w:szCs w:val="16"/>
          <w:lang w:val="en-US"/>
        </w:rPr>
        <w:t xml:space="preserve"> </w:t>
      </w:r>
      <w:r w:rsidRPr="0028761A">
        <w:rPr>
          <w:sz w:val="16"/>
          <w:szCs w:val="16"/>
          <w:lang w:val="en-US"/>
        </w:rPr>
        <w:t>Classification parameters</w:t>
      </w:r>
      <w:r>
        <w:rPr>
          <w:sz w:val="16"/>
          <w:szCs w:val="16"/>
          <w:lang w:val="en-US"/>
        </w:rPr>
        <w:t xml:space="preserve"> of the validation sets</w:t>
      </w:r>
      <w:r w:rsidRPr="0028761A">
        <w:rPr>
          <w:sz w:val="16"/>
          <w:szCs w:val="16"/>
          <w:lang w:val="en-US"/>
        </w:rPr>
        <w:t xml:space="preserve"> for </w:t>
      </w:r>
      <w:r w:rsidR="00F550D9">
        <w:rPr>
          <w:sz w:val="16"/>
          <w:szCs w:val="16"/>
          <w:lang w:val="en-US"/>
        </w:rPr>
        <w:t xml:space="preserve">the optimal models </w:t>
      </w:r>
      <w:r w:rsidR="00FD23B2">
        <w:rPr>
          <w:sz w:val="16"/>
          <w:szCs w:val="16"/>
          <w:lang w:val="en-US"/>
        </w:rPr>
        <w:t xml:space="preserve">validated in this study. </w:t>
      </w:r>
    </w:p>
    <w:p w14:paraId="55C23968" w14:textId="77777777" w:rsidR="00042A4E" w:rsidRDefault="00042A4E" w:rsidP="00042A4E">
      <w:pPr>
        <w:jc w:val="both"/>
        <w:rPr>
          <w:sz w:val="24"/>
          <w:szCs w:val="24"/>
          <w:lang w:val="en-US"/>
        </w:rPr>
      </w:pPr>
    </w:p>
    <w:p w14:paraId="17212E97" w14:textId="77777777" w:rsidR="00042A4E" w:rsidRDefault="00042A4E">
      <w:pPr>
        <w:spacing w:after="0" w:line="240" w:lineRule="auto"/>
        <w:jc w:val="both"/>
        <w:rPr>
          <w:sz w:val="24"/>
          <w:szCs w:val="24"/>
          <w:lang w:val="en-US"/>
        </w:rPr>
        <w:pPrChange w:id="1000" w:author="Bertotto, Mercedes [2]" w:date="2023-12-08T16:57:00Z">
          <w:pPr>
            <w:jc w:val="both"/>
          </w:pPr>
        </w:pPrChange>
      </w:pPr>
      <w:r>
        <w:rPr>
          <w:sz w:val="24"/>
          <w:szCs w:val="24"/>
          <w:lang w:val="en-US"/>
        </w:rPr>
        <w:t>Table 7 and Figure 8, show</w:t>
      </w:r>
      <w:r w:rsidRPr="00F16CDC">
        <w:rPr>
          <w:sz w:val="24"/>
          <w:szCs w:val="24"/>
          <w:lang w:val="en-US"/>
        </w:rPr>
        <w:t xml:space="preserve"> PLSDA modeling</w:t>
      </w:r>
      <w:r>
        <w:rPr>
          <w:sz w:val="24"/>
          <w:szCs w:val="24"/>
          <w:lang w:val="en-US"/>
        </w:rPr>
        <w:t xml:space="preserve"> results</w:t>
      </w:r>
      <w:r w:rsidRPr="00F16CDC">
        <w:rPr>
          <w:sz w:val="24"/>
          <w:szCs w:val="24"/>
          <w:lang w:val="en-US"/>
        </w:rPr>
        <w:t xml:space="preserve"> </w:t>
      </w:r>
      <w:r w:rsidRPr="0094368E">
        <w:rPr>
          <w:sz w:val="24"/>
          <w:szCs w:val="24"/>
          <w:lang w:val="en-US"/>
        </w:rPr>
        <w:t>of all the optimal models in this study.</w:t>
      </w:r>
      <w:r w:rsidRPr="00E807E0">
        <w:rPr>
          <w:lang w:val="en-US"/>
        </w:rPr>
        <w:t xml:space="preserve"> </w:t>
      </w:r>
      <w:r w:rsidRPr="00123E1E">
        <w:rPr>
          <w:sz w:val="24"/>
          <w:szCs w:val="24"/>
          <w:lang w:val="en-US"/>
        </w:rPr>
        <w:t>B</w:t>
      </w:r>
      <w:r>
        <w:rPr>
          <w:sz w:val="24"/>
          <w:szCs w:val="24"/>
          <w:lang w:val="en-US"/>
        </w:rPr>
        <w:t xml:space="preserve">A was comparable </w:t>
      </w:r>
      <w:r w:rsidRPr="00123E1E">
        <w:rPr>
          <w:sz w:val="24"/>
          <w:szCs w:val="24"/>
          <w:lang w:val="en-US"/>
        </w:rPr>
        <w:t xml:space="preserve"> to traditional accuracy in </w:t>
      </w:r>
      <w:r>
        <w:rPr>
          <w:sz w:val="24"/>
          <w:szCs w:val="24"/>
          <w:lang w:val="en-US"/>
        </w:rPr>
        <w:t xml:space="preserve">all </w:t>
      </w:r>
      <w:r w:rsidRPr="00123E1E">
        <w:rPr>
          <w:sz w:val="24"/>
          <w:szCs w:val="24"/>
          <w:lang w:val="en-US"/>
        </w:rPr>
        <w:t>model</w:t>
      </w:r>
      <w:r>
        <w:rPr>
          <w:sz w:val="24"/>
          <w:szCs w:val="24"/>
          <w:lang w:val="en-US"/>
        </w:rPr>
        <w:t xml:space="preserve">s created with Scenario 2, </w:t>
      </w:r>
      <w:r w:rsidRPr="00123E1E">
        <w:rPr>
          <w:sz w:val="24"/>
          <w:szCs w:val="24"/>
          <w:lang w:val="en-US"/>
        </w:rPr>
        <w:t>showing that the classifier performed equally well on either class</w:t>
      </w:r>
      <w:r>
        <w:rPr>
          <w:sz w:val="24"/>
          <w:szCs w:val="24"/>
          <w:lang w:val="en-US"/>
        </w:rPr>
        <w:t xml:space="preserve">. </w:t>
      </w:r>
    </w:p>
    <w:p w14:paraId="6CF52662" w14:textId="74ACDD31" w:rsidR="009656B0" w:rsidRPr="009656B0" w:rsidRDefault="009656B0">
      <w:pPr>
        <w:spacing w:after="0" w:line="240" w:lineRule="auto"/>
        <w:jc w:val="both"/>
        <w:rPr>
          <w:sz w:val="24"/>
          <w:szCs w:val="24"/>
          <w:lang w:val="en-US"/>
        </w:rPr>
        <w:pPrChange w:id="1001" w:author="Bertotto, Mercedes [2]" w:date="2023-12-08T16:57:00Z">
          <w:pPr>
            <w:jc w:val="both"/>
          </w:pPr>
        </w:pPrChange>
      </w:pPr>
      <w:r w:rsidRPr="009656B0">
        <w:rPr>
          <w:rStyle w:val="cf01"/>
          <w:rFonts w:ascii="Verdana" w:hAnsi="Verdana"/>
          <w:sz w:val="24"/>
          <w:szCs w:val="24"/>
          <w:lang w:val="en-US"/>
        </w:rPr>
        <w:t xml:space="preserve">Accurate predictions for healthy sepals were as follows: </w:t>
      </w:r>
      <w:proofErr w:type="spellStart"/>
      <w:r w:rsidRPr="009656B0">
        <w:rPr>
          <w:rStyle w:val="cf01"/>
          <w:rFonts w:ascii="Verdana" w:hAnsi="Verdana"/>
          <w:sz w:val="24"/>
          <w:szCs w:val="24"/>
          <w:lang w:val="en-US"/>
        </w:rPr>
        <w:t>Cappricia</w:t>
      </w:r>
      <w:proofErr w:type="spellEnd"/>
      <w:r w:rsidRPr="009656B0">
        <w:rPr>
          <w:rStyle w:val="cf01"/>
          <w:rFonts w:ascii="Verdana" w:hAnsi="Verdana"/>
          <w:sz w:val="24"/>
          <w:szCs w:val="24"/>
          <w:lang w:val="en-US"/>
        </w:rPr>
        <w:t xml:space="preserve"> (0.71), </w:t>
      </w:r>
      <w:proofErr w:type="spellStart"/>
      <w:r w:rsidRPr="009656B0">
        <w:rPr>
          <w:rStyle w:val="cf01"/>
          <w:rFonts w:ascii="Verdana" w:hAnsi="Verdana"/>
          <w:sz w:val="24"/>
          <w:szCs w:val="24"/>
          <w:lang w:val="en-US"/>
        </w:rPr>
        <w:t>Provine</w:t>
      </w:r>
      <w:proofErr w:type="spellEnd"/>
      <w:r w:rsidRPr="009656B0">
        <w:rPr>
          <w:rStyle w:val="cf01"/>
          <w:rFonts w:ascii="Verdana" w:hAnsi="Verdana"/>
          <w:sz w:val="24"/>
          <w:szCs w:val="24"/>
          <w:lang w:val="en-US"/>
        </w:rPr>
        <w:t xml:space="preserve"> (0.76), Global model (0.81). Similarly, for diseased sepals correctly classified as such: </w:t>
      </w:r>
      <w:proofErr w:type="spellStart"/>
      <w:r w:rsidRPr="009656B0">
        <w:rPr>
          <w:rStyle w:val="cf01"/>
          <w:rFonts w:ascii="Verdana" w:hAnsi="Verdana"/>
          <w:sz w:val="24"/>
          <w:szCs w:val="24"/>
          <w:lang w:val="en-US"/>
        </w:rPr>
        <w:t>Cappricia</w:t>
      </w:r>
      <w:proofErr w:type="spellEnd"/>
      <w:r w:rsidRPr="009656B0">
        <w:rPr>
          <w:rStyle w:val="cf01"/>
          <w:rFonts w:ascii="Verdana" w:hAnsi="Verdana"/>
          <w:sz w:val="24"/>
          <w:szCs w:val="24"/>
          <w:lang w:val="en-US"/>
        </w:rPr>
        <w:t xml:space="preserve"> (0.89), </w:t>
      </w:r>
      <w:proofErr w:type="spellStart"/>
      <w:r w:rsidRPr="009656B0">
        <w:rPr>
          <w:rStyle w:val="cf01"/>
          <w:rFonts w:ascii="Verdana" w:hAnsi="Verdana"/>
          <w:sz w:val="24"/>
          <w:szCs w:val="24"/>
          <w:lang w:val="en-US"/>
        </w:rPr>
        <w:t>Provine</w:t>
      </w:r>
      <w:proofErr w:type="spellEnd"/>
      <w:r w:rsidRPr="009656B0">
        <w:rPr>
          <w:rStyle w:val="cf01"/>
          <w:rFonts w:ascii="Verdana" w:hAnsi="Verdana"/>
          <w:sz w:val="24"/>
          <w:szCs w:val="24"/>
          <w:lang w:val="en-US"/>
        </w:rPr>
        <w:t xml:space="preserve"> (0.65), Global model (0.58).</w:t>
      </w:r>
    </w:p>
    <w:p w14:paraId="328C2C78" w14:textId="515E736F" w:rsidR="00042A4E" w:rsidRPr="004945A6" w:rsidRDefault="00042A4E">
      <w:pPr>
        <w:spacing w:after="0" w:line="240" w:lineRule="auto"/>
        <w:jc w:val="both"/>
        <w:rPr>
          <w:sz w:val="24"/>
          <w:szCs w:val="24"/>
          <w:lang w:val="en-US"/>
        </w:rPr>
        <w:pPrChange w:id="1002" w:author="Bertotto, Mercedes [2]" w:date="2023-12-08T16:57:00Z">
          <w:pPr>
            <w:jc w:val="both"/>
          </w:pPr>
        </w:pPrChange>
      </w:pPr>
      <w:r w:rsidRPr="2EABC22C">
        <w:rPr>
          <w:sz w:val="24"/>
          <w:szCs w:val="24"/>
          <w:lang w:val="en-US"/>
        </w:rPr>
        <w:t>Moreover,</w:t>
      </w:r>
      <w:ins w:id="1003" w:author="Bertotto, Mercedes [2]" w:date="2024-01-12T14:23:00Z">
        <w:r w:rsidR="67D64147" w:rsidRPr="2EABC22C">
          <w:rPr>
            <w:sz w:val="24"/>
            <w:szCs w:val="24"/>
            <w:lang w:val="en-US"/>
          </w:rPr>
          <w:t xml:space="preserve"> </w:t>
        </w:r>
      </w:ins>
      <w:r w:rsidRPr="2EABC22C">
        <w:rPr>
          <w:sz w:val="24"/>
          <w:szCs w:val="24"/>
          <w:lang w:val="en-US"/>
        </w:rPr>
        <w:t>good performances on both positive and negative classes were found in</w:t>
      </w:r>
      <w:r w:rsidR="0019490C" w:rsidRPr="2EABC22C">
        <w:rPr>
          <w:sz w:val="24"/>
          <w:szCs w:val="24"/>
          <w:lang w:val="en-US"/>
        </w:rPr>
        <w:t xml:space="preserve"> the</w:t>
      </w:r>
      <w:r w:rsidRPr="2EABC22C">
        <w:rPr>
          <w:sz w:val="24"/>
          <w:szCs w:val="24"/>
          <w:lang w:val="en-US"/>
        </w:rPr>
        <w:t xml:space="preserve"> </w:t>
      </w:r>
      <w:proofErr w:type="spellStart"/>
      <w:r w:rsidRPr="2EABC22C">
        <w:rPr>
          <w:sz w:val="24"/>
          <w:szCs w:val="24"/>
          <w:lang w:val="en-US"/>
        </w:rPr>
        <w:t>Cappricia</w:t>
      </w:r>
      <w:proofErr w:type="spellEnd"/>
      <w:r w:rsidRPr="2EABC22C">
        <w:rPr>
          <w:sz w:val="24"/>
          <w:szCs w:val="24"/>
          <w:lang w:val="en-US"/>
        </w:rPr>
        <w:t xml:space="preserve"> </w:t>
      </w:r>
      <w:proofErr w:type="spellStart"/>
      <w:r w:rsidRPr="2EABC22C">
        <w:rPr>
          <w:sz w:val="24"/>
          <w:szCs w:val="24"/>
          <w:lang w:val="en-US"/>
        </w:rPr>
        <w:t>Intravariety</w:t>
      </w:r>
      <w:proofErr w:type="spellEnd"/>
      <w:r w:rsidRPr="2EABC22C">
        <w:rPr>
          <w:sz w:val="24"/>
          <w:szCs w:val="24"/>
          <w:lang w:val="en-US"/>
        </w:rPr>
        <w:t xml:space="preserve"> model. High positive likelihood ratio of  6.45 (above 1: increased evidence for disease-free) for </w:t>
      </w:r>
      <w:r w:rsidR="00056906" w:rsidRPr="2EABC22C">
        <w:rPr>
          <w:sz w:val="24"/>
          <w:szCs w:val="24"/>
          <w:lang w:val="en-US"/>
        </w:rPr>
        <w:t xml:space="preserve">the </w:t>
      </w:r>
      <w:r w:rsidRPr="2EABC22C">
        <w:rPr>
          <w:sz w:val="24"/>
          <w:szCs w:val="24"/>
          <w:lang w:val="en-US"/>
        </w:rPr>
        <w:t>Healthy class; Low negative likelihood ratio of 0.32</w:t>
      </w:r>
      <w:ins w:id="1004" w:author="Bertotto, Mercedes [2]" w:date="2024-01-12T14:23:00Z">
        <w:r w:rsidR="00ADC3F2" w:rsidRPr="2EABC22C">
          <w:rPr>
            <w:sz w:val="24"/>
            <w:szCs w:val="24"/>
            <w:lang w:val="en-US"/>
          </w:rPr>
          <w:t xml:space="preserve"> </w:t>
        </w:r>
      </w:ins>
      <w:r w:rsidRPr="2EABC22C">
        <w:rPr>
          <w:sz w:val="24"/>
          <w:szCs w:val="24"/>
          <w:lang w:val="en-US"/>
        </w:rPr>
        <w:t xml:space="preserve">(increased evidence for disease) for </w:t>
      </w:r>
      <w:r w:rsidR="00056906" w:rsidRPr="2EABC22C">
        <w:rPr>
          <w:sz w:val="24"/>
          <w:szCs w:val="24"/>
          <w:lang w:val="en-US"/>
        </w:rPr>
        <w:t xml:space="preserve">the </w:t>
      </w:r>
      <w:r w:rsidR="004A106B" w:rsidRPr="2EABC22C">
        <w:rPr>
          <w:sz w:val="24"/>
          <w:szCs w:val="24"/>
          <w:lang w:val="en-US"/>
        </w:rPr>
        <w:t xml:space="preserve">Infected </w:t>
      </w:r>
      <w:r w:rsidRPr="2EABC22C">
        <w:rPr>
          <w:sz w:val="24"/>
          <w:szCs w:val="24"/>
          <w:lang w:val="en-US"/>
        </w:rPr>
        <w:t xml:space="preserve">class. </w:t>
      </w:r>
    </w:p>
    <w:p w14:paraId="4692D22F" w14:textId="38C9BFE7" w:rsidR="00042A4E" w:rsidRDefault="00042A4E">
      <w:pPr>
        <w:spacing w:after="0" w:line="240" w:lineRule="auto"/>
        <w:jc w:val="both"/>
        <w:rPr>
          <w:sz w:val="24"/>
          <w:szCs w:val="24"/>
          <w:lang w:val="en-US"/>
        </w:rPr>
        <w:pPrChange w:id="1005" w:author="Bertotto, Mercedes [2]" w:date="2023-12-08T16:57:00Z">
          <w:pPr>
            <w:jc w:val="both"/>
          </w:pPr>
        </w:pPrChange>
      </w:pPr>
      <w:r w:rsidRPr="004945A6">
        <w:rPr>
          <w:sz w:val="24"/>
          <w:szCs w:val="24"/>
          <w:lang w:val="en-US"/>
        </w:rPr>
        <w:t xml:space="preserve">The </w:t>
      </w:r>
      <w:proofErr w:type="spellStart"/>
      <w:r w:rsidRPr="004945A6">
        <w:rPr>
          <w:sz w:val="24"/>
          <w:szCs w:val="24"/>
          <w:lang w:val="en-US"/>
        </w:rPr>
        <w:t>intervariety</w:t>
      </w:r>
      <w:proofErr w:type="spellEnd"/>
      <w:r w:rsidRPr="004945A6">
        <w:rPr>
          <w:sz w:val="24"/>
          <w:szCs w:val="24"/>
          <w:lang w:val="en-US"/>
        </w:rPr>
        <w:t xml:space="preserve"> models calibrated in </w:t>
      </w:r>
      <w:proofErr w:type="spellStart"/>
      <w:r w:rsidRPr="004945A6">
        <w:rPr>
          <w:sz w:val="24"/>
          <w:szCs w:val="24"/>
          <w:lang w:val="en-US"/>
        </w:rPr>
        <w:t>Cappricia</w:t>
      </w:r>
      <w:proofErr w:type="spellEnd"/>
      <w:r w:rsidRPr="004945A6">
        <w:rPr>
          <w:sz w:val="24"/>
          <w:szCs w:val="24"/>
          <w:lang w:val="en-US"/>
        </w:rPr>
        <w:t xml:space="preserve"> showed high sensitivity in class one (0.91) and low specificity in class two; this was consistent in prediction for </w:t>
      </w:r>
      <w:proofErr w:type="spellStart"/>
      <w:r w:rsidRPr="004945A6">
        <w:rPr>
          <w:sz w:val="24"/>
          <w:szCs w:val="24"/>
          <w:lang w:val="en-US"/>
        </w:rPr>
        <w:t>Brioso</w:t>
      </w:r>
      <w:proofErr w:type="spellEnd"/>
      <w:r w:rsidRPr="004945A6">
        <w:rPr>
          <w:sz w:val="24"/>
          <w:szCs w:val="24"/>
          <w:lang w:val="en-US"/>
        </w:rPr>
        <w:t xml:space="preserve"> (0.03) and </w:t>
      </w:r>
      <w:proofErr w:type="spellStart"/>
      <w:r w:rsidRPr="004945A6">
        <w:rPr>
          <w:sz w:val="24"/>
          <w:szCs w:val="24"/>
          <w:lang w:val="en-US"/>
        </w:rPr>
        <w:t>Provine</w:t>
      </w:r>
      <w:proofErr w:type="spellEnd"/>
      <w:r w:rsidRPr="004945A6">
        <w:rPr>
          <w:sz w:val="24"/>
          <w:szCs w:val="24"/>
          <w:lang w:val="en-US"/>
        </w:rPr>
        <w:t xml:space="preserve">  (0.11)</w:t>
      </w:r>
      <w:r>
        <w:rPr>
          <w:sz w:val="24"/>
          <w:szCs w:val="24"/>
          <w:lang w:val="en-US"/>
        </w:rPr>
        <w:t>.</w:t>
      </w:r>
    </w:p>
    <w:p w14:paraId="09961FB5" w14:textId="7EE53BC3" w:rsidR="00042A4E" w:rsidRDefault="00C866C2">
      <w:pPr>
        <w:spacing w:before="240"/>
        <w:jc w:val="both"/>
        <w:rPr>
          <w:sz w:val="24"/>
          <w:szCs w:val="24"/>
          <w:lang w:val="en-US"/>
        </w:rPr>
        <w:pPrChange w:id="1006" w:author="Bertotto, Mercedes" w:date="2024-01-17T11:47:00Z">
          <w:pPr>
            <w:jc w:val="both"/>
          </w:pPr>
        </w:pPrChange>
      </w:pPr>
      <w:r w:rsidRPr="00C866C2">
        <w:rPr>
          <w:sz w:val="24"/>
          <w:szCs w:val="24"/>
          <w:lang w:val="en-US"/>
        </w:rPr>
        <w:lastRenderedPageBreak/>
        <w:t xml:space="preserve">For two-class classification, the geometric mean </w:t>
      </w:r>
      <w:r w:rsidR="00E03BCF">
        <w:rPr>
          <w:sz w:val="24"/>
          <w:szCs w:val="24"/>
          <w:lang w:val="en-US"/>
        </w:rPr>
        <w:t>was</w:t>
      </w:r>
      <w:r w:rsidRPr="00C866C2">
        <w:rPr>
          <w:sz w:val="24"/>
          <w:szCs w:val="24"/>
          <w:lang w:val="en-US"/>
        </w:rPr>
        <w:t xml:space="preserve"> calculated as the square root of the product of specificity and sensitivity.</w:t>
      </w:r>
      <w:r w:rsidR="00E03BCF">
        <w:rPr>
          <w:sz w:val="24"/>
          <w:szCs w:val="24"/>
          <w:lang w:val="en-US"/>
        </w:rPr>
        <w:t xml:space="preserve"> As a rule, </w:t>
      </w:r>
      <w:r w:rsidRPr="00C866C2">
        <w:rPr>
          <w:sz w:val="24"/>
          <w:szCs w:val="24"/>
          <w:lang w:val="en-US"/>
        </w:rPr>
        <w:t xml:space="preserve"> If one of the classes cannot be recognized by the model, this parameter tends to zero</w:t>
      </w:r>
      <w:r w:rsidR="00E03BCF">
        <w:rPr>
          <w:sz w:val="24"/>
          <w:szCs w:val="24"/>
          <w:lang w:val="en-US"/>
        </w:rPr>
        <w:t xml:space="preserve">. </w:t>
      </w:r>
      <w:r w:rsidR="00E03BCF" w:rsidRPr="000F7D13">
        <w:rPr>
          <w:color w:val="FF0000"/>
          <w:sz w:val="24"/>
          <w:szCs w:val="24"/>
          <w:lang w:val="en-US"/>
          <w:rPrChange w:id="1007" w:author="Bertotto, Mercedes" w:date="2024-01-18T13:12:00Z">
            <w:rPr>
              <w:sz w:val="24"/>
              <w:szCs w:val="24"/>
              <w:lang w:val="en-US"/>
            </w:rPr>
          </w:rPrChange>
        </w:rPr>
        <w:t>REF</w:t>
      </w:r>
      <w:r w:rsidR="000F7D13" w:rsidRPr="000F7D13">
        <w:rPr>
          <w:color w:val="FF0000"/>
          <w:sz w:val="24"/>
          <w:szCs w:val="24"/>
          <w:lang w:val="en-US"/>
          <w:rPrChange w:id="1008" w:author="Bertotto, Mercedes" w:date="2024-01-18T13:12:00Z">
            <w:rPr>
              <w:sz w:val="24"/>
              <w:szCs w:val="24"/>
              <w:lang w:val="en-US"/>
            </w:rPr>
          </w:rPrChange>
        </w:rPr>
        <w:t xml:space="preserve">. </w:t>
      </w:r>
      <w:r w:rsidR="000F7D13" w:rsidRPr="000F7D13">
        <w:rPr>
          <w:sz w:val="24"/>
          <w:szCs w:val="24"/>
          <w:lang w:val="en-US"/>
        </w:rPr>
        <w:t>This parameter showed this behavior, when its values were less than 0.5</w:t>
      </w:r>
      <w:r w:rsidR="000F7D13">
        <w:rPr>
          <w:sz w:val="24"/>
          <w:szCs w:val="24"/>
          <w:lang w:val="en-US"/>
        </w:rPr>
        <w:t xml:space="preserve">. </w:t>
      </w:r>
      <w:r w:rsidRPr="00C866C2">
        <w:rPr>
          <w:sz w:val="24"/>
          <w:szCs w:val="24"/>
          <w:lang w:val="en-US"/>
        </w:rPr>
        <w:t xml:space="preserve">This is  was observed in the case of </w:t>
      </w:r>
      <w:r w:rsidR="000F7D13">
        <w:rPr>
          <w:sz w:val="24"/>
          <w:szCs w:val="24"/>
          <w:lang w:val="en-US"/>
        </w:rPr>
        <w:t>sample</w:t>
      </w:r>
      <w:r w:rsidRPr="00C866C2">
        <w:rPr>
          <w:sz w:val="24"/>
          <w:szCs w:val="24"/>
          <w:lang w:val="en-US"/>
        </w:rPr>
        <w:t xml:space="preserve"> classification </w:t>
      </w:r>
      <w:r w:rsidR="000F7D13">
        <w:rPr>
          <w:sz w:val="24"/>
          <w:szCs w:val="24"/>
          <w:lang w:val="en-US"/>
        </w:rPr>
        <w:t>of the</w:t>
      </w:r>
      <w:r w:rsidRPr="00C866C2">
        <w:rPr>
          <w:sz w:val="24"/>
          <w:szCs w:val="24"/>
          <w:lang w:val="en-US"/>
        </w:rPr>
        <w:t xml:space="preserve"> </w:t>
      </w:r>
      <w:proofErr w:type="spellStart"/>
      <w:r w:rsidRPr="00C866C2">
        <w:rPr>
          <w:sz w:val="24"/>
          <w:szCs w:val="24"/>
          <w:lang w:val="en-US"/>
        </w:rPr>
        <w:t>Provine</w:t>
      </w:r>
      <w:proofErr w:type="spellEnd"/>
      <w:r w:rsidRPr="00C866C2">
        <w:rPr>
          <w:sz w:val="24"/>
          <w:szCs w:val="24"/>
          <w:lang w:val="en-US"/>
        </w:rPr>
        <w:t xml:space="preserve"> variety using scenario 3</w:t>
      </w:r>
      <w:r w:rsidR="00E03BCF">
        <w:rPr>
          <w:sz w:val="24"/>
          <w:szCs w:val="24"/>
          <w:lang w:val="en-US"/>
        </w:rPr>
        <w:t>:</w:t>
      </w:r>
      <w:r w:rsidRPr="00C866C2">
        <w:rPr>
          <w:sz w:val="24"/>
          <w:szCs w:val="24"/>
          <w:lang w:val="en-US"/>
        </w:rPr>
        <w:t xml:space="preserve"> although the specificity of this model </w:t>
      </w:r>
      <w:r w:rsidR="00E03BCF">
        <w:rPr>
          <w:sz w:val="24"/>
          <w:szCs w:val="24"/>
          <w:lang w:val="en-US"/>
        </w:rPr>
        <w:t>was</w:t>
      </w:r>
      <w:r w:rsidRPr="00C866C2">
        <w:rPr>
          <w:sz w:val="24"/>
          <w:szCs w:val="24"/>
          <w:lang w:val="en-US"/>
        </w:rPr>
        <w:t xml:space="preserve"> high, </w:t>
      </w:r>
      <w:r w:rsidR="00E03BCF">
        <w:rPr>
          <w:sz w:val="24"/>
          <w:szCs w:val="24"/>
          <w:lang w:val="en-US"/>
        </w:rPr>
        <w:t>the</w:t>
      </w:r>
      <w:r w:rsidRPr="00C866C2">
        <w:rPr>
          <w:sz w:val="24"/>
          <w:szCs w:val="24"/>
          <w:lang w:val="en-US"/>
        </w:rPr>
        <w:t xml:space="preserve"> sensitivity </w:t>
      </w:r>
      <w:r w:rsidR="00E03BCF">
        <w:rPr>
          <w:sz w:val="24"/>
          <w:szCs w:val="24"/>
          <w:lang w:val="en-US"/>
        </w:rPr>
        <w:t>was</w:t>
      </w:r>
      <w:r w:rsidRPr="00C866C2">
        <w:rPr>
          <w:sz w:val="24"/>
          <w:szCs w:val="24"/>
          <w:lang w:val="en-US"/>
        </w:rPr>
        <w:t xml:space="preserve"> very low (0.08)</w:t>
      </w:r>
      <w:r w:rsidR="000F7D13">
        <w:rPr>
          <w:sz w:val="24"/>
          <w:szCs w:val="24"/>
          <w:lang w:val="en-US"/>
        </w:rPr>
        <w:t>, and the GM was 0.28</w:t>
      </w:r>
      <w:r w:rsidRPr="00C866C2">
        <w:rPr>
          <w:sz w:val="24"/>
          <w:szCs w:val="24"/>
          <w:lang w:val="en-US"/>
        </w:rPr>
        <w:t xml:space="preserve">. </w:t>
      </w:r>
      <w:r w:rsidR="00BB62C6" w:rsidRPr="00BB62C6">
        <w:rPr>
          <w:sz w:val="24"/>
          <w:szCs w:val="24"/>
          <w:lang w:val="en-US"/>
        </w:rPr>
        <w:t>In all other cases, this parameter was greater than 0.5 showing that the models were able to recognize both classes.</w:t>
      </w:r>
    </w:p>
    <w:bookmarkEnd w:id="999"/>
    <w:p w14:paraId="16D3CE3B" w14:textId="77777777" w:rsidR="0075614B" w:rsidRPr="009321A2" w:rsidRDefault="0075614B" w:rsidP="0075614B">
      <w:pPr>
        <w:jc w:val="both"/>
        <w:rPr>
          <w:ins w:id="1009" w:author="Bertotto, Mercedes" w:date="2024-01-17T12:00:00Z"/>
          <w:sz w:val="24"/>
          <w:szCs w:val="24"/>
          <w:highlight w:val="green"/>
          <w:lang w:val="en-US"/>
          <w:rPrChange w:id="1010" w:author="Bertotto, Mercedes" w:date="2024-01-17T12:00:00Z">
            <w:rPr>
              <w:ins w:id="1011" w:author="Bertotto, Mercedes" w:date="2024-01-17T12:00:00Z"/>
              <w:sz w:val="16"/>
              <w:szCs w:val="16"/>
              <w:lang w:val="en-US"/>
            </w:rPr>
          </w:rPrChange>
        </w:rPr>
      </w:pPr>
      <w:ins w:id="1012" w:author="Bertotto, Mercedes" w:date="2024-01-17T12:00:00Z">
        <w:r w:rsidRPr="009321A2">
          <w:rPr>
            <w:sz w:val="24"/>
            <w:szCs w:val="24"/>
            <w:highlight w:val="green"/>
            <w:lang w:val="en-US"/>
            <w:rPrChange w:id="1013" w:author="Bertotto, Mercedes" w:date="2024-01-17T12:00:00Z">
              <w:rPr>
                <w:sz w:val="16"/>
                <w:szCs w:val="16"/>
                <w:lang w:val="en-US"/>
              </w:rPr>
            </w:rPrChange>
          </w:rPr>
          <w:t>The added value of the F-score parameter lies in the fact that it shows a combination of precision and recall.</w:t>
        </w:r>
      </w:ins>
    </w:p>
    <w:p w14:paraId="569B603C" w14:textId="77777777" w:rsidR="0075614B" w:rsidRPr="009321A2" w:rsidRDefault="0075614B" w:rsidP="0075614B">
      <w:pPr>
        <w:jc w:val="both"/>
        <w:rPr>
          <w:ins w:id="1014" w:author="Bertotto, Mercedes" w:date="2024-01-17T12:00:00Z"/>
          <w:sz w:val="24"/>
          <w:szCs w:val="24"/>
          <w:highlight w:val="green"/>
          <w:lang w:val="en-US"/>
          <w:rPrChange w:id="1015" w:author="Bertotto, Mercedes" w:date="2024-01-17T12:00:00Z">
            <w:rPr>
              <w:ins w:id="1016" w:author="Bertotto, Mercedes" w:date="2024-01-17T12:00:00Z"/>
              <w:sz w:val="16"/>
              <w:szCs w:val="16"/>
              <w:lang w:val="en-US"/>
            </w:rPr>
          </w:rPrChange>
        </w:rPr>
      </w:pPr>
    </w:p>
    <w:p w14:paraId="21C7BD7C" w14:textId="77777777" w:rsidR="0075614B" w:rsidRPr="009321A2" w:rsidRDefault="0075614B" w:rsidP="0075614B">
      <w:pPr>
        <w:jc w:val="both"/>
        <w:rPr>
          <w:ins w:id="1017" w:author="Bertotto, Mercedes" w:date="2024-01-17T12:00:00Z"/>
          <w:sz w:val="24"/>
          <w:szCs w:val="24"/>
          <w:highlight w:val="green"/>
          <w:lang w:val="en-US"/>
          <w:rPrChange w:id="1018" w:author="Bertotto, Mercedes" w:date="2024-01-17T12:00:00Z">
            <w:rPr>
              <w:ins w:id="1019" w:author="Bertotto, Mercedes" w:date="2024-01-17T12:00:00Z"/>
              <w:sz w:val="16"/>
              <w:szCs w:val="16"/>
              <w:lang w:val="en-US"/>
            </w:rPr>
          </w:rPrChange>
        </w:rPr>
      </w:pPr>
      <w:ins w:id="1020" w:author="Bertotto, Mercedes" w:date="2024-01-17T12:00:00Z">
        <w:r w:rsidRPr="009321A2">
          <w:rPr>
            <w:sz w:val="24"/>
            <w:szCs w:val="24"/>
            <w:highlight w:val="green"/>
            <w:lang w:val="en-US"/>
            <w:rPrChange w:id="1021" w:author="Bertotto, Mercedes" w:date="2024-01-17T12:00:00Z">
              <w:rPr>
                <w:sz w:val="16"/>
                <w:szCs w:val="16"/>
                <w:lang w:val="en-US"/>
              </w:rPr>
            </w:rPrChange>
          </w:rPr>
          <w:t>In the case that the classes are balanced, the parameter F1 can be ignored, the best indicator being the accuracy (or the misclassification rate).</w:t>
        </w:r>
      </w:ins>
    </w:p>
    <w:p w14:paraId="5D3F6ACA" w14:textId="3CD9E4BD" w:rsidR="2EABC22C" w:rsidRPr="0075614B" w:rsidRDefault="0075614B" w:rsidP="0075614B">
      <w:pPr>
        <w:jc w:val="both"/>
        <w:rPr>
          <w:sz w:val="24"/>
          <w:szCs w:val="24"/>
          <w:lang w:val="en-US"/>
          <w:rPrChange w:id="1022" w:author="Bertotto, Mercedes" w:date="2024-01-17T12:00:00Z">
            <w:rPr>
              <w:sz w:val="16"/>
              <w:szCs w:val="16"/>
              <w:lang w:val="en-US"/>
            </w:rPr>
          </w:rPrChange>
        </w:rPr>
      </w:pPr>
      <w:ins w:id="1023" w:author="Bertotto, Mercedes" w:date="2024-01-17T12:00:00Z">
        <w:r w:rsidRPr="009321A2">
          <w:rPr>
            <w:sz w:val="24"/>
            <w:szCs w:val="24"/>
            <w:highlight w:val="green"/>
            <w:lang w:val="en-US"/>
            <w:rPrChange w:id="1024" w:author="Bertotto, Mercedes" w:date="2024-01-17T12:00:00Z">
              <w:rPr>
                <w:sz w:val="16"/>
                <w:szCs w:val="16"/>
                <w:lang w:val="en-US"/>
              </w:rPr>
            </w:rPrChange>
          </w:rPr>
          <w:t>However, in the event that you have a highly imbalanced data set but both classes are important, it is recommended to choose a model that presents high F1 values in both classes. If otherwise only one class is important, it is useful to choose a high F1 value only for that class.</w:t>
        </w:r>
      </w:ins>
      <w:ins w:id="1025" w:author="Bertotto, Mercedes" w:date="2024-01-17T12:01:00Z">
        <w:r w:rsidR="00C776C9">
          <w:rPr>
            <w:sz w:val="24"/>
            <w:szCs w:val="24"/>
            <w:lang w:val="en-US"/>
          </w:rPr>
          <w:t xml:space="preserve"> </w:t>
        </w:r>
        <w:proofErr w:type="spellStart"/>
        <w:r w:rsidR="00C776C9" w:rsidRPr="00C776C9">
          <w:rPr>
            <w:sz w:val="24"/>
            <w:szCs w:val="24"/>
            <w:highlight w:val="cyan"/>
            <w:lang w:val="en-US"/>
            <w:rPrChange w:id="1026" w:author="Bertotto, Mercedes" w:date="2024-01-17T12:01:00Z">
              <w:rPr>
                <w:sz w:val="24"/>
                <w:szCs w:val="24"/>
                <w:lang w:val="en-US"/>
              </w:rPr>
            </w:rPrChange>
          </w:rPr>
          <w:t>Poner</w:t>
        </w:r>
        <w:proofErr w:type="spellEnd"/>
        <w:r w:rsidR="00C776C9" w:rsidRPr="00C776C9">
          <w:rPr>
            <w:sz w:val="24"/>
            <w:szCs w:val="24"/>
            <w:highlight w:val="cyan"/>
            <w:lang w:val="en-US"/>
            <w:rPrChange w:id="1027" w:author="Bertotto, Mercedes" w:date="2024-01-17T12:01:00Z">
              <w:rPr>
                <w:sz w:val="24"/>
                <w:szCs w:val="24"/>
                <w:lang w:val="en-US"/>
              </w:rPr>
            </w:rPrChange>
          </w:rPr>
          <w:t xml:space="preserve"> </w:t>
        </w:r>
        <w:proofErr w:type="spellStart"/>
        <w:r w:rsidR="00C776C9" w:rsidRPr="00C776C9">
          <w:rPr>
            <w:sz w:val="24"/>
            <w:szCs w:val="24"/>
            <w:highlight w:val="cyan"/>
            <w:lang w:val="en-US"/>
            <w:rPrChange w:id="1028" w:author="Bertotto, Mercedes" w:date="2024-01-17T12:01:00Z">
              <w:rPr>
                <w:sz w:val="24"/>
                <w:szCs w:val="24"/>
                <w:lang w:val="en-US"/>
              </w:rPr>
            </w:rPrChange>
          </w:rPr>
          <w:t>el</w:t>
        </w:r>
        <w:proofErr w:type="spellEnd"/>
        <w:r w:rsidR="00C776C9" w:rsidRPr="00C776C9">
          <w:rPr>
            <w:sz w:val="24"/>
            <w:szCs w:val="24"/>
            <w:highlight w:val="cyan"/>
            <w:lang w:val="en-US"/>
            <w:rPrChange w:id="1029" w:author="Bertotto, Mercedes" w:date="2024-01-17T12:01:00Z">
              <w:rPr>
                <w:sz w:val="24"/>
                <w:szCs w:val="24"/>
                <w:lang w:val="en-US"/>
              </w:rPr>
            </w:rPrChange>
          </w:rPr>
          <w:t xml:space="preserve"> valor de F1 en las dos </w:t>
        </w:r>
        <w:proofErr w:type="spellStart"/>
        <w:r w:rsidR="00C776C9" w:rsidRPr="00C776C9">
          <w:rPr>
            <w:sz w:val="24"/>
            <w:szCs w:val="24"/>
            <w:highlight w:val="cyan"/>
            <w:lang w:val="en-US"/>
            <w:rPrChange w:id="1030" w:author="Bertotto, Mercedes" w:date="2024-01-17T12:01:00Z">
              <w:rPr>
                <w:sz w:val="24"/>
                <w:szCs w:val="24"/>
                <w:lang w:val="en-US"/>
              </w:rPr>
            </w:rPrChange>
          </w:rPr>
          <w:t>clases</w:t>
        </w:r>
      </w:ins>
      <w:proofErr w:type="spellEnd"/>
    </w:p>
    <w:p w14:paraId="30247688" w14:textId="3C9ED65F" w:rsidR="00C425F8" w:rsidRPr="00B25BEE" w:rsidRDefault="39AB0594">
      <w:pPr>
        <w:pStyle w:val="ListParagraph"/>
        <w:numPr>
          <w:ilvl w:val="0"/>
          <w:numId w:val="10"/>
        </w:numPr>
        <w:jc w:val="both"/>
        <w:rPr>
          <w:b/>
          <w:bCs/>
          <w:sz w:val="24"/>
          <w:szCs w:val="24"/>
          <w:lang w:val="en-US"/>
        </w:rPr>
        <w:pPrChange w:id="1031" w:author="Bertotto, Mercedes [2]" w:date="2024-01-12T14:22:00Z">
          <w:pPr>
            <w:pStyle w:val="ListParagraph"/>
            <w:jc w:val="both"/>
          </w:pPr>
        </w:pPrChange>
      </w:pPr>
      <w:commentRangeStart w:id="1032"/>
      <w:commentRangeEnd w:id="1032"/>
      <w:r>
        <w:rPr>
          <w:rStyle w:val="CommentReference"/>
        </w:rPr>
        <w:commentReference w:id="1032"/>
      </w:r>
      <w:r w:rsidRPr="2EABC22C">
        <w:rPr>
          <w:b/>
          <w:bCs/>
          <w:sz w:val="24"/>
          <w:szCs w:val="24"/>
          <w:lang w:val="en-US"/>
        </w:rPr>
        <w:t>Conclusion</w:t>
      </w:r>
    </w:p>
    <w:p w14:paraId="7561B943" w14:textId="5EB8F94D" w:rsidR="72FBAC23" w:rsidRDefault="48426B08">
      <w:pPr>
        <w:spacing w:after="0" w:line="240" w:lineRule="auto"/>
        <w:jc w:val="both"/>
        <w:rPr>
          <w:sz w:val="24"/>
          <w:szCs w:val="24"/>
          <w:lang w:val="en-US"/>
        </w:rPr>
        <w:pPrChange w:id="1033" w:author="Bertotto, Mercedes [2]" w:date="2024-01-10T09:53:00Z">
          <w:pPr>
            <w:jc w:val="both"/>
          </w:pPr>
        </w:pPrChange>
      </w:pPr>
      <w:r w:rsidRPr="4B3C4A62">
        <w:rPr>
          <w:sz w:val="24"/>
          <w:szCs w:val="24"/>
          <w:lang w:val="en-US"/>
        </w:rPr>
        <w:t>This work was carried out with the objective of developing a method to detect the susceptibility of freshly harvested tomatoes to the presence of fungi, in non-destructive ways, and before the disease can be observed visually.</w:t>
      </w:r>
    </w:p>
    <w:p w14:paraId="0792E6A8" w14:textId="2AB6AD47" w:rsidR="72FBAC23" w:rsidRDefault="48426B08" w:rsidP="4B3C4A62">
      <w:pPr>
        <w:jc w:val="both"/>
        <w:rPr>
          <w:sz w:val="24"/>
          <w:szCs w:val="24"/>
          <w:lang w:val="en-US"/>
        </w:rPr>
      </w:pPr>
      <w:r w:rsidRPr="4B3C4A62">
        <w:rPr>
          <w:sz w:val="24"/>
          <w:szCs w:val="24"/>
          <w:lang w:val="en-US"/>
        </w:rPr>
        <w:t>For this, hyperspectral images of the samples were measured, and models were developed based on their relationships with ground truth data.</w:t>
      </w:r>
    </w:p>
    <w:p w14:paraId="6B20560E" w14:textId="6AE69069" w:rsidR="72FBAC23" w:rsidRDefault="48426B08" w:rsidP="4B3C4A62">
      <w:pPr>
        <w:jc w:val="both"/>
        <w:rPr>
          <w:sz w:val="24"/>
          <w:szCs w:val="24"/>
          <w:lang w:val="en-US"/>
        </w:rPr>
      </w:pPr>
      <w:r w:rsidRPr="4B3C4A62">
        <w:rPr>
          <w:sz w:val="24"/>
          <w:szCs w:val="24"/>
          <w:lang w:val="en-US"/>
        </w:rPr>
        <w:t>The models can be divided into three general categories: those calibrated and validated using a single variety (</w:t>
      </w:r>
      <w:proofErr w:type="spellStart"/>
      <w:r w:rsidRPr="4B3C4A62">
        <w:rPr>
          <w:sz w:val="24"/>
          <w:szCs w:val="24"/>
          <w:lang w:val="en-US"/>
        </w:rPr>
        <w:t>intravariety</w:t>
      </w:r>
      <w:proofErr w:type="spellEnd"/>
      <w:r w:rsidRPr="4B3C4A62">
        <w:rPr>
          <w:sz w:val="24"/>
          <w:szCs w:val="24"/>
          <w:lang w:val="en-US"/>
        </w:rPr>
        <w:t>), and finally those calibrated and validated with several varieties together (global models). In all cases, the best results were found using scenario 2 as a reference.</w:t>
      </w:r>
    </w:p>
    <w:p w14:paraId="23264DAF" w14:textId="25C785BC" w:rsidR="72FBAC23" w:rsidRDefault="48426B08" w:rsidP="4B3C4A62">
      <w:pPr>
        <w:jc w:val="both"/>
        <w:rPr>
          <w:sz w:val="24"/>
          <w:szCs w:val="24"/>
          <w:lang w:val="en-US"/>
        </w:rPr>
      </w:pPr>
      <w:r w:rsidRPr="4B3C4A62">
        <w:rPr>
          <w:sz w:val="24"/>
          <w:szCs w:val="24"/>
          <w:lang w:val="en-US"/>
        </w:rPr>
        <w:t xml:space="preserve">Within the first category, the optimal model was created with the </w:t>
      </w:r>
      <w:proofErr w:type="spellStart"/>
      <w:r w:rsidRPr="4B3C4A62">
        <w:rPr>
          <w:sz w:val="24"/>
          <w:szCs w:val="24"/>
          <w:lang w:val="en-US"/>
        </w:rPr>
        <w:t>Cappricia</w:t>
      </w:r>
      <w:proofErr w:type="spellEnd"/>
      <w:r w:rsidRPr="4B3C4A62">
        <w:rPr>
          <w:sz w:val="24"/>
          <w:szCs w:val="24"/>
          <w:lang w:val="en-US"/>
        </w:rPr>
        <w:t xml:space="preserve"> variety: Balanced accuracy= 0.80; Sensitivity= 0.71 and Specificity= 0.89.</w:t>
      </w:r>
    </w:p>
    <w:p w14:paraId="699EF915" w14:textId="20411DDD" w:rsidR="72FBAC23" w:rsidRPr="0030527B" w:rsidRDefault="48426B08" w:rsidP="4B3C4A62">
      <w:pPr>
        <w:jc w:val="both"/>
        <w:rPr>
          <w:lang w:val="en-US"/>
          <w:rPrChange w:id="1034" w:author="Bertotto, Mercedes" w:date="2024-01-16T10:18:00Z">
            <w:rPr/>
          </w:rPrChange>
        </w:rPr>
      </w:pPr>
      <w:r w:rsidRPr="4B3C4A62">
        <w:rPr>
          <w:sz w:val="24"/>
          <w:szCs w:val="24"/>
          <w:lang w:val="en-US"/>
        </w:rPr>
        <w:t xml:space="preserve">As for the global models, the optimal models were calibrated using </w:t>
      </w:r>
      <w:proofErr w:type="spellStart"/>
      <w:r w:rsidRPr="4B3C4A62">
        <w:rPr>
          <w:sz w:val="24"/>
          <w:szCs w:val="24"/>
          <w:lang w:val="en-US"/>
        </w:rPr>
        <w:t>Cappricia</w:t>
      </w:r>
      <w:proofErr w:type="spellEnd"/>
      <w:r w:rsidRPr="4B3C4A62">
        <w:rPr>
          <w:sz w:val="24"/>
          <w:szCs w:val="24"/>
          <w:lang w:val="en-US"/>
        </w:rPr>
        <w:t xml:space="preserve"> and </w:t>
      </w:r>
      <w:proofErr w:type="spellStart"/>
      <w:r w:rsidRPr="4B3C4A62">
        <w:rPr>
          <w:sz w:val="24"/>
          <w:szCs w:val="24"/>
          <w:lang w:val="en-US"/>
        </w:rPr>
        <w:t>Provine</w:t>
      </w:r>
      <w:proofErr w:type="spellEnd"/>
      <w:r w:rsidRPr="4B3C4A62">
        <w:rPr>
          <w:sz w:val="24"/>
          <w:szCs w:val="24"/>
          <w:lang w:val="en-US"/>
        </w:rPr>
        <w:t xml:space="preserve"> together: Balanced accuracy=0.70, Sensitivity=0.81; Specificity=0.58.</w:t>
      </w:r>
    </w:p>
    <w:p w14:paraId="3CCF74B9" w14:textId="0193C8BD" w:rsidR="48426B08" w:rsidRDefault="48426B08" w:rsidP="4B3C4A62">
      <w:pPr>
        <w:jc w:val="both"/>
        <w:rPr>
          <w:sz w:val="24"/>
          <w:szCs w:val="24"/>
          <w:lang w:val="en-US"/>
        </w:rPr>
      </w:pPr>
      <w:r w:rsidRPr="4B3C4A62">
        <w:rPr>
          <w:sz w:val="24"/>
          <w:szCs w:val="24"/>
          <w:lang w:val="en-US"/>
        </w:rPr>
        <w:lastRenderedPageBreak/>
        <w:t xml:space="preserve">The results from this research suggest the conclusion that discrimination between more susceptible and less susceptible samples is feasible under controlled conditions.  </w:t>
      </w:r>
    </w:p>
    <w:p w14:paraId="5D471D3E" w14:textId="77777777" w:rsidR="00ED2C9D" w:rsidRPr="00ED2C9D" w:rsidRDefault="00ED2C9D">
      <w:pPr>
        <w:spacing w:after="0" w:line="240" w:lineRule="auto"/>
        <w:jc w:val="both"/>
        <w:rPr>
          <w:sz w:val="24"/>
          <w:szCs w:val="24"/>
          <w:lang w:val="en-US"/>
        </w:rPr>
        <w:pPrChange w:id="1035" w:author="Bertotto, Mercedes [2]" w:date="2023-12-08T16:57:00Z">
          <w:pPr>
            <w:jc w:val="both"/>
          </w:pPr>
        </w:pPrChange>
      </w:pPr>
      <w:r w:rsidRPr="00ED2C9D">
        <w:rPr>
          <w:b/>
          <w:bCs/>
          <w:sz w:val="24"/>
          <w:szCs w:val="24"/>
          <w:lang w:val="en-GB"/>
        </w:rPr>
        <w:t>Acknowledgements</w:t>
      </w:r>
    </w:p>
    <w:p w14:paraId="0C39B0E3" w14:textId="09834882" w:rsidR="00ED2C9D" w:rsidRDefault="00ED2C9D">
      <w:pPr>
        <w:spacing w:after="0" w:line="240" w:lineRule="auto"/>
        <w:jc w:val="both"/>
        <w:rPr>
          <w:sz w:val="24"/>
          <w:szCs w:val="24"/>
          <w:lang w:val="en-US"/>
        </w:rPr>
        <w:pPrChange w:id="1036" w:author="Bertotto, Mercedes [2]" w:date="2023-12-08T16:57:00Z">
          <w:pPr>
            <w:jc w:val="both"/>
          </w:pPr>
        </w:pPrChange>
      </w:pPr>
      <w:r w:rsidRPr="00ED2C9D">
        <w:rPr>
          <w:sz w:val="24"/>
          <w:szCs w:val="24"/>
          <w:lang w:val="en-US"/>
        </w:rPr>
        <w:t>The authors would like to thank the EU commission for funding obtained through the ANTARES Horizon 2020 project (grant 664387). </w:t>
      </w:r>
    </w:p>
    <w:p w14:paraId="0C816684" w14:textId="7CB7CB28" w:rsidR="007B703C" w:rsidRPr="00704DBC" w:rsidRDefault="007B703C">
      <w:pPr>
        <w:spacing w:after="0" w:line="240" w:lineRule="auto"/>
        <w:jc w:val="both"/>
        <w:rPr>
          <w:b/>
          <w:bCs/>
          <w:sz w:val="24"/>
          <w:szCs w:val="24"/>
          <w:lang w:val="en-US"/>
        </w:rPr>
        <w:pPrChange w:id="1037" w:author="Bertotto, Mercedes [2]" w:date="2023-12-08T16:57:00Z">
          <w:pPr>
            <w:jc w:val="both"/>
          </w:pPr>
        </w:pPrChange>
      </w:pPr>
      <w:r w:rsidRPr="00704DBC">
        <w:rPr>
          <w:b/>
          <w:bCs/>
          <w:sz w:val="24"/>
          <w:szCs w:val="24"/>
          <w:lang w:val="en-US"/>
        </w:rPr>
        <w:t>Conflicts of interest</w:t>
      </w:r>
    </w:p>
    <w:p w14:paraId="31F9B20C" w14:textId="04D3923E" w:rsidR="007B703C" w:rsidRDefault="007B703C">
      <w:pPr>
        <w:spacing w:after="0" w:line="240" w:lineRule="auto"/>
        <w:jc w:val="both"/>
        <w:rPr>
          <w:sz w:val="24"/>
          <w:szCs w:val="24"/>
          <w:lang w:val="en-US"/>
        </w:rPr>
        <w:pPrChange w:id="1038" w:author="Bertotto, Mercedes [2]" w:date="2023-12-08T16:57:00Z">
          <w:pPr>
            <w:jc w:val="both"/>
          </w:pPr>
        </w:pPrChange>
      </w:pPr>
      <w:r>
        <w:rPr>
          <w:sz w:val="24"/>
          <w:szCs w:val="24"/>
          <w:lang w:val="en-US"/>
        </w:rPr>
        <w:t>The authors declare no conflicts of interest.</w:t>
      </w:r>
    </w:p>
    <w:p w14:paraId="3B319BB1" w14:textId="091CD72D" w:rsidR="00E40777" w:rsidRDefault="00E40777" w:rsidP="00AE6499">
      <w:pPr>
        <w:jc w:val="both"/>
        <w:rPr>
          <w:b/>
          <w:bCs/>
          <w:sz w:val="24"/>
          <w:szCs w:val="24"/>
          <w:lang w:val="en-US"/>
        </w:rPr>
      </w:pPr>
    </w:p>
    <w:p w14:paraId="32778D0D" w14:textId="24306442" w:rsidR="00E40777" w:rsidRDefault="00E40777" w:rsidP="00AE6499">
      <w:pPr>
        <w:jc w:val="both"/>
        <w:rPr>
          <w:b/>
          <w:bCs/>
          <w:sz w:val="24"/>
          <w:szCs w:val="24"/>
          <w:lang w:val="en-US"/>
        </w:rPr>
      </w:pPr>
    </w:p>
    <w:p w14:paraId="1B8B785F" w14:textId="77777777" w:rsidR="00E40777" w:rsidRPr="00E40777" w:rsidRDefault="00E40777" w:rsidP="00E40777">
      <w:pPr>
        <w:jc w:val="both"/>
        <w:rPr>
          <w:b/>
          <w:bCs/>
          <w:sz w:val="24"/>
          <w:szCs w:val="24"/>
          <w:lang w:val="en-US"/>
        </w:rPr>
      </w:pPr>
      <w:r w:rsidRPr="00E40777">
        <w:rPr>
          <w:b/>
          <w:bCs/>
          <w:sz w:val="24"/>
          <w:szCs w:val="24"/>
          <w:lang w:val="en-US"/>
        </w:rPr>
        <w:t>References</w:t>
      </w:r>
    </w:p>
    <w:p w14:paraId="509583E2" w14:textId="77777777" w:rsidR="00E40777" w:rsidRPr="00614BC9" w:rsidRDefault="00E40777">
      <w:pPr>
        <w:spacing w:line="240" w:lineRule="auto"/>
        <w:jc w:val="both"/>
        <w:rPr>
          <w:sz w:val="22"/>
          <w:lang w:val="en-US"/>
        </w:rPr>
        <w:pPrChange w:id="1039" w:author="Bertotto, Mercedes" w:date="2024-01-16T16:30:00Z">
          <w:pPr>
            <w:jc w:val="both"/>
          </w:pPr>
        </w:pPrChange>
      </w:pPr>
    </w:p>
    <w:p w14:paraId="51D53E09" w14:textId="35A355BD" w:rsidR="00E40777" w:rsidRPr="00614BC9" w:rsidRDefault="00E40777" w:rsidP="00E03BCF">
      <w:pPr>
        <w:spacing w:before="100" w:beforeAutospacing="1" w:after="100" w:afterAutospacing="1" w:line="240" w:lineRule="auto"/>
        <w:jc w:val="both"/>
        <w:rPr>
          <w:sz w:val="22"/>
          <w:lang w:val="en-US"/>
        </w:rPr>
      </w:pPr>
      <w:r w:rsidRPr="00614BC9">
        <w:rPr>
          <w:sz w:val="22"/>
          <w:lang w:val="en-US"/>
        </w:rPr>
        <w:t>1)</w:t>
      </w:r>
      <w:r w:rsidRPr="00614BC9">
        <w:rPr>
          <w:sz w:val="22"/>
          <w:lang w:val="en-US"/>
        </w:rPr>
        <w:tab/>
        <w:t>Chapter 2. Tomato. DOI: https://www.oecd-ilibrary.org/docserver/9789264279728-6-en.pdf?expires=1694684540&amp;id=id&amp;accname=oid006406&amp;checksum=62D03306F89450B59CFEE6DA4F9811F5</w:t>
      </w:r>
    </w:p>
    <w:p w14:paraId="7CB9C9F7"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2)</w:t>
      </w:r>
      <w:r w:rsidRPr="00614BC9">
        <w:rPr>
          <w:sz w:val="22"/>
          <w:lang w:val="en-US"/>
        </w:rPr>
        <w:tab/>
        <w:t xml:space="preserve">Nadia </w:t>
      </w:r>
      <w:proofErr w:type="spellStart"/>
      <w:r w:rsidRPr="00614BC9">
        <w:rPr>
          <w:sz w:val="22"/>
          <w:lang w:val="en-US"/>
        </w:rPr>
        <w:t>Bertin</w:t>
      </w:r>
      <w:proofErr w:type="spellEnd"/>
      <w:r w:rsidRPr="00614BC9">
        <w:rPr>
          <w:sz w:val="22"/>
          <w:lang w:val="en-US"/>
        </w:rPr>
        <w:t xml:space="preserve">, M. G. (2018). Tomato quality as influenced by preharvest factors. Scientia </w:t>
      </w:r>
      <w:proofErr w:type="spellStart"/>
      <w:r w:rsidRPr="00614BC9">
        <w:rPr>
          <w:sz w:val="22"/>
          <w:lang w:val="en-US"/>
        </w:rPr>
        <w:t>Horticulturae</w:t>
      </w:r>
      <w:proofErr w:type="spellEnd"/>
      <w:r w:rsidRPr="00614BC9">
        <w:rPr>
          <w:sz w:val="22"/>
          <w:lang w:val="en-US"/>
        </w:rPr>
        <w:t xml:space="preserve">, 233(15). </w:t>
      </w:r>
      <w:proofErr w:type="spellStart"/>
      <w:r w:rsidRPr="00614BC9">
        <w:rPr>
          <w:sz w:val="22"/>
          <w:lang w:val="en-US"/>
        </w:rPr>
        <w:t>doi:https</w:t>
      </w:r>
      <w:proofErr w:type="spellEnd"/>
      <w:r w:rsidRPr="00614BC9">
        <w:rPr>
          <w:sz w:val="22"/>
          <w:lang w:val="en-US"/>
        </w:rPr>
        <w:t>://doi.org/10.1016/j.scienta.2018.01.056.</w:t>
      </w:r>
    </w:p>
    <w:p w14:paraId="7E85FBBE"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3)</w:t>
      </w:r>
      <w:r w:rsidRPr="00614BC9">
        <w:rPr>
          <w:sz w:val="22"/>
          <w:lang w:val="en-US"/>
        </w:rPr>
        <w:tab/>
      </w:r>
      <w:r w:rsidRPr="00614BC9">
        <w:rPr>
          <w:sz w:val="22"/>
          <w:lang w:val="en-US"/>
        </w:rPr>
        <w:tab/>
        <w:t>Regulation (EU) No 543/2011 {,  #3}</w:t>
      </w:r>
    </w:p>
    <w:p w14:paraId="7517A154"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4)</w:t>
      </w:r>
      <w:r w:rsidRPr="00614BC9">
        <w:rPr>
          <w:sz w:val="22"/>
          <w:lang w:val="en-US"/>
        </w:rPr>
        <w:tab/>
        <w:t xml:space="preserve"> CODEX STAN 293-2008 {,  #4}, </w:t>
      </w:r>
    </w:p>
    <w:p w14:paraId="269516B8"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5)</w:t>
      </w:r>
      <w:r w:rsidRPr="00614BC9">
        <w:rPr>
          <w:sz w:val="22"/>
          <w:lang w:val="en-US"/>
        </w:rPr>
        <w:tab/>
        <w:t xml:space="preserve">UNECE Standard FFV-36 </w:t>
      </w:r>
    </w:p>
    <w:p w14:paraId="4095466B"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6)</w:t>
      </w:r>
      <w:r w:rsidRPr="00614BC9">
        <w:rPr>
          <w:sz w:val="22"/>
          <w:lang w:val="en-US"/>
        </w:rPr>
        <w:tab/>
        <w:t xml:space="preserve">E.J. </w:t>
      </w:r>
      <w:proofErr w:type="spellStart"/>
      <w:r w:rsidRPr="00614BC9">
        <w:rPr>
          <w:sz w:val="22"/>
          <w:lang w:val="en-US"/>
        </w:rPr>
        <w:t>Smid</w:t>
      </w:r>
      <w:proofErr w:type="spellEnd"/>
      <w:r w:rsidRPr="00614BC9">
        <w:rPr>
          <w:sz w:val="22"/>
          <w:lang w:val="en-US"/>
        </w:rPr>
        <w:t xml:space="preserve"> LH, H.A.M. </w:t>
      </w:r>
      <w:proofErr w:type="spellStart"/>
      <w:r w:rsidRPr="00614BC9">
        <w:rPr>
          <w:sz w:val="22"/>
          <w:lang w:val="en-US"/>
        </w:rPr>
        <w:t>Boerrigter</w:t>
      </w:r>
      <w:proofErr w:type="spellEnd"/>
      <w:r w:rsidRPr="00614BC9">
        <w:rPr>
          <w:sz w:val="22"/>
          <w:lang w:val="en-US"/>
        </w:rPr>
        <w:t xml:space="preserve">, L.G.M. </w:t>
      </w:r>
      <w:proofErr w:type="spellStart"/>
      <w:r w:rsidRPr="00614BC9">
        <w:rPr>
          <w:sz w:val="22"/>
          <w:lang w:val="en-US"/>
        </w:rPr>
        <w:t>Gorris</w:t>
      </w:r>
      <w:proofErr w:type="spellEnd"/>
      <w:r w:rsidRPr="00614BC9">
        <w:rPr>
          <w:sz w:val="22"/>
          <w:lang w:val="en-US"/>
        </w:rPr>
        <w:t>. Surface disinfection of tomatoes using the natural plant compound trans-cinnamaldehyde. Postharvest Biology and Technology. 1996;9(3):343-50.</w:t>
      </w:r>
    </w:p>
    <w:p w14:paraId="39BB4BD7"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7)</w:t>
      </w:r>
      <w:r w:rsidRPr="00614BC9">
        <w:rPr>
          <w:sz w:val="22"/>
          <w:lang w:val="en-US"/>
        </w:rPr>
        <w:tab/>
        <w:t xml:space="preserve">Isaac Kojo </w:t>
      </w:r>
      <w:proofErr w:type="spellStart"/>
      <w:r w:rsidRPr="00614BC9">
        <w:rPr>
          <w:sz w:val="22"/>
          <w:lang w:val="en-US"/>
        </w:rPr>
        <w:t>Arah</w:t>
      </w:r>
      <w:proofErr w:type="spellEnd"/>
      <w:r w:rsidRPr="00614BC9">
        <w:rPr>
          <w:sz w:val="22"/>
          <w:lang w:val="en-US"/>
        </w:rPr>
        <w:t xml:space="preserve"> HA, Ernest </w:t>
      </w:r>
      <w:proofErr w:type="spellStart"/>
      <w:r w:rsidRPr="00614BC9">
        <w:rPr>
          <w:sz w:val="22"/>
          <w:lang w:val="en-US"/>
        </w:rPr>
        <w:t>Kodzo</w:t>
      </w:r>
      <w:proofErr w:type="spellEnd"/>
      <w:r w:rsidRPr="00614BC9">
        <w:rPr>
          <w:sz w:val="22"/>
          <w:lang w:val="en-US"/>
        </w:rPr>
        <w:t xml:space="preserve"> </w:t>
      </w:r>
      <w:proofErr w:type="spellStart"/>
      <w:r w:rsidRPr="00614BC9">
        <w:rPr>
          <w:sz w:val="22"/>
          <w:lang w:val="en-US"/>
        </w:rPr>
        <w:t>Kumah</w:t>
      </w:r>
      <w:proofErr w:type="spellEnd"/>
      <w:r w:rsidRPr="00614BC9">
        <w:rPr>
          <w:sz w:val="22"/>
          <w:lang w:val="en-US"/>
        </w:rPr>
        <w:t>, and Hayford Ofori. Preharvest and Postharvest Factors Affecting the Quality and Shelf Life of Harvested Tomatoes: A Mini Review. International Journal of Agronomy. 2015;2015.</w:t>
      </w:r>
    </w:p>
    <w:p w14:paraId="3A6666E1" w14:textId="066CFFAB" w:rsidR="00E40777" w:rsidRPr="00614BC9" w:rsidRDefault="00E40777" w:rsidP="00E03BCF">
      <w:pPr>
        <w:spacing w:before="100" w:beforeAutospacing="1" w:after="100" w:afterAutospacing="1" w:line="240" w:lineRule="auto"/>
        <w:jc w:val="both"/>
        <w:rPr>
          <w:sz w:val="22"/>
        </w:rPr>
      </w:pPr>
      <w:r w:rsidRPr="00614BC9">
        <w:rPr>
          <w:sz w:val="22"/>
          <w:lang w:val="en-US"/>
        </w:rPr>
        <w:t>8)</w:t>
      </w:r>
      <w:r w:rsidRPr="00614BC9">
        <w:rPr>
          <w:sz w:val="22"/>
          <w:lang w:val="en-US"/>
        </w:rPr>
        <w:tab/>
      </w:r>
      <w:proofErr w:type="spellStart"/>
      <w:r w:rsidRPr="00614BC9">
        <w:rPr>
          <w:sz w:val="22"/>
          <w:lang w:val="en-US"/>
        </w:rPr>
        <w:t>Yeimmy</w:t>
      </w:r>
      <w:proofErr w:type="spellEnd"/>
      <w:r w:rsidRPr="00614BC9">
        <w:rPr>
          <w:sz w:val="22"/>
          <w:lang w:val="en-US"/>
        </w:rPr>
        <w:t xml:space="preserve"> Peralta-Ruiz CDGT, Angie Sinning-</w:t>
      </w:r>
      <w:proofErr w:type="spellStart"/>
      <w:r w:rsidRPr="00614BC9">
        <w:rPr>
          <w:sz w:val="22"/>
          <w:lang w:val="en-US"/>
        </w:rPr>
        <w:t>Mangonez</w:t>
      </w:r>
      <w:proofErr w:type="spellEnd"/>
      <w:r w:rsidRPr="00614BC9">
        <w:rPr>
          <w:sz w:val="22"/>
          <w:lang w:val="en-US"/>
        </w:rPr>
        <w:t xml:space="preserve">, Edgar A. </w:t>
      </w:r>
      <w:proofErr w:type="spellStart"/>
      <w:r w:rsidRPr="00614BC9">
        <w:rPr>
          <w:sz w:val="22"/>
          <w:lang w:val="en-US"/>
        </w:rPr>
        <w:t>Coronell</w:t>
      </w:r>
      <w:proofErr w:type="spellEnd"/>
      <w:r w:rsidRPr="00614BC9">
        <w:rPr>
          <w:sz w:val="22"/>
          <w:lang w:val="en-US"/>
        </w:rPr>
        <w:t>, Marcos F. Marino  and Clemencia Chaves-Lopez. Reduction of Postharvest Quality Loss and Microbiological Decay of Tomato “</w:t>
      </w:r>
      <w:proofErr w:type="spellStart"/>
      <w:r w:rsidRPr="00614BC9">
        <w:rPr>
          <w:sz w:val="22"/>
          <w:lang w:val="en-US"/>
        </w:rPr>
        <w:t>Chonto</w:t>
      </w:r>
      <w:proofErr w:type="spellEnd"/>
      <w:r w:rsidRPr="00614BC9">
        <w:rPr>
          <w:sz w:val="22"/>
          <w:lang w:val="en-US"/>
        </w:rPr>
        <w:t xml:space="preserve">” (Solanum </w:t>
      </w:r>
      <w:proofErr w:type="spellStart"/>
      <w:r w:rsidRPr="00614BC9">
        <w:rPr>
          <w:sz w:val="22"/>
          <w:lang w:val="en-US"/>
        </w:rPr>
        <w:t>lycopersicum</w:t>
      </w:r>
      <w:proofErr w:type="spellEnd"/>
      <w:r w:rsidRPr="00614BC9">
        <w:rPr>
          <w:sz w:val="22"/>
          <w:lang w:val="en-US"/>
        </w:rPr>
        <w:t xml:space="preserve"> L.) Using Chitosan-E Essential Oil-Based Edible Coatings under Low-Temperature Storage. </w:t>
      </w:r>
      <w:proofErr w:type="spellStart"/>
      <w:r w:rsidRPr="00614BC9">
        <w:rPr>
          <w:sz w:val="22"/>
        </w:rPr>
        <w:t>Polymers</w:t>
      </w:r>
      <w:proofErr w:type="spellEnd"/>
      <w:r w:rsidRPr="00614BC9">
        <w:rPr>
          <w:sz w:val="22"/>
        </w:rPr>
        <w:t xml:space="preserve"> (</w:t>
      </w:r>
      <w:proofErr w:type="spellStart"/>
      <w:r w:rsidRPr="00614BC9">
        <w:rPr>
          <w:sz w:val="22"/>
        </w:rPr>
        <w:t>Basel</w:t>
      </w:r>
      <w:proofErr w:type="spellEnd"/>
      <w:r w:rsidRPr="00614BC9">
        <w:rPr>
          <w:sz w:val="22"/>
        </w:rPr>
        <w:t>). 2020;1822.</w:t>
      </w:r>
    </w:p>
    <w:p w14:paraId="72A3BE4C" w14:textId="30C0F7D2" w:rsidR="00E40777" w:rsidRPr="00614BC9" w:rsidRDefault="00E40777" w:rsidP="00E03BCF">
      <w:pPr>
        <w:spacing w:before="100" w:beforeAutospacing="1" w:after="100" w:afterAutospacing="1" w:line="240" w:lineRule="auto"/>
        <w:jc w:val="both"/>
        <w:rPr>
          <w:sz w:val="22"/>
        </w:rPr>
      </w:pPr>
      <w:r w:rsidRPr="00614BC9">
        <w:rPr>
          <w:sz w:val="22"/>
        </w:rPr>
        <w:t>9)</w:t>
      </w:r>
      <w:r w:rsidRPr="00614BC9">
        <w:rPr>
          <w:sz w:val="22"/>
        </w:rPr>
        <w:tab/>
        <w:t>Manon Mensink AC, Najim El Harchioui, Esther Hogeveen (2019). Kwaliteit van tomatenkronen na oogst. In: Research WFB, editor. projectnummer 62341268002019.</w:t>
      </w:r>
    </w:p>
    <w:p w14:paraId="36FB000E" w14:textId="2ECB7521" w:rsidR="00E40777" w:rsidRPr="00614BC9" w:rsidRDefault="00E40777" w:rsidP="00E03BCF">
      <w:pPr>
        <w:spacing w:before="100" w:beforeAutospacing="1" w:after="100" w:afterAutospacing="1" w:line="240" w:lineRule="auto"/>
        <w:jc w:val="both"/>
        <w:rPr>
          <w:sz w:val="22"/>
        </w:rPr>
      </w:pPr>
      <w:r w:rsidRPr="00614BC9">
        <w:rPr>
          <w:sz w:val="22"/>
        </w:rPr>
        <w:lastRenderedPageBreak/>
        <w:t>10)</w:t>
      </w:r>
      <w:r w:rsidRPr="00614BC9">
        <w:rPr>
          <w:sz w:val="22"/>
        </w:rPr>
        <w:tab/>
        <w:t xml:space="preserve">Jan Janse HB. Kroonschimmel bij tomaat : consultancyonderzoek. In: Wageningen UR Glastuinbouw </w:t>
      </w:r>
      <w:proofErr w:type="spellStart"/>
      <w:r w:rsidRPr="00614BC9">
        <w:rPr>
          <w:sz w:val="22"/>
        </w:rPr>
        <w:t>WUAaFSG</w:t>
      </w:r>
      <w:proofErr w:type="spellEnd"/>
      <w:r w:rsidRPr="00614BC9">
        <w:rPr>
          <w:sz w:val="22"/>
        </w:rPr>
        <w:t>, editor. 2007.</w:t>
      </w:r>
    </w:p>
    <w:p w14:paraId="563DEE34" w14:textId="77777777" w:rsidR="00E40777" w:rsidRPr="00614BC9" w:rsidRDefault="00E40777" w:rsidP="00E03BCF">
      <w:pPr>
        <w:spacing w:before="100" w:beforeAutospacing="1" w:after="100" w:afterAutospacing="1" w:line="240" w:lineRule="auto"/>
        <w:jc w:val="both"/>
        <w:rPr>
          <w:sz w:val="22"/>
          <w:lang w:val="en-US"/>
        </w:rPr>
      </w:pPr>
      <w:r w:rsidRPr="00614BC9">
        <w:rPr>
          <w:sz w:val="22"/>
        </w:rPr>
        <w:t>11)</w:t>
      </w:r>
      <w:r w:rsidRPr="00614BC9">
        <w:rPr>
          <w:sz w:val="22"/>
        </w:rPr>
        <w:tab/>
        <w:t>Sanja Brdar, M. P., Esther Hogeveen</w:t>
      </w:r>
      <w:r w:rsidRPr="00614BC9">
        <w:rPr>
          <w:rFonts w:ascii="Cambria Math" w:hAnsi="Cambria Math" w:cs="Cambria Math"/>
          <w:sz w:val="22"/>
        </w:rPr>
        <w:t>‑</w:t>
      </w:r>
      <w:r w:rsidRPr="00614BC9">
        <w:rPr>
          <w:sz w:val="22"/>
        </w:rPr>
        <w:t xml:space="preserve">van </w:t>
      </w:r>
      <w:proofErr w:type="spellStart"/>
      <w:r w:rsidRPr="00614BC9">
        <w:rPr>
          <w:sz w:val="22"/>
        </w:rPr>
        <w:t>Echtelt</w:t>
      </w:r>
      <w:proofErr w:type="spellEnd"/>
      <w:r w:rsidRPr="00614BC9">
        <w:rPr>
          <w:sz w:val="22"/>
        </w:rPr>
        <w:t xml:space="preserve">, Manon Mensink, </w:t>
      </w:r>
      <w:proofErr w:type="spellStart"/>
      <w:r w:rsidRPr="00614BC9">
        <w:rPr>
          <w:rFonts w:cs="Verdana"/>
          <w:sz w:val="22"/>
        </w:rPr>
        <w:t>Ž</w:t>
      </w:r>
      <w:r w:rsidRPr="00614BC9">
        <w:rPr>
          <w:sz w:val="22"/>
        </w:rPr>
        <w:t>eljana</w:t>
      </w:r>
      <w:proofErr w:type="spellEnd"/>
      <w:r w:rsidRPr="00614BC9">
        <w:rPr>
          <w:sz w:val="22"/>
        </w:rPr>
        <w:t xml:space="preserve"> </w:t>
      </w:r>
      <w:proofErr w:type="spellStart"/>
      <w:r w:rsidRPr="00614BC9">
        <w:rPr>
          <w:sz w:val="22"/>
        </w:rPr>
        <w:t>Grbovi</w:t>
      </w:r>
      <w:r w:rsidRPr="00614BC9">
        <w:rPr>
          <w:rFonts w:cs="Verdana"/>
          <w:sz w:val="22"/>
        </w:rPr>
        <w:t>ć</w:t>
      </w:r>
      <w:proofErr w:type="spellEnd"/>
      <w:r w:rsidRPr="00614BC9">
        <w:rPr>
          <w:sz w:val="22"/>
        </w:rPr>
        <w:t xml:space="preserve">, Ernst Woltering, Aneesh Chauhan. </w:t>
      </w:r>
      <w:r w:rsidRPr="00614BC9">
        <w:rPr>
          <w:sz w:val="22"/>
          <w:lang w:val="en-US"/>
        </w:rPr>
        <w:t xml:space="preserve">(2022). Predicting sensitivity of recently harvested tomatoes and tomato sepals to future fungal infections. Nature, 11:23109 </w:t>
      </w:r>
      <w:proofErr w:type="spellStart"/>
      <w:r w:rsidRPr="00614BC9">
        <w:rPr>
          <w:sz w:val="22"/>
          <w:lang w:val="en-US"/>
        </w:rPr>
        <w:t>doi</w:t>
      </w:r>
      <w:proofErr w:type="spellEnd"/>
      <w:r w:rsidRPr="00614BC9">
        <w:rPr>
          <w:sz w:val="22"/>
          <w:lang w:val="en-US"/>
        </w:rPr>
        <w:t>: https://doi.org/10.1038/s41598-021-02302-2</w:t>
      </w:r>
    </w:p>
    <w:p w14:paraId="20E827EB"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12)</w:t>
      </w:r>
      <w:r w:rsidRPr="00614BC9">
        <w:rPr>
          <w:sz w:val="22"/>
          <w:lang w:val="en-US"/>
        </w:rPr>
        <w:tab/>
        <w:t xml:space="preserve"> Daniel Jiménez-Fernández, M. M.-B., Juan A. </w:t>
      </w:r>
      <w:proofErr w:type="spellStart"/>
      <w:r w:rsidRPr="00614BC9">
        <w:rPr>
          <w:sz w:val="22"/>
          <w:lang w:val="en-US"/>
        </w:rPr>
        <w:t>Navas</w:t>
      </w:r>
      <w:proofErr w:type="spellEnd"/>
      <w:r w:rsidRPr="00614BC9">
        <w:rPr>
          <w:sz w:val="22"/>
          <w:lang w:val="en-US"/>
        </w:rPr>
        <w:t xml:space="preserve">-Cortés, &amp; Rafael M. Jiménez-Díaz, B. B. L. (2009). Identification and quantification of Fusarium </w:t>
      </w:r>
      <w:proofErr w:type="spellStart"/>
      <w:r w:rsidRPr="00614BC9">
        <w:rPr>
          <w:sz w:val="22"/>
          <w:lang w:val="en-US"/>
        </w:rPr>
        <w:t>oxysporum</w:t>
      </w:r>
      <w:proofErr w:type="spellEnd"/>
      <w:r w:rsidRPr="00614BC9">
        <w:rPr>
          <w:sz w:val="22"/>
          <w:lang w:val="en-US"/>
        </w:rPr>
        <w:t xml:space="preserve"> in planta and soil by means of an improved specific and quantitative PCR assay. Applied Soil Ecology, 46(3), 372-382. </w:t>
      </w:r>
      <w:proofErr w:type="spellStart"/>
      <w:r w:rsidRPr="00614BC9">
        <w:rPr>
          <w:sz w:val="22"/>
          <w:lang w:val="en-US"/>
        </w:rPr>
        <w:t>doi:https</w:t>
      </w:r>
      <w:proofErr w:type="spellEnd"/>
      <w:r w:rsidRPr="00614BC9">
        <w:rPr>
          <w:sz w:val="22"/>
          <w:lang w:val="en-US"/>
        </w:rPr>
        <w:t>://doi.org/10.1016/j.apsoil.2010.10.001</w:t>
      </w:r>
    </w:p>
    <w:p w14:paraId="055032D9"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13)</w:t>
      </w:r>
      <w:r w:rsidRPr="00614BC9">
        <w:rPr>
          <w:sz w:val="22"/>
          <w:lang w:val="en-US"/>
        </w:rPr>
        <w:tab/>
        <w:t xml:space="preserve">Mina Nan, 2 </w:t>
      </w:r>
      <w:proofErr w:type="spellStart"/>
      <w:r w:rsidRPr="00614BC9">
        <w:rPr>
          <w:sz w:val="22"/>
          <w:lang w:val="en-US"/>
        </w:rPr>
        <w:t>Huali</w:t>
      </w:r>
      <w:proofErr w:type="spellEnd"/>
      <w:r w:rsidRPr="00614BC9">
        <w:rPr>
          <w:sz w:val="22"/>
          <w:lang w:val="en-US"/>
        </w:rPr>
        <w:t xml:space="preserve"> Xue,1,* and Yang Bi3,*. (2022). Contamination, Detection and Control of Mycotoxins in Fruits and Vegetables. Toxins, 14(5), 309. doi:10.3390/toxins14050309</w:t>
      </w:r>
    </w:p>
    <w:p w14:paraId="70BB6574"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14)</w:t>
      </w:r>
      <w:r w:rsidRPr="00614BC9">
        <w:rPr>
          <w:sz w:val="22"/>
          <w:lang w:val="en-US"/>
        </w:rPr>
        <w:tab/>
        <w:t xml:space="preserve"> Margot </w:t>
      </w:r>
      <w:proofErr w:type="spellStart"/>
      <w:r w:rsidRPr="00614BC9">
        <w:rPr>
          <w:sz w:val="22"/>
          <w:lang w:val="en-US"/>
        </w:rPr>
        <w:t>Delavy</w:t>
      </w:r>
      <w:proofErr w:type="spellEnd"/>
      <w:r w:rsidRPr="00614BC9">
        <w:rPr>
          <w:sz w:val="22"/>
          <w:lang w:val="en-US"/>
        </w:rPr>
        <w:t xml:space="preserve"> ARDS, Clara M. Heiman and Alix T. </w:t>
      </w:r>
      <w:proofErr w:type="spellStart"/>
      <w:r w:rsidRPr="00614BC9">
        <w:rPr>
          <w:sz w:val="22"/>
          <w:lang w:val="en-US"/>
        </w:rPr>
        <w:t>Coste</w:t>
      </w:r>
      <w:proofErr w:type="spellEnd"/>
      <w:r w:rsidRPr="00614BC9">
        <w:rPr>
          <w:sz w:val="22"/>
          <w:lang w:val="en-US"/>
        </w:rPr>
        <w:t>. Investigating Antifungal Susceptibility in Candida Species With MALDI-TOF MS-Based Assays. Frontiers in Cellular and Infection Microbiology. 2019;9(19).</w:t>
      </w:r>
    </w:p>
    <w:p w14:paraId="602FFCF0"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15)</w:t>
      </w:r>
      <w:r w:rsidRPr="00614BC9">
        <w:rPr>
          <w:sz w:val="22"/>
          <w:lang w:val="en-US"/>
        </w:rPr>
        <w:tab/>
        <w:t xml:space="preserve">Kazbek </w:t>
      </w:r>
      <w:proofErr w:type="spellStart"/>
      <w:r w:rsidRPr="00614BC9">
        <w:rPr>
          <w:sz w:val="22"/>
          <w:lang w:val="en-US"/>
        </w:rPr>
        <w:t>Dyussembayev</w:t>
      </w:r>
      <w:proofErr w:type="spellEnd"/>
      <w:r w:rsidRPr="00614BC9">
        <w:rPr>
          <w:sz w:val="22"/>
          <w:lang w:val="en-US"/>
        </w:rPr>
        <w:t xml:space="preserve"> PS, Ido Bar, Jeremy C. </w:t>
      </w:r>
      <w:proofErr w:type="spellStart"/>
      <w:r w:rsidRPr="00614BC9">
        <w:rPr>
          <w:sz w:val="22"/>
          <w:lang w:val="en-US"/>
        </w:rPr>
        <w:t>Brownlie</w:t>
      </w:r>
      <w:proofErr w:type="spellEnd"/>
      <w:r w:rsidRPr="00614BC9">
        <w:rPr>
          <w:sz w:val="22"/>
          <w:lang w:val="en-US"/>
        </w:rPr>
        <w:t xml:space="preserve">,  Muhammad J. A. </w:t>
      </w:r>
      <w:proofErr w:type="spellStart"/>
      <w:r w:rsidRPr="00614BC9">
        <w:rPr>
          <w:sz w:val="22"/>
          <w:lang w:val="en-US"/>
        </w:rPr>
        <w:t>Shiddiky</w:t>
      </w:r>
      <w:proofErr w:type="spellEnd"/>
      <w:r w:rsidRPr="00614BC9">
        <w:rPr>
          <w:sz w:val="22"/>
          <w:lang w:val="en-US"/>
        </w:rPr>
        <w:t>, Rebecca Ford. Biosensor Technologies for Early Detection and Quantification of Plant Pathogens. Frontiers in Chemistry. 2021;9.</w:t>
      </w:r>
    </w:p>
    <w:p w14:paraId="2C076F50"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16)</w:t>
      </w:r>
      <w:r w:rsidRPr="00614BC9">
        <w:rPr>
          <w:sz w:val="22"/>
          <w:lang w:val="en-US"/>
        </w:rPr>
        <w:tab/>
        <w:t xml:space="preserve">N. Rajeshwari MDS, M. Krishnappa, H.S. Shetty, C.N. Mortensen &amp; S.B. Mathur Development of ELISA for the detection of </w:t>
      </w:r>
      <w:proofErr w:type="spellStart"/>
      <w:r w:rsidRPr="00614BC9">
        <w:rPr>
          <w:sz w:val="22"/>
          <w:lang w:val="en-US"/>
        </w:rPr>
        <w:t>Ralstonia</w:t>
      </w:r>
      <w:proofErr w:type="spellEnd"/>
      <w:r w:rsidRPr="00614BC9">
        <w:rPr>
          <w:sz w:val="22"/>
          <w:lang w:val="en-US"/>
        </w:rPr>
        <w:t xml:space="preserve"> solanacearum in tomato: its application in seed health testing. World Journal of Microbiology and Biotechnology 1998;14:697-704.</w:t>
      </w:r>
    </w:p>
    <w:p w14:paraId="344607A9"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17)</w:t>
      </w:r>
      <w:r w:rsidRPr="00614BC9">
        <w:rPr>
          <w:sz w:val="22"/>
          <w:lang w:val="en-US"/>
        </w:rPr>
        <w:tab/>
        <w:t xml:space="preserve"> </w:t>
      </w:r>
      <w:proofErr w:type="spellStart"/>
      <w:r w:rsidRPr="00614BC9">
        <w:rPr>
          <w:sz w:val="22"/>
          <w:lang w:val="en-US"/>
        </w:rPr>
        <w:t>Shuodan</w:t>
      </w:r>
      <w:proofErr w:type="spellEnd"/>
      <w:r w:rsidRPr="00614BC9">
        <w:rPr>
          <w:sz w:val="22"/>
          <w:lang w:val="en-US"/>
        </w:rPr>
        <w:t xml:space="preserve"> Hu CY, Hong Yu, Yu Zhang, and </w:t>
      </w:r>
      <w:proofErr w:type="spellStart"/>
      <w:r w:rsidRPr="00614BC9">
        <w:rPr>
          <w:sz w:val="22"/>
          <w:lang w:val="en-US"/>
        </w:rPr>
        <w:t>Chuan</w:t>
      </w:r>
      <w:proofErr w:type="spellEnd"/>
      <w:r w:rsidRPr="00614BC9">
        <w:rPr>
          <w:sz w:val="22"/>
          <w:lang w:val="en-US"/>
        </w:rPr>
        <w:t xml:space="preserve">-Qing Zhang. Establishment of the Recombinase Polymerase Amplification–Lateral Flow Dipstick Detection Technique for Fusarium </w:t>
      </w:r>
      <w:proofErr w:type="spellStart"/>
      <w:r w:rsidRPr="00614BC9">
        <w:rPr>
          <w:sz w:val="22"/>
          <w:lang w:val="en-US"/>
        </w:rPr>
        <w:t>oxysporum</w:t>
      </w:r>
      <w:proofErr w:type="spellEnd"/>
      <w:r w:rsidRPr="00614BC9">
        <w:rPr>
          <w:sz w:val="22"/>
          <w:lang w:val="en-US"/>
        </w:rPr>
        <w:t>. Plant Disease. 2023;107(9):2665-72.</w:t>
      </w:r>
    </w:p>
    <w:p w14:paraId="7DA0AFB0" w14:textId="77777777" w:rsidR="00E40777" w:rsidRPr="00614BC9" w:rsidRDefault="00E40777" w:rsidP="00E03BCF">
      <w:pPr>
        <w:spacing w:before="100" w:beforeAutospacing="1" w:after="100" w:afterAutospacing="1" w:line="240" w:lineRule="auto"/>
        <w:jc w:val="both"/>
        <w:rPr>
          <w:sz w:val="22"/>
        </w:rPr>
      </w:pPr>
      <w:r w:rsidRPr="00614BC9">
        <w:rPr>
          <w:sz w:val="22"/>
          <w:lang w:val="en-US"/>
        </w:rPr>
        <w:t>18)</w:t>
      </w:r>
      <w:r w:rsidRPr="00614BC9">
        <w:rPr>
          <w:sz w:val="22"/>
          <w:lang w:val="en-US"/>
        </w:rPr>
        <w:tab/>
        <w:t xml:space="preserve">Paul </w:t>
      </w:r>
      <w:proofErr w:type="spellStart"/>
      <w:r w:rsidRPr="00614BC9">
        <w:rPr>
          <w:sz w:val="22"/>
          <w:lang w:val="en-US"/>
        </w:rPr>
        <w:t>Skolik</w:t>
      </w:r>
      <w:proofErr w:type="spellEnd"/>
      <w:r w:rsidRPr="00614BC9">
        <w:rPr>
          <w:sz w:val="22"/>
          <w:lang w:val="en-US"/>
        </w:rPr>
        <w:t xml:space="preserve">, M. R. M., Francis L. Martin. (2019). ATR-FTIR spectroscopy non-destructively detects damage-induced sour rot infection in whole tomato fruit. </w:t>
      </w:r>
      <w:proofErr w:type="spellStart"/>
      <w:r w:rsidRPr="00614BC9">
        <w:rPr>
          <w:sz w:val="22"/>
        </w:rPr>
        <w:t>Planta</w:t>
      </w:r>
      <w:proofErr w:type="spellEnd"/>
      <w:r w:rsidRPr="00614BC9">
        <w:rPr>
          <w:sz w:val="22"/>
        </w:rPr>
        <w:t xml:space="preserve">, 249(3), 925-939. </w:t>
      </w:r>
      <w:proofErr w:type="spellStart"/>
      <w:r w:rsidRPr="00614BC9">
        <w:rPr>
          <w:sz w:val="22"/>
        </w:rPr>
        <w:t>doi:https</w:t>
      </w:r>
      <w:proofErr w:type="spellEnd"/>
      <w:r w:rsidRPr="00614BC9">
        <w:rPr>
          <w:sz w:val="22"/>
        </w:rPr>
        <w:t>://www.jstor.org/stable/48701885</w:t>
      </w:r>
    </w:p>
    <w:p w14:paraId="1880F637" w14:textId="77777777" w:rsidR="00E40777" w:rsidRPr="00614BC9" w:rsidRDefault="00E40777" w:rsidP="00E03BCF">
      <w:pPr>
        <w:spacing w:before="100" w:beforeAutospacing="1" w:after="100" w:afterAutospacing="1" w:line="240" w:lineRule="auto"/>
        <w:jc w:val="both"/>
        <w:rPr>
          <w:sz w:val="22"/>
          <w:lang w:val="en-US"/>
        </w:rPr>
      </w:pPr>
      <w:r w:rsidRPr="00614BC9">
        <w:rPr>
          <w:sz w:val="22"/>
        </w:rPr>
        <w:t>19)</w:t>
      </w:r>
      <w:r w:rsidRPr="00614BC9">
        <w:rPr>
          <w:sz w:val="22"/>
        </w:rPr>
        <w:tab/>
      </w:r>
      <w:proofErr w:type="spellStart"/>
      <w:r w:rsidRPr="00614BC9">
        <w:rPr>
          <w:sz w:val="22"/>
        </w:rPr>
        <w:t>Huting</w:t>
      </w:r>
      <w:proofErr w:type="spellEnd"/>
      <w:r w:rsidRPr="00614BC9">
        <w:rPr>
          <w:sz w:val="22"/>
        </w:rPr>
        <w:t xml:space="preserve"> Wang, R. H., </w:t>
      </w:r>
      <w:proofErr w:type="spellStart"/>
      <w:r w:rsidRPr="00614BC9">
        <w:rPr>
          <w:sz w:val="22"/>
        </w:rPr>
        <w:t>Mengyun</w:t>
      </w:r>
      <w:proofErr w:type="spellEnd"/>
      <w:r w:rsidRPr="00614BC9">
        <w:rPr>
          <w:sz w:val="22"/>
        </w:rPr>
        <w:t xml:space="preserve"> Zhang, </w:t>
      </w:r>
      <w:proofErr w:type="spellStart"/>
      <w:r w:rsidRPr="00614BC9">
        <w:rPr>
          <w:sz w:val="22"/>
        </w:rPr>
        <w:t>Zhiqiang</w:t>
      </w:r>
      <w:proofErr w:type="spellEnd"/>
      <w:r w:rsidRPr="00614BC9">
        <w:rPr>
          <w:sz w:val="22"/>
        </w:rPr>
        <w:t xml:space="preserve"> </w:t>
      </w:r>
      <w:proofErr w:type="spellStart"/>
      <w:r w:rsidRPr="00614BC9">
        <w:rPr>
          <w:sz w:val="22"/>
        </w:rPr>
        <w:t>Zhai</w:t>
      </w:r>
      <w:proofErr w:type="spellEnd"/>
      <w:r w:rsidRPr="00614BC9">
        <w:rPr>
          <w:sz w:val="22"/>
        </w:rPr>
        <w:t xml:space="preserve">, </w:t>
      </w:r>
      <w:proofErr w:type="spellStart"/>
      <w:r w:rsidRPr="00614BC9">
        <w:rPr>
          <w:sz w:val="22"/>
        </w:rPr>
        <w:t>Ruoyu</w:t>
      </w:r>
      <w:proofErr w:type="spellEnd"/>
      <w:r w:rsidRPr="00614BC9">
        <w:rPr>
          <w:sz w:val="22"/>
        </w:rPr>
        <w:t xml:space="preserve"> Zhang. </w:t>
      </w:r>
      <w:r w:rsidRPr="00614BC9">
        <w:rPr>
          <w:sz w:val="22"/>
          <w:lang w:val="en-US"/>
        </w:rPr>
        <w:t xml:space="preserve">(2021). Identification of tomatoes with early decay using visible and near infrared hyperspectral imaging and image-spectrum merging technique. Journal of Food Process Engineering 44(4). </w:t>
      </w:r>
      <w:proofErr w:type="spellStart"/>
      <w:r w:rsidRPr="00614BC9">
        <w:rPr>
          <w:sz w:val="22"/>
          <w:lang w:val="en-US"/>
        </w:rPr>
        <w:t>doi:https</w:t>
      </w:r>
      <w:proofErr w:type="spellEnd"/>
      <w:r w:rsidRPr="00614BC9">
        <w:rPr>
          <w:sz w:val="22"/>
          <w:lang w:val="en-US"/>
        </w:rPr>
        <w:t>://doi.org/10.1111/jfpe.13654</w:t>
      </w:r>
    </w:p>
    <w:p w14:paraId="26725873"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20)</w:t>
      </w:r>
      <w:r w:rsidRPr="00614BC9">
        <w:rPr>
          <w:sz w:val="22"/>
          <w:lang w:val="en-US"/>
        </w:rPr>
        <w:tab/>
        <w:t xml:space="preserve">Michael D. </w:t>
      </w:r>
      <w:proofErr w:type="spellStart"/>
      <w:r w:rsidRPr="00614BC9">
        <w:rPr>
          <w:sz w:val="22"/>
          <w:lang w:val="en-US"/>
        </w:rPr>
        <w:t>Sorochan</w:t>
      </w:r>
      <w:proofErr w:type="spellEnd"/>
      <w:r w:rsidRPr="00614BC9">
        <w:rPr>
          <w:sz w:val="22"/>
          <w:lang w:val="en-US"/>
        </w:rPr>
        <w:t xml:space="preserve"> Armstrong, P. d. l. M., J. </w:t>
      </w:r>
      <w:proofErr w:type="spellStart"/>
      <w:r w:rsidRPr="00614BC9">
        <w:rPr>
          <w:sz w:val="22"/>
          <w:lang w:val="en-US"/>
        </w:rPr>
        <w:t>Harynuk</w:t>
      </w:r>
      <w:proofErr w:type="spellEnd"/>
      <w:r w:rsidRPr="00614BC9">
        <w:rPr>
          <w:sz w:val="22"/>
          <w:lang w:val="en-US"/>
        </w:rPr>
        <w:t xml:space="preserve">*. (2022). Review of Variable Selection Methods for Discriminant-Type Problems in Chemometrics. Frontiers. </w:t>
      </w:r>
      <w:proofErr w:type="spellStart"/>
      <w:r w:rsidRPr="00614BC9">
        <w:rPr>
          <w:sz w:val="22"/>
          <w:lang w:val="en-US"/>
        </w:rPr>
        <w:t>doi</w:t>
      </w:r>
      <w:proofErr w:type="spellEnd"/>
      <w:r w:rsidRPr="00614BC9">
        <w:rPr>
          <w:sz w:val="22"/>
          <w:lang w:val="en-US"/>
        </w:rPr>
        <w:t>: https://doi.org/10.3389/frans.2022.867938</w:t>
      </w:r>
    </w:p>
    <w:p w14:paraId="0BB7FDA9"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21)</w:t>
      </w:r>
      <w:r w:rsidRPr="00614BC9">
        <w:rPr>
          <w:sz w:val="22"/>
          <w:lang w:val="en-US"/>
        </w:rPr>
        <w:tab/>
        <w:t xml:space="preserve"> J.M. Roger, B. P., D. Bertrand, E. Fernandez-</w:t>
      </w:r>
      <w:proofErr w:type="spellStart"/>
      <w:r w:rsidRPr="00614BC9">
        <w:rPr>
          <w:sz w:val="22"/>
          <w:lang w:val="en-US"/>
        </w:rPr>
        <w:t>Ahumada</w:t>
      </w:r>
      <w:proofErr w:type="spellEnd"/>
      <w:r w:rsidRPr="00614BC9">
        <w:rPr>
          <w:sz w:val="22"/>
          <w:lang w:val="en-US"/>
        </w:rPr>
        <w:t xml:space="preserve"> (2011). "</w:t>
      </w:r>
      <w:proofErr w:type="spellStart"/>
      <w:r w:rsidRPr="00614BC9">
        <w:rPr>
          <w:sz w:val="22"/>
          <w:lang w:val="en-US"/>
        </w:rPr>
        <w:t>CovSel</w:t>
      </w:r>
      <w:proofErr w:type="spellEnd"/>
      <w:r w:rsidRPr="00614BC9">
        <w:rPr>
          <w:sz w:val="22"/>
          <w:lang w:val="en-US"/>
        </w:rPr>
        <w:t xml:space="preserve">: Variable selection for highly multivariate and multi-response calibration. </w:t>
      </w:r>
      <w:r w:rsidRPr="00614BC9">
        <w:rPr>
          <w:sz w:val="22"/>
          <w:lang w:val="en-US"/>
        </w:rPr>
        <w:lastRenderedPageBreak/>
        <w:t>Application to IR spectroscopy." Chemometrics and Intelligent Laboratory Systems 106(2).</w:t>
      </w:r>
    </w:p>
    <w:p w14:paraId="2C8AF39E"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22)</w:t>
      </w:r>
      <w:r w:rsidRPr="00614BC9">
        <w:rPr>
          <w:sz w:val="22"/>
          <w:lang w:val="en-US"/>
        </w:rPr>
        <w:tab/>
        <w:t xml:space="preserve">Nicholas </w:t>
      </w:r>
      <w:proofErr w:type="spellStart"/>
      <w:r w:rsidRPr="00614BC9">
        <w:rPr>
          <w:sz w:val="22"/>
          <w:lang w:val="en-US"/>
        </w:rPr>
        <w:t>Pudjihartono</w:t>
      </w:r>
      <w:proofErr w:type="spellEnd"/>
      <w:r w:rsidRPr="00614BC9">
        <w:rPr>
          <w:sz w:val="22"/>
          <w:lang w:val="en-US"/>
        </w:rPr>
        <w:t xml:space="preserve">, F., W. </w:t>
      </w:r>
      <w:proofErr w:type="spellStart"/>
      <w:r w:rsidRPr="00614BC9">
        <w:rPr>
          <w:sz w:val="22"/>
          <w:lang w:val="en-US"/>
        </w:rPr>
        <w:t>Kempa-Liehr</w:t>
      </w:r>
      <w:proofErr w:type="spellEnd"/>
      <w:r w:rsidRPr="00614BC9">
        <w:rPr>
          <w:sz w:val="22"/>
          <w:lang w:val="en-US"/>
        </w:rPr>
        <w:t xml:space="preserve">, M. O'Sullivan. (2022). A Review of Feature Selection Methods for Machine Learning-Based Disease Risk Prediction. Frontiers, 2. </w:t>
      </w:r>
      <w:proofErr w:type="spellStart"/>
      <w:r w:rsidRPr="00614BC9">
        <w:rPr>
          <w:sz w:val="22"/>
          <w:lang w:val="en-US"/>
        </w:rPr>
        <w:t>doi</w:t>
      </w:r>
      <w:proofErr w:type="spellEnd"/>
      <w:r w:rsidRPr="00614BC9">
        <w:rPr>
          <w:sz w:val="22"/>
          <w:lang w:val="en-US"/>
        </w:rPr>
        <w:t>: https://doi.org/10.3389/fbinf.2022.927312</w:t>
      </w:r>
    </w:p>
    <w:p w14:paraId="69B0C937"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23)</w:t>
      </w:r>
      <w:r w:rsidRPr="00614BC9">
        <w:rPr>
          <w:sz w:val="22"/>
          <w:lang w:val="en-US"/>
        </w:rPr>
        <w:tab/>
        <w:t xml:space="preserve"> Alessandra </w:t>
      </w:r>
      <w:proofErr w:type="spellStart"/>
      <w:r w:rsidRPr="00614BC9">
        <w:rPr>
          <w:sz w:val="22"/>
          <w:lang w:val="en-US"/>
        </w:rPr>
        <w:t>Biancolillo</w:t>
      </w:r>
      <w:proofErr w:type="spellEnd"/>
      <w:r w:rsidRPr="00614BC9">
        <w:rPr>
          <w:sz w:val="22"/>
          <w:lang w:val="en-US"/>
        </w:rPr>
        <w:t>, F. M., Jean-Michel Roger. (2019). SO-</w:t>
      </w:r>
      <w:proofErr w:type="spellStart"/>
      <w:r w:rsidRPr="00614BC9">
        <w:rPr>
          <w:sz w:val="22"/>
          <w:lang w:val="en-US"/>
        </w:rPr>
        <w:t>CovSel</w:t>
      </w:r>
      <w:proofErr w:type="spellEnd"/>
      <w:r w:rsidRPr="00614BC9">
        <w:rPr>
          <w:sz w:val="22"/>
          <w:lang w:val="en-US"/>
        </w:rPr>
        <w:t xml:space="preserve">: A novel method for variable selection in a multiblock framework. Journal of Chemometrics, 34(2). </w:t>
      </w:r>
      <w:proofErr w:type="spellStart"/>
      <w:r w:rsidRPr="00614BC9">
        <w:rPr>
          <w:sz w:val="22"/>
          <w:lang w:val="en-US"/>
        </w:rPr>
        <w:t>doi</w:t>
      </w:r>
      <w:proofErr w:type="spellEnd"/>
      <w:r w:rsidRPr="00614BC9">
        <w:rPr>
          <w:sz w:val="22"/>
          <w:lang w:val="en-US"/>
        </w:rPr>
        <w:t>: https://doi.org/10.1002/cem.3120</w:t>
      </w:r>
    </w:p>
    <w:p w14:paraId="3E24347F"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24)</w:t>
      </w:r>
      <w:r w:rsidRPr="00614BC9">
        <w:rPr>
          <w:sz w:val="22"/>
          <w:lang w:val="en-US"/>
        </w:rPr>
        <w:tab/>
        <w:t xml:space="preserve">Chu Zhang a b, L. Z. a. b., </w:t>
      </w:r>
      <w:proofErr w:type="spellStart"/>
      <w:r w:rsidRPr="00614BC9">
        <w:rPr>
          <w:sz w:val="22"/>
          <w:lang w:val="en-US"/>
        </w:rPr>
        <w:t>Yiying</w:t>
      </w:r>
      <w:proofErr w:type="spellEnd"/>
      <w:r w:rsidRPr="00614BC9">
        <w:rPr>
          <w:sz w:val="22"/>
          <w:lang w:val="en-US"/>
        </w:rPr>
        <w:t xml:space="preserve"> Zhao a b, Susu Zhu a b, Fei Liu a b, Yong He a b (2020). "Noise reduction in the spectral domain of hyperspectral images using denoising autoencoder methods."  203(104063).</w:t>
      </w:r>
    </w:p>
    <w:p w14:paraId="0DFECD19"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25)</w:t>
      </w:r>
      <w:r w:rsidRPr="00614BC9">
        <w:rPr>
          <w:sz w:val="22"/>
          <w:lang w:val="en-US"/>
        </w:rPr>
        <w:tab/>
        <w:t>Burger, J. (2009). "Bad Pixel Detection in Hyperspectral Staring Camera Systems." NIR news 20(1): 9-12.</w:t>
      </w:r>
    </w:p>
    <w:p w14:paraId="030EED36"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26)</w:t>
      </w:r>
      <w:r w:rsidRPr="00614BC9">
        <w:rPr>
          <w:sz w:val="22"/>
          <w:lang w:val="en-US"/>
        </w:rPr>
        <w:tab/>
        <w:t xml:space="preserve"> </w:t>
      </w:r>
      <w:proofErr w:type="spellStart"/>
      <w:r w:rsidRPr="00614BC9">
        <w:rPr>
          <w:sz w:val="22"/>
          <w:lang w:val="en-US"/>
        </w:rPr>
        <w:t>Bingkai</w:t>
      </w:r>
      <w:proofErr w:type="spellEnd"/>
      <w:r w:rsidRPr="00614BC9">
        <w:rPr>
          <w:sz w:val="22"/>
          <w:lang w:val="en-US"/>
        </w:rPr>
        <w:t xml:space="preserve"> Liu, Y. L., Lin Wen, Xiang Zhang and Qi Guo (2023). "Effects of Hot Pixels on Pixel Performance on Backside Illuminated Complementary Metal Oxide Semiconductor (CMOS) Image Sensors." Sensing and Imaging 23(6159).</w:t>
      </w:r>
    </w:p>
    <w:p w14:paraId="6EAEDBC6" w14:textId="72C2C716" w:rsidR="00E40777" w:rsidRPr="00614BC9" w:rsidRDefault="00E40777" w:rsidP="00E03BCF">
      <w:pPr>
        <w:spacing w:before="100" w:beforeAutospacing="1" w:after="100" w:afterAutospacing="1" w:line="240" w:lineRule="auto"/>
        <w:jc w:val="both"/>
        <w:rPr>
          <w:sz w:val="22"/>
          <w:lang w:val="en-US"/>
        </w:rPr>
      </w:pPr>
      <w:r w:rsidRPr="00614BC9">
        <w:rPr>
          <w:sz w:val="22"/>
          <w:lang w:val="en-US"/>
        </w:rPr>
        <w:t>27)</w:t>
      </w:r>
      <w:r w:rsidRPr="00614BC9">
        <w:rPr>
          <w:sz w:val="22"/>
          <w:lang w:val="en-US"/>
        </w:rPr>
        <w:tab/>
      </w:r>
      <w:proofErr w:type="spellStart"/>
      <w:r w:rsidRPr="00614BC9">
        <w:rPr>
          <w:sz w:val="22"/>
          <w:lang w:val="en-US"/>
        </w:rPr>
        <w:t>Consonni</w:t>
      </w:r>
      <w:proofErr w:type="spellEnd"/>
      <w:r w:rsidRPr="00614BC9">
        <w:rPr>
          <w:sz w:val="22"/>
          <w:lang w:val="en-US"/>
        </w:rPr>
        <w:t xml:space="preserve"> </w:t>
      </w:r>
      <w:proofErr w:type="spellStart"/>
      <w:r w:rsidRPr="00614BC9">
        <w:rPr>
          <w:sz w:val="22"/>
          <w:lang w:val="en-US"/>
        </w:rPr>
        <w:t>DBaV</w:t>
      </w:r>
      <w:proofErr w:type="spellEnd"/>
      <w:r w:rsidRPr="00614BC9">
        <w:rPr>
          <w:sz w:val="22"/>
          <w:lang w:val="en-US"/>
        </w:rPr>
        <w:t>. Classification tools in chemistry. Part 1: linear models.  PLS-DA. Analytical Methods. 2013;5(3790).</w:t>
      </w:r>
    </w:p>
    <w:p w14:paraId="45322CC0"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28)</w:t>
      </w:r>
      <w:r w:rsidRPr="00614BC9">
        <w:rPr>
          <w:sz w:val="22"/>
          <w:lang w:val="en-US"/>
        </w:rPr>
        <w:tab/>
      </w:r>
      <w:r w:rsidRPr="00614BC9">
        <w:rPr>
          <w:sz w:val="22"/>
          <w:lang w:val="en-US"/>
        </w:rPr>
        <w:tab/>
        <w:t xml:space="preserve">Michele </w:t>
      </w:r>
      <w:proofErr w:type="spellStart"/>
      <w:r w:rsidRPr="00614BC9">
        <w:rPr>
          <w:sz w:val="22"/>
          <w:lang w:val="en-US"/>
        </w:rPr>
        <w:t>Forina</w:t>
      </w:r>
      <w:proofErr w:type="spellEnd"/>
      <w:r w:rsidRPr="00614BC9">
        <w:rPr>
          <w:sz w:val="22"/>
          <w:lang w:val="en-US"/>
        </w:rPr>
        <w:t xml:space="preserve"> CA, Riccardo </w:t>
      </w:r>
      <w:proofErr w:type="spellStart"/>
      <w:r w:rsidRPr="00614BC9">
        <w:rPr>
          <w:sz w:val="22"/>
          <w:lang w:val="en-US"/>
        </w:rPr>
        <w:t>Leardi</w:t>
      </w:r>
      <w:proofErr w:type="spellEnd"/>
      <w:r w:rsidRPr="00614BC9">
        <w:rPr>
          <w:sz w:val="22"/>
          <w:lang w:val="en-US"/>
        </w:rPr>
        <w:t>, Giuliana Drava. A class-modelling technique based on potential functions. Journal of Chemometrics 1991.</w:t>
      </w:r>
    </w:p>
    <w:p w14:paraId="30EB88DC"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29)</w:t>
      </w:r>
      <w:r w:rsidRPr="00614BC9">
        <w:rPr>
          <w:sz w:val="22"/>
          <w:lang w:val="en-US"/>
        </w:rPr>
        <w:tab/>
        <w:t xml:space="preserve"> M. P. </w:t>
      </w:r>
      <w:proofErr w:type="spellStart"/>
      <w:r w:rsidRPr="00614BC9">
        <w:rPr>
          <w:sz w:val="22"/>
          <w:lang w:val="en-US"/>
        </w:rPr>
        <w:t>Derde</w:t>
      </w:r>
      <w:proofErr w:type="spellEnd"/>
      <w:r w:rsidRPr="00614BC9">
        <w:rPr>
          <w:sz w:val="22"/>
          <w:lang w:val="en-US"/>
        </w:rPr>
        <w:t xml:space="preserve"> DLM. UNEQ:  A class modelling supervised pattern recognition technique. . </w:t>
      </w:r>
      <w:proofErr w:type="spellStart"/>
      <w:r w:rsidRPr="00614BC9">
        <w:rPr>
          <w:sz w:val="22"/>
          <w:lang w:val="en-US"/>
        </w:rPr>
        <w:t>Microchimica</w:t>
      </w:r>
      <w:proofErr w:type="spellEnd"/>
      <w:r w:rsidRPr="00614BC9">
        <w:rPr>
          <w:sz w:val="22"/>
          <w:lang w:val="en-US"/>
        </w:rPr>
        <w:t xml:space="preserve"> Acta. 1986;89:139-52.</w:t>
      </w:r>
    </w:p>
    <w:p w14:paraId="56EE21DC"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30)</w:t>
      </w:r>
      <w:r w:rsidRPr="00614BC9">
        <w:rPr>
          <w:sz w:val="22"/>
          <w:lang w:val="en-US"/>
        </w:rPr>
        <w:tab/>
        <w:t xml:space="preserve"> </w:t>
      </w:r>
      <w:proofErr w:type="spellStart"/>
      <w:r w:rsidRPr="00614BC9">
        <w:rPr>
          <w:sz w:val="22"/>
          <w:lang w:val="en-US"/>
        </w:rPr>
        <w:t>Ståhle</w:t>
      </w:r>
      <w:proofErr w:type="spellEnd"/>
      <w:r w:rsidRPr="00614BC9">
        <w:rPr>
          <w:sz w:val="22"/>
          <w:lang w:val="en-US"/>
        </w:rPr>
        <w:t xml:space="preserve"> L WS. Partial least squares analysis with cross-validation for the two-class problem: A monte </w:t>
      </w:r>
      <w:proofErr w:type="spellStart"/>
      <w:r w:rsidRPr="00614BC9">
        <w:rPr>
          <w:sz w:val="22"/>
          <w:lang w:val="en-US"/>
        </w:rPr>
        <w:t>carlo</w:t>
      </w:r>
      <w:proofErr w:type="spellEnd"/>
      <w:r w:rsidRPr="00614BC9">
        <w:rPr>
          <w:sz w:val="22"/>
          <w:lang w:val="en-US"/>
        </w:rPr>
        <w:t xml:space="preserve"> study. Journal of chemometrics. 1987;1(3):185-96.</w:t>
      </w:r>
    </w:p>
    <w:p w14:paraId="0895C8C5"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31)</w:t>
      </w:r>
      <w:r w:rsidRPr="00614BC9">
        <w:rPr>
          <w:sz w:val="22"/>
          <w:lang w:val="en-US"/>
        </w:rPr>
        <w:tab/>
        <w:t xml:space="preserve"> Barker M RW. Partial least squares for discrimination. Journal of Chemometrics. 2003;17(3):166-73.</w:t>
      </w:r>
    </w:p>
    <w:p w14:paraId="7543EADB"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32)</w:t>
      </w:r>
      <w:r w:rsidRPr="00614BC9">
        <w:rPr>
          <w:sz w:val="22"/>
          <w:lang w:val="en-US"/>
        </w:rPr>
        <w:tab/>
      </w:r>
      <w:r w:rsidRPr="00614BC9">
        <w:rPr>
          <w:sz w:val="22"/>
          <w:lang w:val="en-US"/>
        </w:rPr>
        <w:tab/>
        <w:t>Givens JMKMRGJA. A fuzzy K-nearest neighbor algorithm. IEEE Transactions on Systems, Man, and Cybernetics 1985;SMC-15(4):580-5.</w:t>
      </w:r>
    </w:p>
    <w:p w14:paraId="4995C3BA"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33)</w:t>
      </w:r>
      <w:r w:rsidRPr="00614BC9">
        <w:rPr>
          <w:sz w:val="22"/>
          <w:lang w:val="en-US"/>
        </w:rPr>
        <w:tab/>
        <w:t xml:space="preserve"> </w:t>
      </w:r>
      <w:proofErr w:type="spellStart"/>
      <w:r w:rsidRPr="00614BC9">
        <w:rPr>
          <w:sz w:val="22"/>
          <w:lang w:val="en-US"/>
        </w:rPr>
        <w:t>Cristianini</w:t>
      </w:r>
      <w:proofErr w:type="spellEnd"/>
      <w:r w:rsidRPr="00614BC9">
        <w:rPr>
          <w:sz w:val="22"/>
          <w:lang w:val="en-US"/>
        </w:rPr>
        <w:t xml:space="preserve">, N., </w:t>
      </w:r>
      <w:proofErr w:type="spellStart"/>
      <w:r w:rsidRPr="00614BC9">
        <w:rPr>
          <w:sz w:val="22"/>
          <w:lang w:val="en-US"/>
        </w:rPr>
        <w:t>Shawe</w:t>
      </w:r>
      <w:proofErr w:type="spellEnd"/>
      <w:r w:rsidRPr="00614BC9">
        <w:rPr>
          <w:sz w:val="22"/>
          <w:lang w:val="en-US"/>
        </w:rPr>
        <w:t xml:space="preserve">-Taylor, J.: An Introduction to Support Vector Machines and other kernel-based learning methods. Cambridge University Press, </w:t>
      </w:r>
      <w:proofErr w:type="spellStart"/>
      <w:r w:rsidRPr="00614BC9">
        <w:rPr>
          <w:sz w:val="22"/>
          <w:lang w:val="en-US"/>
        </w:rPr>
        <w:t>Cambrigde</w:t>
      </w:r>
      <w:proofErr w:type="spellEnd"/>
      <w:r w:rsidRPr="00614BC9">
        <w:rPr>
          <w:sz w:val="22"/>
          <w:lang w:val="en-US"/>
        </w:rPr>
        <w:t>, Book website: www.support-vector.net (2000)</w:t>
      </w:r>
    </w:p>
    <w:p w14:paraId="11828D44"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34)</w:t>
      </w:r>
      <w:r w:rsidRPr="00614BC9">
        <w:rPr>
          <w:sz w:val="22"/>
          <w:lang w:val="en-US"/>
        </w:rPr>
        <w:tab/>
        <w:t xml:space="preserve">           </w:t>
      </w:r>
      <w:proofErr w:type="spellStart"/>
      <w:r w:rsidRPr="00614BC9">
        <w:rPr>
          <w:sz w:val="22"/>
          <w:lang w:val="en-US"/>
        </w:rPr>
        <w:t>Tharwat</w:t>
      </w:r>
      <w:proofErr w:type="spellEnd"/>
      <w:r w:rsidRPr="00614BC9">
        <w:rPr>
          <w:sz w:val="22"/>
          <w:lang w:val="en-US"/>
        </w:rPr>
        <w:t xml:space="preserve">, Alaa &amp; Gaber, Tarek &amp; Ibrahim, </w:t>
      </w:r>
      <w:proofErr w:type="spellStart"/>
      <w:r w:rsidRPr="00614BC9">
        <w:rPr>
          <w:sz w:val="22"/>
          <w:lang w:val="en-US"/>
        </w:rPr>
        <w:t>Abdelhameed</w:t>
      </w:r>
      <w:proofErr w:type="spellEnd"/>
      <w:r w:rsidRPr="00614BC9">
        <w:rPr>
          <w:sz w:val="22"/>
          <w:lang w:val="en-US"/>
        </w:rPr>
        <w:t xml:space="preserve"> &amp; </w:t>
      </w:r>
      <w:proofErr w:type="spellStart"/>
      <w:r w:rsidRPr="00614BC9">
        <w:rPr>
          <w:sz w:val="22"/>
          <w:lang w:val="en-US"/>
        </w:rPr>
        <w:t>Hassanien</w:t>
      </w:r>
      <w:proofErr w:type="spellEnd"/>
      <w:r w:rsidRPr="00614BC9">
        <w:rPr>
          <w:sz w:val="22"/>
          <w:lang w:val="en-US"/>
        </w:rPr>
        <w:t>, Aboul Ella. (2017). Linear discriminant analysis: A detailed tutorial. Ai Communications. 30. 169-190,. 10.3233/AIC-170729.</w:t>
      </w:r>
    </w:p>
    <w:p w14:paraId="2DBF14E9" w14:textId="74D63159" w:rsidR="00E40777" w:rsidRPr="00614BC9" w:rsidRDefault="00E40777" w:rsidP="00E03BCF">
      <w:pPr>
        <w:spacing w:before="100" w:beforeAutospacing="1" w:after="100" w:afterAutospacing="1" w:line="240" w:lineRule="auto"/>
        <w:jc w:val="both"/>
        <w:rPr>
          <w:sz w:val="22"/>
          <w:lang w:val="en-US"/>
        </w:rPr>
      </w:pPr>
      <w:r w:rsidRPr="00614BC9">
        <w:rPr>
          <w:sz w:val="22"/>
          <w:lang w:val="en-US"/>
        </w:rPr>
        <w:t>35)</w:t>
      </w:r>
      <w:r w:rsidRPr="00614BC9">
        <w:rPr>
          <w:sz w:val="22"/>
          <w:lang w:val="en-US"/>
        </w:rPr>
        <w:tab/>
      </w:r>
      <w:r w:rsidRPr="00614BC9">
        <w:rPr>
          <w:sz w:val="22"/>
          <w:lang w:val="en-US"/>
        </w:rPr>
        <w:tab/>
      </w:r>
      <w:proofErr w:type="spellStart"/>
      <w:r w:rsidRPr="00614BC9">
        <w:rPr>
          <w:sz w:val="22"/>
          <w:lang w:val="en-US"/>
        </w:rPr>
        <w:t>Ruiyang</w:t>
      </w:r>
      <w:proofErr w:type="spellEnd"/>
      <w:r w:rsidRPr="00614BC9">
        <w:rPr>
          <w:sz w:val="22"/>
          <w:lang w:val="en-US"/>
        </w:rPr>
        <w:t xml:space="preserve"> Wu NH. Quadratic discriminant analysis by projection Journal of Multivariate Analysis. 2022;190(104987).</w:t>
      </w:r>
    </w:p>
    <w:p w14:paraId="1691ED23"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lastRenderedPageBreak/>
        <w:t>36)</w:t>
      </w:r>
      <w:r w:rsidRPr="00614BC9">
        <w:rPr>
          <w:sz w:val="22"/>
          <w:lang w:val="en-US"/>
        </w:rPr>
        <w:tab/>
        <w:t xml:space="preserve">             </w:t>
      </w:r>
      <w:proofErr w:type="spellStart"/>
      <w:r w:rsidRPr="00614BC9">
        <w:rPr>
          <w:sz w:val="22"/>
          <w:lang w:val="en-US"/>
        </w:rPr>
        <w:t>Specim</w:t>
      </w:r>
      <w:proofErr w:type="spellEnd"/>
      <w:r w:rsidRPr="00614BC9">
        <w:rPr>
          <w:sz w:val="22"/>
          <w:lang w:val="en-US"/>
        </w:rPr>
        <w:t xml:space="preserve"> FX17 NIR </w:t>
      </w:r>
      <w:proofErr w:type="spellStart"/>
      <w:r w:rsidRPr="00614BC9">
        <w:rPr>
          <w:sz w:val="22"/>
          <w:lang w:val="en-US"/>
        </w:rPr>
        <w:t>linescan</w:t>
      </w:r>
      <w:proofErr w:type="spellEnd"/>
      <w:r w:rsidRPr="00614BC9">
        <w:rPr>
          <w:sz w:val="22"/>
          <w:lang w:val="en-US"/>
        </w:rPr>
        <w:t xml:space="preserve"> camera with a spectral range (937.33 nm-1718 nm). </w:t>
      </w:r>
    </w:p>
    <w:p w14:paraId="77431DEB"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37)</w:t>
      </w:r>
      <w:r w:rsidRPr="00614BC9">
        <w:rPr>
          <w:sz w:val="22"/>
          <w:lang w:val="en-US"/>
        </w:rPr>
        <w:tab/>
        <w:t xml:space="preserve">         The Darwin annotation tool from V7 labs was used to perform annotation (https://darwin.v7labs.com).  Annotations were used to extract sepal pixel spectra using a custom Python image processing pipeline. </w:t>
      </w:r>
    </w:p>
    <w:p w14:paraId="64DFC824"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38)</w:t>
      </w:r>
      <w:r w:rsidRPr="00614BC9">
        <w:rPr>
          <w:sz w:val="22"/>
          <w:lang w:val="en-US"/>
        </w:rPr>
        <w:tab/>
        <w:t xml:space="preserve">R version 4.2.1 (2022-06-23) </w:t>
      </w:r>
    </w:p>
    <w:p w14:paraId="780DEC02"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39)</w:t>
      </w:r>
      <w:r w:rsidRPr="00614BC9">
        <w:rPr>
          <w:sz w:val="22"/>
          <w:lang w:val="en-US"/>
        </w:rPr>
        <w:tab/>
        <w:t>Fearn T. Principal Components Analysis is Not a Classification Method. NIR news. 2016;27(3):3-27.</w:t>
      </w:r>
    </w:p>
    <w:p w14:paraId="07437B1B" w14:textId="260AEA60" w:rsidR="00E40777" w:rsidRPr="00614BC9" w:rsidRDefault="00E40777" w:rsidP="00E03BCF">
      <w:pPr>
        <w:spacing w:before="100" w:beforeAutospacing="1" w:after="100" w:afterAutospacing="1" w:line="240" w:lineRule="auto"/>
        <w:jc w:val="both"/>
        <w:rPr>
          <w:sz w:val="22"/>
          <w:lang w:val="en-US"/>
        </w:rPr>
      </w:pPr>
      <w:r w:rsidRPr="00614BC9">
        <w:rPr>
          <w:sz w:val="22"/>
          <w:lang w:val="en-US"/>
        </w:rPr>
        <w:t>40)</w:t>
      </w:r>
      <w:r w:rsidRPr="00614BC9">
        <w:rPr>
          <w:sz w:val="22"/>
          <w:lang w:val="en-US"/>
        </w:rPr>
        <w:tab/>
        <w:t xml:space="preserve"> (Davide </w:t>
      </w:r>
      <w:proofErr w:type="spellStart"/>
      <w:r w:rsidRPr="00614BC9">
        <w:rPr>
          <w:sz w:val="22"/>
          <w:lang w:val="en-US"/>
        </w:rPr>
        <w:t>Ballabio</w:t>
      </w:r>
      <w:proofErr w:type="spellEnd"/>
      <w:r w:rsidRPr="00614BC9">
        <w:rPr>
          <w:sz w:val="22"/>
          <w:lang w:val="en-US"/>
        </w:rPr>
        <w:t xml:space="preserve">, 2018; “Multivariate comparison of classification performance measures”.  Davide </w:t>
      </w:r>
      <w:proofErr w:type="spellStart"/>
      <w:r w:rsidRPr="00614BC9">
        <w:rPr>
          <w:sz w:val="22"/>
          <w:lang w:val="en-US"/>
        </w:rPr>
        <w:t>Ballabio</w:t>
      </w:r>
      <w:proofErr w:type="spellEnd"/>
      <w:r w:rsidRPr="00614BC9">
        <w:rPr>
          <w:sz w:val="22"/>
          <w:lang w:val="en-US"/>
        </w:rPr>
        <w:t xml:space="preserve">, Francesca </w:t>
      </w:r>
      <w:proofErr w:type="spellStart"/>
      <w:r w:rsidRPr="00614BC9">
        <w:rPr>
          <w:sz w:val="22"/>
          <w:lang w:val="en-US"/>
        </w:rPr>
        <w:t>Grisoni</w:t>
      </w:r>
      <w:proofErr w:type="spellEnd"/>
      <w:r w:rsidRPr="00614BC9">
        <w:rPr>
          <w:sz w:val="22"/>
          <w:lang w:val="en-US"/>
        </w:rPr>
        <w:t>, Roberto Todeschini Chemometrics and Intelligent Laboratory Systems, 2017. https://doi.org/10.1016/j.chemolab.2017.12.004</w:t>
      </w:r>
    </w:p>
    <w:p w14:paraId="42D663B8" w14:textId="77777777" w:rsidR="00E40777" w:rsidRPr="00614BC9" w:rsidDel="00E03BCF" w:rsidRDefault="00E40777" w:rsidP="00E03BCF">
      <w:pPr>
        <w:spacing w:before="100" w:beforeAutospacing="1" w:after="100" w:afterAutospacing="1" w:line="240" w:lineRule="auto"/>
        <w:jc w:val="both"/>
        <w:rPr>
          <w:del w:id="1040" w:author="Bertotto, Mercedes" w:date="2024-01-18T13:03:00Z"/>
          <w:sz w:val="22"/>
          <w:lang w:val="en-US"/>
        </w:rPr>
      </w:pPr>
      <w:r w:rsidRPr="00614BC9">
        <w:rPr>
          <w:sz w:val="22"/>
          <w:lang w:val="en-US"/>
        </w:rPr>
        <w:t>41)</w:t>
      </w:r>
      <w:r w:rsidRPr="00614BC9">
        <w:rPr>
          <w:sz w:val="22"/>
          <w:lang w:val="en-US"/>
        </w:rPr>
        <w:tab/>
      </w:r>
      <w:proofErr w:type="spellStart"/>
      <w:r w:rsidRPr="00614BC9">
        <w:rPr>
          <w:sz w:val="22"/>
          <w:lang w:val="en-US"/>
        </w:rPr>
        <w:t>Akosa</w:t>
      </w:r>
      <w:proofErr w:type="spellEnd"/>
      <w:r w:rsidRPr="00614BC9">
        <w:rPr>
          <w:sz w:val="22"/>
          <w:lang w:val="en-US"/>
        </w:rPr>
        <w:t xml:space="preserve">, 2017) “Predictive Accuracy: A Misleading Performance Measure for Highly Imbalanced </w:t>
      </w:r>
      <w:proofErr w:type="spellStart"/>
      <w:r w:rsidRPr="00614BC9">
        <w:rPr>
          <w:sz w:val="22"/>
          <w:lang w:val="en-US"/>
        </w:rPr>
        <w:t>Data”</w:t>
      </w:r>
      <w:del w:id="1041" w:author="Bertotto, Mercedes" w:date="2024-01-18T13:03:00Z">
        <w:r w:rsidRPr="00614BC9" w:rsidDel="00E03BCF">
          <w:rPr>
            <w:sz w:val="22"/>
            <w:lang w:val="en-US"/>
          </w:rPr>
          <w:delText xml:space="preserve"> </w:delText>
        </w:r>
      </w:del>
    </w:p>
    <w:p w14:paraId="184BB69C" w14:textId="1672F3B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Paper</w:t>
      </w:r>
      <w:proofErr w:type="spellEnd"/>
      <w:r w:rsidRPr="00614BC9">
        <w:rPr>
          <w:sz w:val="22"/>
          <w:lang w:val="en-US"/>
        </w:rPr>
        <w:t xml:space="preserve"> 942-2017. Josephine Sarpong </w:t>
      </w:r>
      <w:proofErr w:type="spellStart"/>
      <w:r w:rsidRPr="00614BC9">
        <w:rPr>
          <w:sz w:val="22"/>
          <w:lang w:val="en-US"/>
        </w:rPr>
        <w:t>Akosa</w:t>
      </w:r>
      <w:proofErr w:type="spellEnd"/>
      <w:r w:rsidRPr="00614BC9">
        <w:rPr>
          <w:sz w:val="22"/>
          <w:lang w:val="en-US"/>
        </w:rPr>
        <w:t xml:space="preserve"> Graduate Teaching Associate Oklahoma State University josephine.akosa@okstate.edu http://statistician.wixsite.com/josephine-akosa</w:t>
      </w:r>
    </w:p>
    <w:p w14:paraId="2BA93E70" w14:textId="77777777" w:rsidR="00E40777" w:rsidRPr="00614BC9" w:rsidRDefault="00E40777" w:rsidP="00E03BCF">
      <w:pPr>
        <w:spacing w:before="100" w:beforeAutospacing="1" w:after="100" w:afterAutospacing="1" w:line="240" w:lineRule="auto"/>
        <w:jc w:val="both"/>
        <w:rPr>
          <w:sz w:val="22"/>
          <w:lang w:val="en-US"/>
        </w:rPr>
      </w:pPr>
      <w:r w:rsidRPr="00614BC9">
        <w:rPr>
          <w:sz w:val="22"/>
          <w:lang w:val="en-US"/>
        </w:rPr>
        <w:t>42)</w:t>
      </w:r>
      <w:r w:rsidRPr="00614BC9">
        <w:rPr>
          <w:sz w:val="22"/>
          <w:lang w:val="en-US"/>
        </w:rPr>
        <w:tab/>
        <w:t xml:space="preserve">C. Luz, V. D. O., J.M. </w:t>
      </w:r>
      <w:proofErr w:type="spellStart"/>
      <w:r w:rsidRPr="00614BC9">
        <w:rPr>
          <w:sz w:val="22"/>
          <w:lang w:val="en-US"/>
        </w:rPr>
        <w:t>Quiles</w:t>
      </w:r>
      <w:proofErr w:type="spellEnd"/>
      <w:r w:rsidRPr="00614BC9">
        <w:rPr>
          <w:sz w:val="22"/>
          <w:lang w:val="en-US"/>
        </w:rPr>
        <w:t xml:space="preserve">, R. Romano, J. </w:t>
      </w:r>
      <w:proofErr w:type="spellStart"/>
      <w:r w:rsidRPr="00614BC9">
        <w:rPr>
          <w:sz w:val="22"/>
          <w:lang w:val="en-US"/>
        </w:rPr>
        <w:t>Mañes</w:t>
      </w:r>
      <w:proofErr w:type="spellEnd"/>
      <w:r w:rsidRPr="00614BC9">
        <w:rPr>
          <w:sz w:val="22"/>
          <w:lang w:val="en-US"/>
        </w:rPr>
        <w:t xml:space="preserve">, G. </w:t>
      </w:r>
      <w:proofErr w:type="spellStart"/>
      <w:r w:rsidRPr="00614BC9">
        <w:rPr>
          <w:sz w:val="22"/>
          <w:lang w:val="en-US"/>
        </w:rPr>
        <w:t>Meca</w:t>
      </w:r>
      <w:proofErr w:type="spellEnd"/>
      <w:r w:rsidRPr="00614BC9">
        <w:rPr>
          <w:sz w:val="22"/>
          <w:lang w:val="en-US"/>
        </w:rPr>
        <w:t xml:space="preserve"> (2020). </w:t>
      </w:r>
      <w:proofErr w:type="spellStart"/>
      <w:r w:rsidRPr="00614BC9">
        <w:rPr>
          <w:sz w:val="22"/>
          <w:lang w:val="en-US"/>
        </w:rPr>
        <w:t>Biopreservation</w:t>
      </w:r>
      <w:proofErr w:type="spellEnd"/>
      <w:r w:rsidRPr="00614BC9">
        <w:rPr>
          <w:sz w:val="22"/>
          <w:lang w:val="en-US"/>
        </w:rPr>
        <w:t xml:space="preserve"> of tomatoes using fermented media by lactic acid bacteria. 130. </w:t>
      </w:r>
      <w:proofErr w:type="spellStart"/>
      <w:r w:rsidRPr="00614BC9">
        <w:rPr>
          <w:sz w:val="22"/>
          <w:lang w:val="en-US"/>
        </w:rPr>
        <w:t>doi:https</w:t>
      </w:r>
      <w:proofErr w:type="spellEnd"/>
      <w:r w:rsidRPr="00614BC9">
        <w:rPr>
          <w:sz w:val="22"/>
          <w:lang w:val="en-US"/>
        </w:rPr>
        <w:t>://doi.org/10.1016/j.lwt.2020.109618</w:t>
      </w:r>
    </w:p>
    <w:p w14:paraId="039985F7" w14:textId="65F1680E" w:rsidR="00036A3D" w:rsidRPr="00E03BCF" w:rsidRDefault="00E40777" w:rsidP="00E03BCF">
      <w:pPr>
        <w:autoSpaceDE w:val="0"/>
        <w:autoSpaceDN w:val="0"/>
        <w:adjustRightInd w:val="0"/>
        <w:spacing w:before="100" w:beforeAutospacing="1" w:after="100" w:afterAutospacing="1" w:line="240" w:lineRule="auto"/>
        <w:jc w:val="both"/>
        <w:rPr>
          <w:rFonts w:cs="Calibri"/>
          <w:sz w:val="22"/>
          <w:lang w:val="en-US"/>
        </w:rPr>
        <w:pPrChange w:id="1042" w:author="Bertotto, Mercedes" w:date="2024-01-18T13:03:00Z">
          <w:pPr>
            <w:autoSpaceDE w:val="0"/>
            <w:autoSpaceDN w:val="0"/>
            <w:adjustRightInd w:val="0"/>
            <w:spacing w:after="0" w:line="240" w:lineRule="auto"/>
          </w:pPr>
        </w:pPrChange>
      </w:pPr>
      <w:r w:rsidRPr="00E03BCF">
        <w:rPr>
          <w:sz w:val="22"/>
          <w:lang w:val="en-US"/>
        </w:rPr>
        <w:t>43)</w:t>
      </w:r>
      <w:r w:rsidRPr="00E03BCF">
        <w:rPr>
          <w:sz w:val="22"/>
          <w:lang w:val="en-US"/>
        </w:rPr>
        <w:tab/>
      </w:r>
      <w:r w:rsidR="00036A3D" w:rsidRPr="00E03BCF">
        <w:rPr>
          <w:rFonts w:cs="Calibri"/>
          <w:sz w:val="22"/>
          <w:lang w:val="en-US"/>
        </w:rPr>
        <w:t xml:space="preserve">Jelena Muncan RT, . </w:t>
      </w:r>
      <w:proofErr w:type="spellStart"/>
      <w:r w:rsidR="00036A3D" w:rsidRPr="00E03BCF">
        <w:rPr>
          <w:rFonts w:cs="Calibri"/>
          <w:sz w:val="22"/>
          <w:lang w:val="en-US"/>
        </w:rPr>
        <w:t>Aquaphotomics</w:t>
      </w:r>
      <w:proofErr w:type="spellEnd"/>
      <w:r w:rsidR="00036A3D" w:rsidRPr="00E03BCF">
        <w:rPr>
          <w:rFonts w:cs="Calibri"/>
          <w:sz w:val="22"/>
          <w:lang w:val="en-US"/>
        </w:rPr>
        <w:t>—From Innovative Knowledge to Integrative Platform in Science and Technology. Molecules. 2019;24(15):2742.</w:t>
      </w:r>
    </w:p>
    <w:p w14:paraId="5C6B3446" w14:textId="61339AE7" w:rsidR="009F5D24" w:rsidRPr="00E03BCF" w:rsidRDefault="009F5D24" w:rsidP="00E03BCF">
      <w:pPr>
        <w:autoSpaceDE w:val="0"/>
        <w:autoSpaceDN w:val="0"/>
        <w:adjustRightInd w:val="0"/>
        <w:spacing w:before="100" w:beforeAutospacing="1" w:after="100" w:afterAutospacing="1" w:line="240" w:lineRule="auto"/>
        <w:jc w:val="both"/>
        <w:rPr>
          <w:sz w:val="22"/>
          <w:lang w:val="en-US"/>
        </w:rPr>
        <w:pPrChange w:id="1043" w:author="Bertotto, Mercedes" w:date="2024-01-18T13:03:00Z">
          <w:pPr>
            <w:autoSpaceDE w:val="0"/>
            <w:autoSpaceDN w:val="0"/>
            <w:adjustRightInd w:val="0"/>
            <w:spacing w:after="0" w:line="240" w:lineRule="auto"/>
          </w:pPr>
        </w:pPrChange>
      </w:pPr>
      <w:r w:rsidRPr="00E03BCF">
        <w:rPr>
          <w:rFonts w:cs="Calibri"/>
          <w:sz w:val="22"/>
          <w:lang w:val="en-US"/>
        </w:rPr>
        <w:t xml:space="preserve">44) </w:t>
      </w:r>
      <w:r w:rsidRPr="00E03BCF">
        <w:rPr>
          <w:sz w:val="22"/>
        </w:rPr>
        <w:fldChar w:fldCharType="begin"/>
      </w:r>
      <w:r w:rsidRPr="00E03BCF">
        <w:rPr>
          <w:sz w:val="22"/>
          <w:lang w:val="en-US"/>
        </w:rPr>
        <w:instrText xml:space="preserve"> HYPERLINK "https://www.aquaphotomics.com/aquaphotomics-method/" </w:instrText>
      </w:r>
      <w:r w:rsidRPr="00E03BCF">
        <w:rPr>
          <w:sz w:val="22"/>
        </w:rPr>
      </w:r>
      <w:r w:rsidRPr="00E03BCF">
        <w:rPr>
          <w:sz w:val="22"/>
        </w:rPr>
        <w:fldChar w:fldCharType="separate"/>
      </w:r>
      <w:r w:rsidRPr="00E03BCF">
        <w:rPr>
          <w:rStyle w:val="Hyperlink"/>
          <w:sz w:val="22"/>
          <w:lang w:val="en-US"/>
        </w:rPr>
        <w:t xml:space="preserve">Aquaphotomics.com - </w:t>
      </w:r>
      <w:proofErr w:type="spellStart"/>
      <w:r w:rsidRPr="00E03BCF">
        <w:rPr>
          <w:rStyle w:val="Hyperlink"/>
          <w:sz w:val="22"/>
          <w:lang w:val="en-US"/>
        </w:rPr>
        <w:t>Aquaphotomics</w:t>
      </w:r>
      <w:proofErr w:type="spellEnd"/>
      <w:r w:rsidRPr="00E03BCF">
        <w:rPr>
          <w:rStyle w:val="Hyperlink"/>
          <w:sz w:val="22"/>
          <w:lang w:val="en-US"/>
        </w:rPr>
        <w:t xml:space="preserve"> Method</w:t>
      </w:r>
      <w:r w:rsidRPr="00E03BCF">
        <w:rPr>
          <w:sz w:val="22"/>
        </w:rPr>
        <w:fldChar w:fldCharType="end"/>
      </w:r>
    </w:p>
    <w:p w14:paraId="17C14BAE" w14:textId="08C3A928" w:rsidR="009F5D24" w:rsidRPr="00E03BCF" w:rsidRDefault="009F5D24" w:rsidP="00E03BCF">
      <w:pPr>
        <w:autoSpaceDE w:val="0"/>
        <w:autoSpaceDN w:val="0"/>
        <w:adjustRightInd w:val="0"/>
        <w:spacing w:before="100" w:beforeAutospacing="1" w:after="100" w:afterAutospacing="1" w:line="240" w:lineRule="auto"/>
        <w:jc w:val="both"/>
        <w:rPr>
          <w:rFonts w:cs="Open Sans"/>
          <w:sz w:val="22"/>
          <w:shd w:val="clear" w:color="auto" w:fill="FFFFFF"/>
          <w:lang w:val="en-US"/>
        </w:rPr>
        <w:pPrChange w:id="1044" w:author="Bertotto, Mercedes" w:date="2024-01-18T13:03:00Z">
          <w:pPr>
            <w:autoSpaceDE w:val="0"/>
            <w:autoSpaceDN w:val="0"/>
            <w:adjustRightInd w:val="0"/>
            <w:spacing w:after="0" w:line="240" w:lineRule="auto"/>
            <w:jc w:val="both"/>
          </w:pPr>
        </w:pPrChange>
      </w:pPr>
      <w:r w:rsidRPr="00E03BCF">
        <w:rPr>
          <w:sz w:val="22"/>
          <w:lang w:val="en-US"/>
        </w:rPr>
        <w:t xml:space="preserve">45) </w:t>
      </w:r>
      <w:r w:rsidRPr="00E03BCF">
        <w:rPr>
          <w:rFonts w:cs="Open Sans"/>
          <w:sz w:val="22"/>
          <w:shd w:val="clear" w:color="auto" w:fill="FFFFFF"/>
          <w:lang w:val="en-US"/>
        </w:rPr>
        <w:t>Franks, F., ed. 1973. </w:t>
      </w:r>
      <w:r w:rsidRPr="00E03BCF">
        <w:rPr>
          <w:rStyle w:val="Emphasis"/>
          <w:rFonts w:cs="Open Sans"/>
          <w:sz w:val="22"/>
          <w:shd w:val="clear" w:color="auto" w:fill="FFFFFF"/>
          <w:lang w:val="en-US"/>
        </w:rPr>
        <w:t>Water: A comprehensive treatise </w:t>
      </w:r>
      <w:r w:rsidRPr="00E03BCF">
        <w:rPr>
          <w:rFonts w:cs="Open Sans"/>
          <w:sz w:val="22"/>
          <w:shd w:val="clear" w:color="auto" w:fill="FFFFFF"/>
          <w:lang w:val="en-US"/>
        </w:rPr>
        <w:t>Vol. 3. New York: Plenum Press.</w:t>
      </w:r>
    </w:p>
    <w:p w14:paraId="6D811B6A" w14:textId="670526F5" w:rsidR="009F5D24" w:rsidRPr="00E03BCF" w:rsidRDefault="009F5D24" w:rsidP="00E03BCF">
      <w:pPr>
        <w:autoSpaceDE w:val="0"/>
        <w:autoSpaceDN w:val="0"/>
        <w:adjustRightInd w:val="0"/>
        <w:spacing w:before="100" w:beforeAutospacing="1" w:after="100" w:afterAutospacing="1" w:line="240" w:lineRule="auto"/>
        <w:jc w:val="both"/>
        <w:rPr>
          <w:rFonts w:cs="Open Sans"/>
          <w:sz w:val="22"/>
          <w:shd w:val="clear" w:color="auto" w:fill="FFFFFF"/>
          <w:lang w:val="en-US"/>
        </w:rPr>
        <w:pPrChange w:id="1045" w:author="Bertotto, Mercedes" w:date="2024-01-18T13:03:00Z">
          <w:pPr>
            <w:autoSpaceDE w:val="0"/>
            <w:autoSpaceDN w:val="0"/>
            <w:adjustRightInd w:val="0"/>
            <w:spacing w:after="0" w:line="240" w:lineRule="auto"/>
            <w:jc w:val="both"/>
          </w:pPr>
        </w:pPrChange>
      </w:pPr>
      <w:r w:rsidRPr="00E03BCF">
        <w:rPr>
          <w:rFonts w:cs="Open Sans"/>
          <w:sz w:val="22"/>
          <w:shd w:val="clear" w:color="auto" w:fill="FFFFFF"/>
          <w:lang w:val="en-US"/>
        </w:rPr>
        <w:t xml:space="preserve">46) </w:t>
      </w:r>
      <w:r w:rsidR="000B57AF" w:rsidRPr="00E03BCF">
        <w:rPr>
          <w:rFonts w:cs="Calibri"/>
          <w:sz w:val="22"/>
          <w:lang w:val="en-US"/>
        </w:rPr>
        <w:t xml:space="preserve"> </w:t>
      </w:r>
      <w:proofErr w:type="spellStart"/>
      <w:r w:rsidRPr="00E03BCF">
        <w:rPr>
          <w:rFonts w:cs="Open Sans"/>
          <w:sz w:val="22"/>
          <w:shd w:val="clear" w:color="auto" w:fill="FFFFFF"/>
          <w:lang w:val="en-US"/>
        </w:rPr>
        <w:t>Tsenkova</w:t>
      </w:r>
      <w:proofErr w:type="spellEnd"/>
      <w:r w:rsidRPr="00E03BCF">
        <w:rPr>
          <w:rFonts w:cs="Open Sans"/>
          <w:sz w:val="22"/>
          <w:shd w:val="clear" w:color="auto" w:fill="FFFFFF"/>
          <w:lang w:val="en-US"/>
        </w:rPr>
        <w:t xml:space="preserve">, R.N., I.K. </w:t>
      </w:r>
      <w:proofErr w:type="spellStart"/>
      <w:r w:rsidRPr="00E03BCF">
        <w:rPr>
          <w:rFonts w:cs="Open Sans"/>
          <w:sz w:val="22"/>
          <w:shd w:val="clear" w:color="auto" w:fill="FFFFFF"/>
          <w:lang w:val="en-US"/>
        </w:rPr>
        <w:t>Iordanova</w:t>
      </w:r>
      <w:proofErr w:type="spellEnd"/>
      <w:r w:rsidRPr="00E03BCF">
        <w:rPr>
          <w:rFonts w:cs="Open Sans"/>
          <w:sz w:val="22"/>
          <w:shd w:val="clear" w:color="auto" w:fill="FFFFFF"/>
          <w:lang w:val="en-US"/>
        </w:rPr>
        <w:t>, K. Toyoda, and D.R. Brown. 2004. “Prion protein fate governed by metal binding.”  </w:t>
      </w:r>
      <w:r w:rsidRPr="00E03BCF">
        <w:rPr>
          <w:rStyle w:val="Emphasis"/>
          <w:rFonts w:cs="Open Sans"/>
          <w:sz w:val="22"/>
          <w:shd w:val="clear" w:color="auto" w:fill="FFFFFF"/>
          <w:lang w:val="en-US"/>
        </w:rPr>
        <w:t>Biochemical and biophysical research communications</w:t>
      </w:r>
      <w:r w:rsidRPr="00E03BCF">
        <w:rPr>
          <w:rFonts w:cs="Open Sans"/>
          <w:sz w:val="22"/>
          <w:shd w:val="clear" w:color="auto" w:fill="FFFFFF"/>
          <w:lang w:val="en-US"/>
        </w:rPr>
        <w:t xml:space="preserve"> 325 (3):1005-1012. </w:t>
      </w:r>
      <w:proofErr w:type="spellStart"/>
      <w:r w:rsidRPr="00E03BCF">
        <w:rPr>
          <w:rFonts w:cs="Open Sans"/>
          <w:sz w:val="22"/>
          <w:shd w:val="clear" w:color="auto" w:fill="FFFFFF"/>
          <w:lang w:val="en-US"/>
        </w:rPr>
        <w:t>doi</w:t>
      </w:r>
      <w:proofErr w:type="spellEnd"/>
      <w:r w:rsidRPr="00E03BCF">
        <w:rPr>
          <w:rFonts w:cs="Open Sans"/>
          <w:sz w:val="22"/>
          <w:shd w:val="clear" w:color="auto" w:fill="FFFFFF"/>
          <w:lang w:val="en-US"/>
        </w:rPr>
        <w:t>: 10.1016/j.bbrc.2004.10.135.</w:t>
      </w:r>
    </w:p>
    <w:p w14:paraId="1CCF3653" w14:textId="4C881574" w:rsidR="008E5DDE" w:rsidRPr="00E03BCF" w:rsidRDefault="000B57AF" w:rsidP="00E03BCF">
      <w:pPr>
        <w:autoSpaceDE w:val="0"/>
        <w:autoSpaceDN w:val="0"/>
        <w:adjustRightInd w:val="0"/>
        <w:spacing w:before="100" w:beforeAutospacing="1" w:after="100" w:afterAutospacing="1" w:line="240" w:lineRule="auto"/>
        <w:jc w:val="both"/>
        <w:rPr>
          <w:rFonts w:cs="Open Sans"/>
          <w:sz w:val="22"/>
          <w:shd w:val="clear" w:color="auto" w:fill="FFFFFF"/>
          <w:lang w:val="en-US"/>
        </w:rPr>
        <w:pPrChange w:id="1046" w:author="Bertotto, Mercedes" w:date="2024-01-18T13:03:00Z">
          <w:pPr>
            <w:autoSpaceDE w:val="0"/>
            <w:autoSpaceDN w:val="0"/>
            <w:adjustRightInd w:val="0"/>
            <w:spacing w:after="0" w:line="240" w:lineRule="auto"/>
            <w:jc w:val="both"/>
          </w:pPr>
        </w:pPrChange>
      </w:pPr>
      <w:r w:rsidRPr="00E03BCF">
        <w:rPr>
          <w:rFonts w:cs="Open Sans"/>
          <w:sz w:val="22"/>
          <w:shd w:val="clear" w:color="auto" w:fill="FFFFFF"/>
          <w:lang w:val="en-US"/>
        </w:rPr>
        <w:t xml:space="preserve">47) </w:t>
      </w:r>
      <w:r w:rsidRPr="00E03BCF">
        <w:rPr>
          <w:rFonts w:cs="Calibri"/>
          <w:sz w:val="22"/>
          <w:lang w:val="en-US"/>
        </w:rPr>
        <w:t xml:space="preserve"> </w:t>
      </w:r>
      <w:proofErr w:type="spellStart"/>
      <w:r w:rsidR="009F5D24" w:rsidRPr="00E03BCF">
        <w:rPr>
          <w:rFonts w:cs="Open Sans"/>
          <w:sz w:val="22"/>
          <w:shd w:val="clear" w:color="auto" w:fill="FFFFFF"/>
          <w:lang w:val="en-US"/>
        </w:rPr>
        <w:t>Cattaneo</w:t>
      </w:r>
      <w:proofErr w:type="spellEnd"/>
      <w:r w:rsidR="009F5D24" w:rsidRPr="00E03BCF">
        <w:rPr>
          <w:rFonts w:cs="Open Sans"/>
          <w:sz w:val="22"/>
          <w:shd w:val="clear" w:color="auto" w:fill="FFFFFF"/>
          <w:lang w:val="en-US"/>
        </w:rPr>
        <w:t xml:space="preserve">, T. M.P., G. </w:t>
      </w:r>
      <w:proofErr w:type="spellStart"/>
      <w:r w:rsidR="009F5D24" w:rsidRPr="00E03BCF">
        <w:rPr>
          <w:rFonts w:cs="Open Sans"/>
          <w:sz w:val="22"/>
          <w:shd w:val="clear" w:color="auto" w:fill="FFFFFF"/>
          <w:lang w:val="en-US"/>
        </w:rPr>
        <w:t>Cabassi</w:t>
      </w:r>
      <w:proofErr w:type="spellEnd"/>
      <w:r w:rsidR="009F5D24" w:rsidRPr="00E03BCF">
        <w:rPr>
          <w:rFonts w:cs="Open Sans"/>
          <w:sz w:val="22"/>
          <w:shd w:val="clear" w:color="auto" w:fill="FFFFFF"/>
          <w:lang w:val="en-US"/>
        </w:rPr>
        <w:t xml:space="preserve">, M. </w:t>
      </w:r>
      <w:proofErr w:type="spellStart"/>
      <w:r w:rsidR="009F5D24" w:rsidRPr="00E03BCF">
        <w:rPr>
          <w:rFonts w:cs="Open Sans"/>
          <w:sz w:val="22"/>
          <w:shd w:val="clear" w:color="auto" w:fill="FFFFFF"/>
          <w:lang w:val="en-US"/>
        </w:rPr>
        <w:t>Profaizer</w:t>
      </w:r>
      <w:proofErr w:type="spellEnd"/>
      <w:r w:rsidR="009F5D24" w:rsidRPr="00E03BCF">
        <w:rPr>
          <w:rFonts w:cs="Open Sans"/>
          <w:sz w:val="22"/>
          <w:shd w:val="clear" w:color="auto" w:fill="FFFFFF"/>
          <w:lang w:val="en-US"/>
        </w:rPr>
        <w:t>, and R. Giangiacomo. 2009. “Contribution of Light Scattering to near Infrared Absorption in Milk.”  </w:t>
      </w:r>
      <w:r w:rsidR="009F5D24" w:rsidRPr="00E03BCF">
        <w:rPr>
          <w:rStyle w:val="Emphasis"/>
          <w:rFonts w:cs="Open Sans"/>
          <w:sz w:val="22"/>
          <w:shd w:val="clear" w:color="auto" w:fill="FFFFFF"/>
          <w:lang w:val="en-US"/>
        </w:rPr>
        <w:t>Journal of Near Infrared Spectroscopy</w:t>
      </w:r>
      <w:r w:rsidR="009F5D24" w:rsidRPr="00E03BCF">
        <w:rPr>
          <w:rFonts w:cs="Open Sans"/>
          <w:sz w:val="22"/>
          <w:shd w:val="clear" w:color="auto" w:fill="FFFFFF"/>
          <w:lang w:val="en-US"/>
        </w:rPr>
        <w:t xml:space="preserve"> 17 (6):337-343. </w:t>
      </w:r>
      <w:proofErr w:type="spellStart"/>
      <w:r w:rsidR="009F5D24" w:rsidRPr="00E03BCF">
        <w:rPr>
          <w:rFonts w:cs="Open Sans"/>
          <w:sz w:val="22"/>
          <w:shd w:val="clear" w:color="auto" w:fill="FFFFFF"/>
          <w:lang w:val="en-US"/>
        </w:rPr>
        <w:t>doi</w:t>
      </w:r>
      <w:proofErr w:type="spellEnd"/>
      <w:r w:rsidR="009F5D24" w:rsidRPr="00E03BCF">
        <w:rPr>
          <w:rFonts w:cs="Open Sans"/>
          <w:sz w:val="22"/>
          <w:shd w:val="clear" w:color="auto" w:fill="FFFFFF"/>
          <w:lang w:val="en-US"/>
        </w:rPr>
        <w:t>: .</w:t>
      </w:r>
    </w:p>
    <w:p w14:paraId="31AF9E03" w14:textId="77777777" w:rsidR="00E03BCF" w:rsidRDefault="000B57AF" w:rsidP="00E03BCF">
      <w:pPr>
        <w:autoSpaceDE w:val="0"/>
        <w:autoSpaceDN w:val="0"/>
        <w:adjustRightInd w:val="0"/>
        <w:spacing w:before="100" w:beforeAutospacing="1" w:after="100" w:afterAutospacing="1" w:line="240" w:lineRule="auto"/>
        <w:jc w:val="both"/>
        <w:rPr>
          <w:ins w:id="1047" w:author="Bertotto, Mercedes" w:date="2024-01-18T13:05:00Z"/>
          <w:rFonts w:cs="Open Sans"/>
          <w:sz w:val="22"/>
          <w:shd w:val="clear" w:color="auto" w:fill="FFFFFF"/>
          <w:lang w:val="en-US"/>
        </w:rPr>
      </w:pPr>
      <w:r w:rsidRPr="00E03BCF">
        <w:rPr>
          <w:rFonts w:cs="Open Sans"/>
          <w:sz w:val="22"/>
          <w:shd w:val="clear" w:color="auto" w:fill="FFFFFF"/>
          <w:lang w:val="en-US"/>
        </w:rPr>
        <w:t xml:space="preserve">48) </w:t>
      </w:r>
      <w:r w:rsidRPr="00E03BCF">
        <w:rPr>
          <w:rFonts w:cs="Calibri"/>
          <w:sz w:val="22"/>
          <w:lang w:val="en-US"/>
        </w:rPr>
        <w:t xml:space="preserve"> </w:t>
      </w:r>
      <w:r w:rsidR="009F5D24" w:rsidRPr="00E03BCF">
        <w:rPr>
          <w:rFonts w:cs="Open Sans"/>
          <w:sz w:val="22"/>
          <w:shd w:val="clear" w:color="auto" w:fill="FFFFFF"/>
          <w:lang w:val="en-US"/>
        </w:rPr>
        <w:t xml:space="preserve">Ozaki, Y. 2002. “Applications in chemistry in near-infrared spectroscopy: Principles, instruments and applications.” In, edited by H.W. </w:t>
      </w:r>
      <w:proofErr w:type="spellStart"/>
      <w:r w:rsidR="009F5D24" w:rsidRPr="00E03BCF">
        <w:rPr>
          <w:rFonts w:cs="Open Sans"/>
          <w:sz w:val="22"/>
          <w:shd w:val="clear" w:color="auto" w:fill="FFFFFF"/>
          <w:lang w:val="en-US"/>
        </w:rPr>
        <w:t>Siesler</w:t>
      </w:r>
      <w:proofErr w:type="spellEnd"/>
      <w:r w:rsidR="009F5D24" w:rsidRPr="00E03BCF">
        <w:rPr>
          <w:rFonts w:cs="Open Sans"/>
          <w:sz w:val="22"/>
          <w:shd w:val="clear" w:color="auto" w:fill="FFFFFF"/>
          <w:lang w:val="en-US"/>
        </w:rPr>
        <w:t xml:space="preserve">, Y. Ozaki, S. </w:t>
      </w:r>
      <w:proofErr w:type="spellStart"/>
      <w:r w:rsidR="009F5D24" w:rsidRPr="00E03BCF">
        <w:rPr>
          <w:rFonts w:cs="Open Sans"/>
          <w:sz w:val="22"/>
          <w:shd w:val="clear" w:color="auto" w:fill="FFFFFF"/>
          <w:lang w:val="en-US"/>
        </w:rPr>
        <w:t>Kawata</w:t>
      </w:r>
      <w:proofErr w:type="spellEnd"/>
      <w:r w:rsidR="009F5D24" w:rsidRPr="00E03BCF">
        <w:rPr>
          <w:rFonts w:cs="Open Sans"/>
          <w:sz w:val="22"/>
          <w:shd w:val="clear" w:color="auto" w:fill="FFFFFF"/>
          <w:lang w:val="en-US"/>
        </w:rPr>
        <w:t xml:space="preserve"> and H. M. </w:t>
      </w:r>
      <w:proofErr w:type="spellStart"/>
      <w:r w:rsidR="009F5D24" w:rsidRPr="00E03BCF">
        <w:rPr>
          <w:rFonts w:cs="Open Sans"/>
          <w:sz w:val="22"/>
          <w:shd w:val="clear" w:color="auto" w:fill="FFFFFF"/>
          <w:lang w:val="en-US"/>
        </w:rPr>
        <w:t>Heise</w:t>
      </w:r>
      <w:proofErr w:type="spellEnd"/>
      <w:r w:rsidR="009F5D24" w:rsidRPr="00E03BCF">
        <w:rPr>
          <w:rFonts w:cs="Open Sans"/>
          <w:sz w:val="22"/>
          <w:shd w:val="clear" w:color="auto" w:fill="FFFFFF"/>
          <w:lang w:val="en-US"/>
        </w:rPr>
        <w:t>. Weinheim, Germany: Wiley-VCH Verlag GmbH.</w:t>
      </w:r>
      <w:r w:rsidR="00D36F51" w:rsidRPr="00E03BCF">
        <w:rPr>
          <w:rFonts w:cs="Open Sans"/>
          <w:sz w:val="22"/>
          <w:shd w:val="clear" w:color="auto" w:fill="FFFFFF"/>
          <w:lang w:val="en-US"/>
        </w:rPr>
        <w:t xml:space="preserve">49) </w:t>
      </w:r>
      <w:r w:rsidR="00D36F51" w:rsidRPr="00E03BCF">
        <w:rPr>
          <w:rFonts w:cs="Open Sans"/>
          <w:sz w:val="22"/>
          <w:shd w:val="clear" w:color="auto" w:fill="FFFFFF"/>
          <w:lang w:val="en-US"/>
        </w:rPr>
        <w:t xml:space="preserve">D. N. </w:t>
      </w:r>
      <w:proofErr w:type="spellStart"/>
      <w:r w:rsidR="00D36F51" w:rsidRPr="00E03BCF">
        <w:rPr>
          <w:rFonts w:cs="Open Sans"/>
          <w:sz w:val="22"/>
          <w:shd w:val="clear" w:color="auto" w:fill="FFFFFF"/>
          <w:lang w:val="en-US"/>
        </w:rPr>
        <w:t>Dalimov</w:t>
      </w:r>
      <w:proofErr w:type="spellEnd"/>
      <w:r w:rsidR="00D36F51" w:rsidRPr="00E03BCF">
        <w:rPr>
          <w:rFonts w:cs="Open Sans"/>
          <w:sz w:val="22"/>
          <w:shd w:val="clear" w:color="auto" w:fill="FFFFFF"/>
          <w:lang w:val="en-US"/>
        </w:rPr>
        <w:t xml:space="preserve"> GND, and M. Bhatt3. CHEMICAL COMPOSITION AND LIGNINS OF TOMATO AND POMEGRANATE SEEDS. Chemistry of Natural Compounds. 2003;39(1):37-40.</w:t>
      </w:r>
    </w:p>
    <w:p w14:paraId="3CCDE563" w14:textId="4EF54046" w:rsidR="0054705E" w:rsidRPr="00E03BCF" w:rsidRDefault="0054705E" w:rsidP="00E03BCF">
      <w:pPr>
        <w:autoSpaceDE w:val="0"/>
        <w:autoSpaceDN w:val="0"/>
        <w:adjustRightInd w:val="0"/>
        <w:spacing w:before="100" w:beforeAutospacing="1" w:after="100" w:afterAutospacing="1" w:line="240" w:lineRule="auto"/>
        <w:jc w:val="both"/>
        <w:rPr>
          <w:rFonts w:cs="Calibri"/>
          <w:sz w:val="22"/>
          <w:lang w:val="en-US"/>
        </w:rPr>
        <w:pPrChange w:id="1048" w:author="Bertotto, Mercedes" w:date="2024-01-18T13:03:00Z">
          <w:pPr>
            <w:autoSpaceDE w:val="0"/>
            <w:autoSpaceDN w:val="0"/>
            <w:adjustRightInd w:val="0"/>
            <w:spacing w:after="0" w:line="240" w:lineRule="auto"/>
          </w:pPr>
        </w:pPrChange>
      </w:pPr>
      <w:r w:rsidRPr="00E03BCF">
        <w:rPr>
          <w:rFonts w:cs="Open Sans"/>
          <w:sz w:val="22"/>
          <w:shd w:val="clear" w:color="auto" w:fill="FFFFFF"/>
          <w:lang w:val="en-US"/>
          <w:rPrChange w:id="1049" w:author="Bertotto, Mercedes" w:date="2024-01-18T13:02:00Z">
            <w:rPr>
              <w:rFonts w:cs="Open Sans"/>
              <w:sz w:val="22"/>
              <w:shd w:val="clear" w:color="auto" w:fill="FFFFFF"/>
            </w:rPr>
          </w:rPrChange>
        </w:rPr>
        <w:lastRenderedPageBreak/>
        <w:t xml:space="preserve">49) </w:t>
      </w:r>
      <w:r w:rsidRPr="00E03BCF">
        <w:rPr>
          <w:rFonts w:cs="Calibri"/>
          <w:sz w:val="22"/>
          <w:lang w:val="en-US"/>
        </w:rPr>
        <w:t>1.</w:t>
      </w:r>
      <w:r w:rsidRPr="00E03BCF">
        <w:rPr>
          <w:rFonts w:cs="Calibri"/>
          <w:sz w:val="22"/>
          <w:lang w:val="en-US"/>
          <w:rPrChange w:id="1050" w:author="Bertotto, Mercedes" w:date="2024-01-18T13:02:00Z">
            <w:rPr>
              <w:rFonts w:cs="Calibri"/>
              <w:sz w:val="22"/>
            </w:rPr>
          </w:rPrChange>
        </w:rPr>
        <w:t xml:space="preserve">M. </w:t>
      </w:r>
      <w:proofErr w:type="spellStart"/>
      <w:r w:rsidRPr="00E03BCF">
        <w:rPr>
          <w:rFonts w:cs="Calibri"/>
          <w:sz w:val="22"/>
          <w:lang w:val="en-US"/>
          <w:rPrChange w:id="1051" w:author="Bertotto, Mercedes" w:date="2024-01-18T13:02:00Z">
            <w:rPr>
              <w:rFonts w:cs="Calibri"/>
              <w:sz w:val="22"/>
            </w:rPr>
          </w:rPrChange>
        </w:rPr>
        <w:t>Jakubíková</w:t>
      </w:r>
      <w:proofErr w:type="spellEnd"/>
      <w:r w:rsidRPr="00E03BCF">
        <w:rPr>
          <w:rFonts w:cs="Calibri"/>
          <w:sz w:val="22"/>
          <w:lang w:val="en-US"/>
          <w:rPrChange w:id="1052" w:author="Bertotto, Mercedes" w:date="2024-01-18T13:02:00Z">
            <w:rPr>
              <w:rFonts w:cs="Calibri"/>
              <w:sz w:val="22"/>
            </w:rPr>
          </w:rPrChange>
        </w:rPr>
        <w:t xml:space="preserve"> JS, A. </w:t>
      </w:r>
      <w:proofErr w:type="spellStart"/>
      <w:r w:rsidRPr="00E03BCF">
        <w:rPr>
          <w:rFonts w:cs="Calibri"/>
          <w:sz w:val="22"/>
          <w:lang w:val="en-US"/>
          <w:rPrChange w:id="1053" w:author="Bertotto, Mercedes" w:date="2024-01-18T13:02:00Z">
            <w:rPr>
              <w:rFonts w:cs="Calibri"/>
              <w:sz w:val="22"/>
            </w:rPr>
          </w:rPrChange>
        </w:rPr>
        <w:t>Kleinová</w:t>
      </w:r>
      <w:proofErr w:type="spellEnd"/>
      <w:r w:rsidRPr="00E03BCF">
        <w:rPr>
          <w:rFonts w:cs="Calibri"/>
          <w:sz w:val="22"/>
          <w:lang w:val="en-US"/>
          <w:rPrChange w:id="1054" w:author="Bertotto, Mercedes" w:date="2024-01-18T13:02:00Z">
            <w:rPr>
              <w:rFonts w:cs="Calibri"/>
              <w:sz w:val="22"/>
            </w:rPr>
          </w:rPrChange>
        </w:rPr>
        <w:t xml:space="preserve">,  P. </w:t>
      </w:r>
      <w:proofErr w:type="spellStart"/>
      <w:r w:rsidRPr="00E03BCF">
        <w:rPr>
          <w:rFonts w:cs="Calibri"/>
          <w:sz w:val="22"/>
          <w:lang w:val="en-US"/>
          <w:rPrChange w:id="1055" w:author="Bertotto, Mercedes" w:date="2024-01-18T13:02:00Z">
            <w:rPr>
              <w:rFonts w:cs="Calibri"/>
              <w:sz w:val="22"/>
            </w:rPr>
          </w:rPrChange>
        </w:rPr>
        <w:t>Májek</w:t>
      </w:r>
      <w:proofErr w:type="spellEnd"/>
      <w:r w:rsidRPr="00E03BCF">
        <w:rPr>
          <w:rFonts w:cs="Calibri"/>
          <w:sz w:val="22"/>
          <w:lang w:val="en-US"/>
          <w:rPrChange w:id="1056" w:author="Bertotto, Mercedes" w:date="2024-01-18T13:02:00Z">
            <w:rPr>
              <w:rFonts w:cs="Calibri"/>
              <w:sz w:val="22"/>
            </w:rPr>
          </w:rPrChange>
        </w:rPr>
        <w:t xml:space="preserve">. </w:t>
      </w:r>
      <w:r w:rsidRPr="00E03BCF">
        <w:rPr>
          <w:rFonts w:cs="Calibri"/>
          <w:sz w:val="22"/>
          <w:lang w:val="en-US"/>
        </w:rPr>
        <w:t>Near-infrared spectroscopy for rapid classification of fruit spirits. Journal of Food Science and Technology 2016;56(6):2797-803.</w:t>
      </w:r>
    </w:p>
    <w:p w14:paraId="6F83060D" w14:textId="07183497" w:rsidR="00E40777" w:rsidRPr="00E03BCF" w:rsidRDefault="00E03BCF" w:rsidP="00E03BCF">
      <w:pPr>
        <w:spacing w:before="100" w:beforeAutospacing="1" w:after="100" w:afterAutospacing="1" w:line="240" w:lineRule="auto"/>
        <w:jc w:val="both"/>
        <w:rPr>
          <w:sz w:val="22"/>
          <w:lang w:val="en-US"/>
        </w:rPr>
        <w:pPrChange w:id="1057" w:author="Bertotto, Mercedes" w:date="2024-01-18T13:03:00Z">
          <w:pPr>
            <w:jc w:val="both"/>
          </w:pPr>
        </w:pPrChange>
      </w:pPr>
      <w:r>
        <w:rPr>
          <w:sz w:val="22"/>
          <w:lang w:val="en-US"/>
        </w:rPr>
        <w:t>50</w:t>
      </w:r>
      <w:r w:rsidR="00E40777" w:rsidRPr="00E03BCF">
        <w:rPr>
          <w:sz w:val="22"/>
          <w:lang w:val="en-US"/>
        </w:rPr>
        <w:t>)</w:t>
      </w:r>
      <w:r w:rsidR="004B5B7E" w:rsidRPr="00E03BCF">
        <w:rPr>
          <w:sz w:val="22"/>
          <w:lang w:val="en-US"/>
        </w:rPr>
        <w:t xml:space="preserve"> Manfred </w:t>
      </w:r>
      <w:proofErr w:type="spellStart"/>
      <w:r w:rsidR="004B5B7E" w:rsidRPr="00E03BCF">
        <w:rPr>
          <w:sz w:val="22"/>
          <w:lang w:val="en-US"/>
        </w:rPr>
        <w:t>Schwanningera</w:t>
      </w:r>
      <w:proofErr w:type="spellEnd"/>
      <w:r w:rsidR="004B5B7E" w:rsidRPr="00E03BCF">
        <w:rPr>
          <w:sz w:val="22"/>
          <w:lang w:val="en-US"/>
        </w:rPr>
        <w:t xml:space="preserve"> JCR, Karin Fackler. A review of band assignments in near infrared spectra of wood and wood components. Journal of Near Infrared Spectroscopy. 2011;19:287–308.</w:t>
      </w:r>
    </w:p>
    <w:p w14:paraId="6A40FDC0" w14:textId="0978AFA2" w:rsidR="002D28B5" w:rsidRPr="00E03BCF" w:rsidRDefault="00E03BCF" w:rsidP="00E03BCF">
      <w:pPr>
        <w:autoSpaceDE w:val="0"/>
        <w:autoSpaceDN w:val="0"/>
        <w:adjustRightInd w:val="0"/>
        <w:spacing w:before="100" w:beforeAutospacing="1" w:after="100" w:afterAutospacing="1" w:line="240" w:lineRule="auto"/>
        <w:jc w:val="both"/>
        <w:rPr>
          <w:rFonts w:cs="Calibri"/>
          <w:sz w:val="22"/>
          <w:lang w:val="en-US"/>
        </w:rPr>
        <w:pPrChange w:id="1058" w:author="Bertotto, Mercedes" w:date="2024-01-18T13:03:00Z">
          <w:pPr>
            <w:autoSpaceDE w:val="0"/>
            <w:autoSpaceDN w:val="0"/>
            <w:adjustRightInd w:val="0"/>
            <w:spacing w:after="0" w:line="240" w:lineRule="auto"/>
          </w:pPr>
        </w:pPrChange>
      </w:pPr>
      <w:r>
        <w:rPr>
          <w:sz w:val="22"/>
          <w:lang w:val="en-US"/>
        </w:rPr>
        <w:t>51</w:t>
      </w:r>
      <w:r w:rsidR="002D28B5" w:rsidRPr="00E03BCF">
        <w:rPr>
          <w:sz w:val="22"/>
          <w:lang w:val="en-US"/>
        </w:rPr>
        <w:t xml:space="preserve">) </w:t>
      </w:r>
      <w:r w:rsidR="002D28B5" w:rsidRPr="00E03BCF">
        <w:rPr>
          <w:rFonts w:cs="Calibri"/>
          <w:sz w:val="22"/>
          <w:lang w:val="en-US"/>
        </w:rPr>
        <w:tab/>
        <w:t xml:space="preserve">Mercedes G. López ASG-G, Elena Franco- Robles. Carbohydrate Analysis by NIRS-Chemometrics. </w:t>
      </w:r>
      <w:proofErr w:type="spellStart"/>
      <w:r w:rsidR="002D28B5" w:rsidRPr="00E03BCF">
        <w:rPr>
          <w:rFonts w:cs="Calibri"/>
          <w:sz w:val="22"/>
          <w:lang w:val="en-US"/>
        </w:rPr>
        <w:t>Skvaril</w:t>
      </w:r>
      <w:proofErr w:type="spellEnd"/>
      <w:r w:rsidR="002D28B5" w:rsidRPr="00E03BCF">
        <w:rPr>
          <w:rFonts w:cs="Calibri"/>
          <w:sz w:val="22"/>
          <w:lang w:val="en-US"/>
        </w:rPr>
        <w:t xml:space="preserve"> </w:t>
      </w:r>
      <w:proofErr w:type="spellStart"/>
      <w:r w:rsidR="002D28B5" w:rsidRPr="00E03BCF">
        <w:rPr>
          <w:rFonts w:cs="Calibri"/>
          <w:sz w:val="22"/>
          <w:lang w:val="en-US"/>
        </w:rPr>
        <w:t>KGKaJ</w:t>
      </w:r>
      <w:proofErr w:type="spellEnd"/>
      <w:r w:rsidR="002D28B5" w:rsidRPr="00E03BCF">
        <w:rPr>
          <w:rFonts w:cs="Calibri"/>
          <w:sz w:val="22"/>
          <w:lang w:val="en-US"/>
        </w:rPr>
        <w:t>, editor. Developments in Near-Infrared Spectroscopy2016.</w:t>
      </w:r>
    </w:p>
    <w:p w14:paraId="5F688F5D" w14:textId="7C47E15A" w:rsidR="0042696F" w:rsidRPr="00E03BCF" w:rsidRDefault="00E03BCF" w:rsidP="00E03BCF">
      <w:pPr>
        <w:autoSpaceDE w:val="0"/>
        <w:autoSpaceDN w:val="0"/>
        <w:adjustRightInd w:val="0"/>
        <w:spacing w:before="100" w:beforeAutospacing="1" w:after="100" w:afterAutospacing="1" w:line="240" w:lineRule="auto"/>
        <w:jc w:val="both"/>
        <w:rPr>
          <w:rFonts w:cs="Calibri"/>
          <w:sz w:val="22"/>
          <w:lang w:val="en-US"/>
        </w:rPr>
        <w:pPrChange w:id="1059" w:author="Bertotto, Mercedes" w:date="2024-01-18T13:03:00Z">
          <w:pPr>
            <w:autoSpaceDE w:val="0"/>
            <w:autoSpaceDN w:val="0"/>
            <w:adjustRightInd w:val="0"/>
            <w:spacing w:after="0" w:line="240" w:lineRule="auto"/>
          </w:pPr>
        </w:pPrChange>
      </w:pPr>
      <w:r>
        <w:rPr>
          <w:rFonts w:cs="Calibri"/>
          <w:sz w:val="22"/>
          <w:lang w:val="en-US"/>
        </w:rPr>
        <w:t>52</w:t>
      </w:r>
      <w:r w:rsidR="0042696F" w:rsidRPr="00E03BCF">
        <w:rPr>
          <w:rFonts w:cs="Calibri"/>
          <w:sz w:val="22"/>
          <w:lang w:val="en-US"/>
        </w:rPr>
        <w:t xml:space="preserve">)  </w:t>
      </w:r>
      <w:proofErr w:type="spellStart"/>
      <w:r w:rsidR="0042696F" w:rsidRPr="00E03BCF">
        <w:rPr>
          <w:rFonts w:cs="Calibri"/>
          <w:sz w:val="22"/>
          <w:lang w:val="en-US"/>
        </w:rPr>
        <w:t>Hongzhe</w:t>
      </w:r>
      <w:proofErr w:type="spellEnd"/>
      <w:r w:rsidR="0042696F" w:rsidRPr="00E03BCF">
        <w:rPr>
          <w:rFonts w:cs="Calibri"/>
          <w:sz w:val="22"/>
          <w:lang w:val="en-US"/>
        </w:rPr>
        <w:t xml:space="preserve"> Jiang YZ, Cong Zhang,  </w:t>
      </w:r>
      <w:proofErr w:type="spellStart"/>
      <w:r w:rsidR="0042696F" w:rsidRPr="00E03BCF">
        <w:rPr>
          <w:rFonts w:cs="Calibri"/>
          <w:sz w:val="22"/>
          <w:lang w:val="en-US"/>
        </w:rPr>
        <w:t>Weidong</w:t>
      </w:r>
      <w:proofErr w:type="spellEnd"/>
      <w:r w:rsidR="0042696F" w:rsidRPr="00E03BCF">
        <w:rPr>
          <w:rFonts w:cs="Calibri"/>
          <w:sz w:val="22"/>
          <w:lang w:val="en-US"/>
        </w:rPr>
        <w:t xml:space="preserve"> Yuan and </w:t>
      </w:r>
      <w:proofErr w:type="spellStart"/>
      <w:r w:rsidR="0042696F" w:rsidRPr="00E03BCF">
        <w:rPr>
          <w:rFonts w:cs="Calibri"/>
          <w:sz w:val="22"/>
          <w:lang w:val="en-US"/>
        </w:rPr>
        <w:t>Hongping</w:t>
      </w:r>
      <w:proofErr w:type="spellEnd"/>
      <w:r w:rsidR="0042696F" w:rsidRPr="00E03BCF">
        <w:rPr>
          <w:rFonts w:cs="Calibri"/>
          <w:sz w:val="22"/>
          <w:lang w:val="en-US"/>
        </w:rPr>
        <w:t xml:space="preserve"> Zhou. . Evaluation of Dual-Band Near-Infrared Spectroscopy and Chemometric Analysis for Rapid Quantification of Multi-Quality Parameters of Soy Sauce Stewed Meat. Foods. 2023;12(15):2882.</w:t>
      </w:r>
    </w:p>
    <w:p w14:paraId="0EBEFF78" w14:textId="1274730E" w:rsidR="006E62DA" w:rsidRPr="00E03BCF" w:rsidRDefault="00E03BCF" w:rsidP="00E03BCF">
      <w:pPr>
        <w:autoSpaceDE w:val="0"/>
        <w:autoSpaceDN w:val="0"/>
        <w:adjustRightInd w:val="0"/>
        <w:spacing w:before="100" w:beforeAutospacing="1" w:after="100" w:afterAutospacing="1" w:line="240" w:lineRule="auto"/>
        <w:jc w:val="both"/>
        <w:rPr>
          <w:rFonts w:cs="Calibri"/>
          <w:sz w:val="22"/>
          <w:lang w:val="en-US"/>
        </w:rPr>
        <w:pPrChange w:id="1060" w:author="Bertotto, Mercedes" w:date="2024-01-18T13:03:00Z">
          <w:pPr>
            <w:autoSpaceDE w:val="0"/>
            <w:autoSpaceDN w:val="0"/>
            <w:adjustRightInd w:val="0"/>
            <w:spacing w:after="0" w:line="240" w:lineRule="auto"/>
          </w:pPr>
        </w:pPrChange>
      </w:pPr>
      <w:r>
        <w:rPr>
          <w:rFonts w:cs="Calibri"/>
          <w:sz w:val="22"/>
          <w:lang w:val="en-US"/>
        </w:rPr>
        <w:t>53</w:t>
      </w:r>
      <w:r w:rsidR="006E62DA" w:rsidRPr="00E03BCF">
        <w:rPr>
          <w:rFonts w:cs="Calibri"/>
          <w:sz w:val="22"/>
          <w:lang w:val="en-US"/>
        </w:rPr>
        <w:t xml:space="preserve">) Zoltan Kovacs JM, Petya </w:t>
      </w:r>
      <w:proofErr w:type="spellStart"/>
      <w:r w:rsidR="006E62DA" w:rsidRPr="00E03BCF">
        <w:rPr>
          <w:rFonts w:cs="Calibri"/>
          <w:sz w:val="22"/>
          <w:lang w:val="en-US"/>
        </w:rPr>
        <w:t>Veleva</w:t>
      </w:r>
      <w:proofErr w:type="spellEnd"/>
      <w:r w:rsidR="006E62DA" w:rsidRPr="00E03BCF">
        <w:rPr>
          <w:rFonts w:cs="Calibri"/>
          <w:sz w:val="22"/>
          <w:lang w:val="en-US"/>
        </w:rPr>
        <w:t xml:space="preserve"> , Mitsue </w:t>
      </w:r>
      <w:proofErr w:type="spellStart"/>
      <w:r w:rsidR="006E62DA" w:rsidRPr="00E03BCF">
        <w:rPr>
          <w:rFonts w:cs="Calibri"/>
          <w:sz w:val="22"/>
          <w:lang w:val="en-US"/>
        </w:rPr>
        <w:t>Oshima</w:t>
      </w:r>
      <w:proofErr w:type="spellEnd"/>
      <w:r w:rsidR="006E62DA" w:rsidRPr="00E03BCF">
        <w:rPr>
          <w:rFonts w:cs="Calibri"/>
          <w:sz w:val="22"/>
          <w:lang w:val="en-US"/>
        </w:rPr>
        <w:t xml:space="preserve">, Shogo </w:t>
      </w:r>
      <w:proofErr w:type="spellStart"/>
      <w:r w:rsidR="006E62DA" w:rsidRPr="00E03BCF">
        <w:rPr>
          <w:rFonts w:cs="Calibri"/>
          <w:sz w:val="22"/>
          <w:lang w:val="en-US"/>
        </w:rPr>
        <w:t>Shigeoka</w:t>
      </w:r>
      <w:proofErr w:type="spellEnd"/>
      <w:r w:rsidR="006E62DA" w:rsidRPr="00E03BCF">
        <w:rPr>
          <w:rFonts w:cs="Calibri"/>
          <w:sz w:val="22"/>
          <w:lang w:val="en-US"/>
        </w:rPr>
        <w:t xml:space="preserve">, </w:t>
      </w:r>
      <w:proofErr w:type="spellStart"/>
      <w:r w:rsidR="006E62DA" w:rsidRPr="00E03BCF">
        <w:rPr>
          <w:rFonts w:cs="Calibri"/>
          <w:sz w:val="22"/>
          <w:lang w:val="en-US"/>
        </w:rPr>
        <w:t>Roumiana</w:t>
      </w:r>
      <w:proofErr w:type="spellEnd"/>
      <w:r w:rsidR="006E62DA" w:rsidRPr="00E03BCF">
        <w:rPr>
          <w:rFonts w:cs="Calibri"/>
          <w:sz w:val="22"/>
          <w:lang w:val="en-US"/>
        </w:rPr>
        <w:t xml:space="preserve"> </w:t>
      </w:r>
      <w:proofErr w:type="spellStart"/>
      <w:r w:rsidR="006E62DA" w:rsidRPr="00E03BCF">
        <w:rPr>
          <w:rFonts w:cs="Calibri"/>
          <w:sz w:val="22"/>
          <w:lang w:val="en-US"/>
        </w:rPr>
        <w:t>Tsenkova</w:t>
      </w:r>
      <w:proofErr w:type="spellEnd"/>
      <w:r w:rsidR="006E62DA" w:rsidRPr="00E03BCF">
        <w:rPr>
          <w:rFonts w:cs="Calibri"/>
          <w:sz w:val="22"/>
          <w:lang w:val="en-US"/>
        </w:rPr>
        <w:t xml:space="preserve"> </w:t>
      </w:r>
      <w:proofErr w:type="spellStart"/>
      <w:r w:rsidR="006E62DA" w:rsidRPr="00E03BCF">
        <w:rPr>
          <w:rFonts w:cs="Calibri"/>
          <w:sz w:val="22"/>
          <w:lang w:val="en-US"/>
        </w:rPr>
        <w:t>Aquaphotomics</w:t>
      </w:r>
      <w:proofErr w:type="spellEnd"/>
      <w:r w:rsidR="006E62DA" w:rsidRPr="00E03BCF">
        <w:rPr>
          <w:rFonts w:cs="Calibri"/>
          <w:sz w:val="22"/>
          <w:lang w:val="en-US"/>
        </w:rPr>
        <w:t xml:space="preserve"> for monitoring of groundwater using short-wavelength near-infrared spectroscopy. </w:t>
      </w:r>
      <w:proofErr w:type="spellStart"/>
      <w:r w:rsidR="006E62DA" w:rsidRPr="00E03BCF">
        <w:rPr>
          <w:rFonts w:cs="Calibri"/>
          <w:sz w:val="22"/>
          <w:lang w:val="en-US"/>
        </w:rPr>
        <w:t>Spectrochimica</w:t>
      </w:r>
      <w:proofErr w:type="spellEnd"/>
      <w:r w:rsidR="006E62DA" w:rsidRPr="00E03BCF">
        <w:rPr>
          <w:rFonts w:cs="Calibri"/>
          <w:sz w:val="22"/>
          <w:lang w:val="en-US"/>
        </w:rPr>
        <w:t xml:space="preserve"> Acta Part A: Molecular and Biomolecular Spectroscopy. 2022;279(121378).</w:t>
      </w:r>
    </w:p>
    <w:p w14:paraId="1F2CBA7E" w14:textId="192945FF" w:rsidR="00E03BCF" w:rsidRPr="00E03BCF" w:rsidRDefault="00E03BCF" w:rsidP="00E03BCF">
      <w:pPr>
        <w:autoSpaceDE w:val="0"/>
        <w:autoSpaceDN w:val="0"/>
        <w:adjustRightInd w:val="0"/>
        <w:spacing w:before="100" w:beforeAutospacing="1" w:after="100" w:afterAutospacing="1" w:line="240" w:lineRule="auto"/>
        <w:jc w:val="both"/>
        <w:rPr>
          <w:rFonts w:cs="Calibri"/>
          <w:sz w:val="22"/>
          <w:lang w:val="en-US"/>
        </w:rPr>
        <w:pPrChange w:id="1061" w:author="Bertotto, Mercedes" w:date="2024-01-18T13:03:00Z">
          <w:pPr>
            <w:autoSpaceDE w:val="0"/>
            <w:autoSpaceDN w:val="0"/>
            <w:adjustRightInd w:val="0"/>
            <w:spacing w:after="0" w:line="240" w:lineRule="auto"/>
          </w:pPr>
        </w:pPrChange>
      </w:pPr>
      <w:r>
        <w:rPr>
          <w:rFonts w:cs="Calibri"/>
          <w:sz w:val="22"/>
          <w:lang w:val="en-US"/>
        </w:rPr>
        <w:t>54</w:t>
      </w:r>
      <w:r w:rsidRPr="00E03BCF">
        <w:rPr>
          <w:rFonts w:cs="Calibri"/>
          <w:sz w:val="22"/>
          <w:lang w:val="en-US"/>
        </w:rPr>
        <w:t xml:space="preserve">) </w:t>
      </w:r>
      <w:r w:rsidRPr="00E03BCF">
        <w:rPr>
          <w:rFonts w:cs="Calibri"/>
          <w:sz w:val="22"/>
          <w:lang w:val="en-US"/>
        </w:rPr>
        <w:t>https://imbalancedlearn.org/stable/references/generated/imblearn.metrics.geometric_mean_score</w:t>
      </w:r>
    </w:p>
    <w:p w14:paraId="35D4B964" w14:textId="505B67DF" w:rsidR="006E62DA" w:rsidRPr="00452875" w:rsidRDefault="006E62DA" w:rsidP="002D28B5">
      <w:pPr>
        <w:autoSpaceDE w:val="0"/>
        <w:autoSpaceDN w:val="0"/>
        <w:adjustRightInd w:val="0"/>
        <w:spacing w:after="0" w:line="240" w:lineRule="auto"/>
        <w:rPr>
          <w:rFonts w:ascii="Calibri" w:hAnsi="Calibri" w:cs="Calibri"/>
          <w:sz w:val="22"/>
          <w:lang w:val="en-US"/>
          <w:rPrChange w:id="1062" w:author="Bertotto, Mercedes" w:date="2024-01-17T10:38:00Z">
            <w:rPr>
              <w:rFonts w:ascii="Calibri" w:hAnsi="Calibri" w:cs="Calibri"/>
              <w:sz w:val="22"/>
            </w:rPr>
          </w:rPrChange>
        </w:rPr>
      </w:pPr>
    </w:p>
    <w:p w14:paraId="4255D16A" w14:textId="5A5391F4" w:rsidR="002D28B5" w:rsidRPr="00E40777" w:rsidRDefault="002D28B5" w:rsidP="00E40777">
      <w:pPr>
        <w:jc w:val="both"/>
        <w:rPr>
          <w:sz w:val="22"/>
          <w:lang w:val="en-US"/>
          <w:rPrChange w:id="1063" w:author="Bertotto, Mercedes" w:date="2024-01-16T14:00:00Z">
            <w:rPr>
              <w:b/>
              <w:bCs/>
              <w:sz w:val="24"/>
              <w:szCs w:val="24"/>
              <w:lang w:val="en-US"/>
            </w:rPr>
          </w:rPrChange>
        </w:rPr>
      </w:pPr>
    </w:p>
    <w:p w14:paraId="5487A525" w14:textId="37B0FB3F" w:rsidR="00B9351B" w:rsidRPr="00452875" w:rsidRDefault="00B9351B" w:rsidP="002D4D10">
      <w:pPr>
        <w:autoSpaceDE w:val="0"/>
        <w:autoSpaceDN w:val="0"/>
        <w:adjustRightInd w:val="0"/>
        <w:spacing w:after="0" w:line="240" w:lineRule="auto"/>
        <w:rPr>
          <w:rFonts w:ascii="Calibri" w:hAnsi="Calibri" w:cs="Calibri"/>
          <w:sz w:val="22"/>
          <w:lang w:val="en-US"/>
          <w:rPrChange w:id="1064" w:author="Bertotto, Mercedes" w:date="2024-01-17T10:38:00Z">
            <w:rPr>
              <w:rFonts w:ascii="Calibri" w:hAnsi="Calibri" w:cs="Calibri"/>
              <w:sz w:val="22"/>
            </w:rPr>
          </w:rPrChange>
        </w:rPr>
      </w:pPr>
    </w:p>
    <w:p w14:paraId="263A7AC9" w14:textId="77777777" w:rsidR="002D4D10" w:rsidRPr="00452875" w:rsidRDefault="002D4D10" w:rsidP="002D4D10">
      <w:pPr>
        <w:autoSpaceDE w:val="0"/>
        <w:autoSpaceDN w:val="0"/>
        <w:adjustRightInd w:val="0"/>
        <w:spacing w:after="0" w:line="240" w:lineRule="auto"/>
        <w:ind w:left="720" w:hanging="720"/>
        <w:rPr>
          <w:rFonts w:ascii="Calibri" w:hAnsi="Calibri" w:cs="Calibri"/>
          <w:sz w:val="22"/>
          <w:lang w:val="en-US"/>
          <w:rPrChange w:id="1065" w:author="Bertotto, Mercedes" w:date="2024-01-17T10:38:00Z">
            <w:rPr>
              <w:rFonts w:ascii="Calibri" w:hAnsi="Calibri" w:cs="Calibri"/>
              <w:sz w:val="22"/>
            </w:rPr>
          </w:rPrChange>
        </w:rPr>
      </w:pPr>
      <w:r w:rsidRPr="00452875">
        <w:rPr>
          <w:rFonts w:ascii="Calibri" w:hAnsi="Calibri" w:cs="Calibri"/>
          <w:sz w:val="22"/>
          <w:lang w:val="en-US"/>
          <w:rPrChange w:id="1066" w:author="Bertotto, Mercedes" w:date="2024-01-17T10:38:00Z">
            <w:rPr>
              <w:rFonts w:ascii="Calibri" w:hAnsi="Calibri" w:cs="Calibri"/>
              <w:sz w:val="22"/>
            </w:rPr>
          </w:rPrChange>
        </w:rPr>
        <w:tab/>
      </w:r>
    </w:p>
    <w:p w14:paraId="146BAD4D" w14:textId="2C853488" w:rsidR="003D0E6D" w:rsidRPr="00A1140A" w:rsidRDefault="003D0E6D" w:rsidP="00F517B1">
      <w:pPr>
        <w:jc w:val="both"/>
        <w:rPr>
          <w:sz w:val="24"/>
          <w:szCs w:val="24"/>
          <w:lang w:val="en-US"/>
        </w:rPr>
      </w:pPr>
    </w:p>
    <w:p w14:paraId="6CCDDC8E" w14:textId="77777777" w:rsidR="00A1140A" w:rsidRPr="00A1140A" w:rsidRDefault="00A1140A" w:rsidP="00A1140A">
      <w:pPr>
        <w:jc w:val="both"/>
        <w:rPr>
          <w:sz w:val="24"/>
          <w:szCs w:val="24"/>
          <w:lang w:val="en-US"/>
        </w:rPr>
      </w:pPr>
    </w:p>
    <w:p w14:paraId="28EB68B7" w14:textId="709F8BC5" w:rsidR="00A1140A" w:rsidRDefault="00A1140A" w:rsidP="00A1140A">
      <w:pPr>
        <w:jc w:val="both"/>
        <w:rPr>
          <w:sz w:val="24"/>
          <w:szCs w:val="24"/>
          <w:lang w:val="en-US"/>
        </w:rPr>
      </w:pPr>
      <w:r w:rsidRPr="00A1140A">
        <w:rPr>
          <w:sz w:val="24"/>
          <w:szCs w:val="24"/>
          <w:lang w:val="en-US"/>
        </w:rPr>
        <w:tab/>
      </w:r>
    </w:p>
    <w:sectPr w:rsidR="00A1140A" w:rsidSect="00A06D6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hauhan, Aneesh" w:date="2023-12-26T13:10:00Z" w:initials="CA">
    <w:p w14:paraId="589FD2B4" w14:textId="77777777" w:rsidR="00C80F71" w:rsidRDefault="00C80F71" w:rsidP="008761AF">
      <w:pPr>
        <w:pStyle w:val="CommentText"/>
      </w:pPr>
      <w:r>
        <w:rPr>
          <w:rStyle w:val="CommentReference"/>
        </w:rPr>
        <w:annotationRef/>
      </w:r>
      <w:r>
        <w:t>This requires citation to standards</w:t>
      </w:r>
    </w:p>
  </w:comment>
  <w:comment w:id="29" w:author="Chauhan, Aneesh" w:date="2023-12-26T13:11:00Z" w:initials="CA">
    <w:p w14:paraId="0BEDDBD4" w14:textId="77777777" w:rsidR="00330871" w:rsidRDefault="00330871" w:rsidP="008761AF">
      <w:pPr>
        <w:pStyle w:val="CommentText"/>
      </w:pPr>
      <w:r>
        <w:rPr>
          <w:rStyle w:val="CommentReference"/>
        </w:rPr>
        <w:annotationRef/>
      </w:r>
      <w:r>
        <w:t>If the journal is not a biological or horticultural one, then it might be useful to include a photo which shows the difference between calyx, vine and tomato. For a biological/horticultural journals that is basic information.</w:t>
      </w:r>
    </w:p>
  </w:comment>
  <w:comment w:id="30" w:author="Chauhan, Aneesh" w:date="2023-12-26T13:14:00Z" w:initials="CA">
    <w:p w14:paraId="72E37A4B" w14:textId="77777777" w:rsidR="00AC75FB" w:rsidRDefault="00AC75FB" w:rsidP="008761AF">
      <w:pPr>
        <w:pStyle w:val="CommentText"/>
      </w:pPr>
      <w:r>
        <w:rPr>
          <w:rStyle w:val="CommentReference"/>
        </w:rPr>
        <w:annotationRef/>
      </w:r>
      <w:r>
        <w:t>Spores are almost always present all the time, but the infection only happens when germination conditions are right.</w:t>
      </w:r>
    </w:p>
  </w:comment>
  <w:comment w:id="32" w:author="Chauhan, Aneesh" w:date="2023-12-26T13:21:00Z" w:initials="CA">
    <w:p w14:paraId="40CFF657" w14:textId="77777777" w:rsidR="00AD094A" w:rsidRDefault="00AD6CE8">
      <w:pPr>
        <w:pStyle w:val="CommentText"/>
      </w:pPr>
      <w:r>
        <w:rPr>
          <w:rStyle w:val="CommentReference"/>
        </w:rPr>
        <w:annotationRef/>
      </w:r>
      <w:r w:rsidR="00AD094A">
        <w:t xml:space="preserve">I don't see this citation. Was it added? </w:t>
      </w:r>
    </w:p>
    <w:p w14:paraId="795D6C4A" w14:textId="77777777" w:rsidR="00AD094A" w:rsidRDefault="00AD094A" w:rsidP="008761AF">
      <w:pPr>
        <w:pStyle w:val="CommentText"/>
      </w:pPr>
      <w:r>
        <w:t>Same for the ones of Janse and another from Manon.</w:t>
      </w:r>
    </w:p>
  </w:comment>
  <w:comment w:id="35" w:author="Chauhan, Aneesh" w:date="2023-12-26T13:28:00Z" w:initials="CA">
    <w:p w14:paraId="50B86CB0" w14:textId="77777777" w:rsidR="008A29F2" w:rsidRDefault="008A29F2" w:rsidP="008761AF">
      <w:pPr>
        <w:pStyle w:val="CommentText"/>
      </w:pPr>
      <w:r>
        <w:rPr>
          <w:rStyle w:val="CommentReference"/>
        </w:rPr>
        <w:annotationRef/>
      </w:r>
      <w:r>
        <w:t>Changed to say that it is the "susceptibility" that differs. This eventually leads to differences in severity.</w:t>
      </w:r>
    </w:p>
  </w:comment>
  <w:comment w:id="101" w:author="Chauhan, Aneesh" w:date="2023-12-27T12:28:00Z" w:initials="CA">
    <w:p w14:paraId="113AC1CF" w14:textId="77777777" w:rsidR="00E14AC1" w:rsidRDefault="00E14AC1" w:rsidP="008761AF">
      <w:pPr>
        <w:pStyle w:val="CommentText"/>
      </w:pPr>
      <w:r>
        <w:rPr>
          <w:rStyle w:val="CommentReference"/>
        </w:rPr>
        <w:annotationRef/>
      </w:r>
      <w:r>
        <w:t xml:space="preserve">When mentioning recommendations, please cite where this recommendation is made. </w:t>
      </w:r>
    </w:p>
  </w:comment>
  <w:comment w:id="104" w:author="zeljana.saric" w:date="2023-11-27T11:10:00Z" w:initials="ze">
    <w:p w14:paraId="5029B4C6" w14:textId="29A01D7D" w:rsidR="46194BDE" w:rsidRDefault="46194BDE">
      <w:pPr>
        <w:pStyle w:val="CommentText"/>
      </w:pPr>
      <w:r>
        <w:t>simplify if it is possible</w:t>
      </w:r>
      <w:r>
        <w:rPr>
          <w:rStyle w:val="CommentReference"/>
        </w:rPr>
        <w:annotationRef/>
      </w:r>
    </w:p>
  </w:comment>
  <w:comment w:id="111" w:author="panic" w:date="2023-11-23T11:37:00Z" w:initials="pa">
    <w:p w14:paraId="4DE84BAC" w14:textId="07996FDD" w:rsidR="73083DBA" w:rsidRDefault="73083DBA">
      <w:r>
        <w:t xml:space="preserve">I will use parameters for the models description and variables for the input feature space. For some models the number of variables is equal to the number of parameters of the model but this is not in general. </w:t>
      </w:r>
      <w:r>
        <w:annotationRef/>
      </w:r>
    </w:p>
  </w:comment>
  <w:comment w:id="112" w:author="Bertotto, Mercedes [2]" w:date="2023-11-27T11:49:00Z" w:initials="BM">
    <w:p w14:paraId="44E19EE2" w14:textId="473A7448" w:rsidR="73083DBA" w:rsidRDefault="73083DBA">
      <w:r>
        <w:t xml:space="preserve">I agree. However, this time, I was literally talking about variables, as synonyms of features. I was not refereeing to parameters of the models. </w:t>
      </w:r>
      <w:r>
        <w:annotationRef/>
      </w:r>
    </w:p>
  </w:comment>
  <w:comment w:id="115" w:author="panic" w:date="2023-11-23T11:44:00Z" w:initials="pa">
    <w:p w14:paraId="18536CA2" w14:textId="2A6CCB0E" w:rsidR="73083DBA" w:rsidRDefault="73083DBA">
      <w:r>
        <w:t>in this context variables are related to the feature space not parameter space ? If so, maybe to bring them to the context of features , like feature variables ?</w:t>
      </w:r>
      <w:r>
        <w:annotationRef/>
      </w:r>
    </w:p>
  </w:comment>
  <w:comment w:id="116" w:author="Bertotto, Mercedes [2]" w:date="2023-11-27T11:52:00Z" w:initials="BM">
    <w:p w14:paraId="5B83545E" w14:textId="559FE72C" w:rsidR="73083DBA" w:rsidRDefault="73083DBA">
      <w:r>
        <w:t>Yes, I use variables as wavelengths, features. I will clarify this. Thank you for your correction!!</w:t>
      </w:r>
      <w:r>
        <w:annotationRef/>
      </w:r>
    </w:p>
  </w:comment>
  <w:comment w:id="120" w:author="Chauhan, Aneesh" w:date="2023-12-27T12:34:00Z" w:initials="CA">
    <w:p w14:paraId="203EEE7F" w14:textId="77777777" w:rsidR="00983AC6" w:rsidRDefault="00B47D8B" w:rsidP="008761AF">
      <w:pPr>
        <w:pStyle w:val="CommentText"/>
      </w:pPr>
      <w:r>
        <w:rPr>
          <w:rStyle w:val="CommentReference"/>
        </w:rPr>
        <w:annotationRef/>
      </w:r>
      <w:r w:rsidR="00983AC6">
        <w:t>First mention of "reduction methods". To keep consistent with terminology, I suggest to a consistent use of "feature selection"</w:t>
      </w:r>
    </w:p>
  </w:comment>
  <w:comment w:id="121" w:author="Chauhan, Aneesh" w:date="2023-12-27T12:36:00Z" w:initials="CA">
    <w:p w14:paraId="2D2F6768" w14:textId="77777777" w:rsidR="00983AC6" w:rsidRDefault="00B33344" w:rsidP="008761AF">
      <w:pPr>
        <w:pStyle w:val="CommentText"/>
      </w:pPr>
      <w:r>
        <w:rPr>
          <w:rStyle w:val="CommentReference"/>
        </w:rPr>
        <w:annotationRef/>
      </w:r>
      <w:r w:rsidR="00983AC6">
        <w:t>No mention of Filters in the following text, only Embedded and Wrapper</w:t>
      </w:r>
    </w:p>
  </w:comment>
  <w:comment w:id="123" w:author="zeljana.saric" w:date="2023-11-27T11:10:00Z" w:initials="ze">
    <w:p w14:paraId="2CEEAA9B" w14:textId="29A01D7D" w:rsidR="46194BDE" w:rsidRDefault="46194BDE">
      <w:pPr>
        <w:pStyle w:val="CommentText"/>
      </w:pPr>
      <w:r>
        <w:t>simplify if it is possible</w:t>
      </w:r>
      <w:r>
        <w:rPr>
          <w:rStyle w:val="CommentReference"/>
        </w:rPr>
        <w:annotationRef/>
      </w:r>
    </w:p>
  </w:comment>
  <w:comment w:id="127" w:author="zeljana.saric" w:date="2023-11-27T11:10:00Z" w:initials="ze">
    <w:p w14:paraId="21F4561E" w14:textId="77777777" w:rsidR="00254E00" w:rsidRDefault="00254E00" w:rsidP="00254E00">
      <w:pPr>
        <w:pStyle w:val="CommentText"/>
      </w:pPr>
      <w:r>
        <w:t>simplify if it is possible</w:t>
      </w:r>
      <w:r>
        <w:rPr>
          <w:rStyle w:val="CommentReference"/>
        </w:rPr>
        <w:annotationRef/>
      </w:r>
    </w:p>
  </w:comment>
  <w:comment w:id="131" w:author="zeljana.saric" w:date="2023-11-27T11:10:00Z" w:initials="ze">
    <w:p w14:paraId="42DE8950" w14:textId="29A01D7D" w:rsidR="73083DBA" w:rsidRDefault="73083DBA">
      <w:r>
        <w:t>simplify if it is possible</w:t>
      </w:r>
      <w:r>
        <w:annotationRef/>
      </w:r>
    </w:p>
  </w:comment>
  <w:comment w:id="134" w:author="zeljana.saric" w:date="2023-11-27T11:10:00Z" w:initials="ze">
    <w:p w14:paraId="3A794082" w14:textId="4A4E5E4A" w:rsidR="73083DBA" w:rsidRDefault="73083DBA">
      <w:r>
        <w:t>ref</w:t>
      </w:r>
      <w:r>
        <w:annotationRef/>
      </w:r>
    </w:p>
  </w:comment>
  <w:comment w:id="136" w:author="panic" w:date="2023-11-23T12:04:00Z" w:initials="pa">
    <w:p w14:paraId="4B1FA524" w14:textId="0428E993" w:rsidR="73083DBA" w:rsidRDefault="73083DBA">
      <w:r>
        <w:t>I think this part of the text more fits to the section Feature Selection.</w:t>
      </w:r>
      <w:r>
        <w:annotationRef/>
      </w:r>
    </w:p>
  </w:comment>
  <w:comment w:id="142" w:author="panic" w:date="2023-11-23T12:07:00Z" w:initials="pa">
    <w:p w14:paraId="14A90C40" w14:textId="19EABE83" w:rsidR="73083DBA" w:rsidRDefault="73083DBA">
      <w:r>
        <w:t>I missed information while I was reading that you are going to use spectra from hyperspectral images. I suggest stating that better in the introduction.</w:t>
      </w:r>
      <w:r>
        <w:annotationRef/>
      </w:r>
    </w:p>
  </w:comment>
  <w:comment w:id="143" w:author="Bertotto, Mercedes [2]" w:date="2023-11-27T14:50:00Z" w:initials="BM">
    <w:p w14:paraId="68A78320" w14:textId="7075D991" w:rsidR="73083DBA" w:rsidRDefault="73083DBA">
      <w:r>
        <w:t>Done! Thank you.</w:t>
      </w:r>
      <w:r>
        <w:annotationRef/>
      </w:r>
    </w:p>
  </w:comment>
  <w:comment w:id="144" w:author="panic" w:date="2023-11-23T12:11:00Z" w:initials="pa">
    <w:p w14:paraId="43166338" w14:textId="23837AAE" w:rsidR="73083DBA" w:rsidRDefault="73083DBA">
      <w:r>
        <w:t>Not necessary, signal can be from each pixel or from two or more pixels not only from the region of interest. I just want to be aligned with you what do you mean by signal ?</w:t>
      </w:r>
      <w:r>
        <w:annotationRef/>
      </w:r>
    </w:p>
  </w:comment>
  <w:comment w:id="145" w:author="Bertotto, Mercedes [2]" w:date="2023-11-27T14:52:00Z" w:initials="BM">
    <w:p w14:paraId="4DDCA2D7" w14:textId="57C63FA3" w:rsidR="73083DBA" w:rsidRDefault="73083DBA">
      <w:r>
        <w:t xml:space="preserve">No sorry, this was a mistake. The word is "Sepal". </w:t>
      </w:r>
      <w:r>
        <w:annotationRef/>
      </w:r>
    </w:p>
  </w:comment>
  <w:comment w:id="146" w:author="panic" w:date="2023-11-23T12:14:00Z" w:initials="pa">
    <w:p w14:paraId="4B4B5810" w14:textId="779278DE" w:rsidR="73083DBA" w:rsidRDefault="73083DBA">
      <w:r>
        <w:t>How is this merging done ?</w:t>
      </w:r>
      <w:r>
        <w:annotationRef/>
      </w:r>
    </w:p>
  </w:comment>
  <w:comment w:id="150" w:author="Chauhan, Aneesh" w:date="2023-12-27T12:54:00Z" w:initials="CA">
    <w:p w14:paraId="2636A87D" w14:textId="77777777" w:rsidR="00E86A48" w:rsidRDefault="00E86A48" w:rsidP="008761AF">
      <w:pPr>
        <w:pStyle w:val="CommentText"/>
      </w:pPr>
      <w:r>
        <w:rPr>
          <w:rStyle w:val="CommentReference"/>
        </w:rPr>
        <w:annotationRef/>
      </w:r>
      <w:r>
        <w:t>I am not convinced with this sentence. An authod would not "find" bad pixels. What Burger did was to identified and classified the pixels into three classes. To me, the following sentence appears more relevant.</w:t>
      </w:r>
    </w:p>
  </w:comment>
  <w:comment w:id="154" w:author="Chauhan, Aneesh" w:date="2023-12-27T12:55:00Z" w:initials="CA">
    <w:p w14:paraId="06A23EDA" w14:textId="77777777" w:rsidR="003E1A35" w:rsidRDefault="003E1A35" w:rsidP="008761AF">
      <w:pPr>
        <w:pStyle w:val="CommentText"/>
      </w:pPr>
      <w:r>
        <w:rPr>
          <w:rStyle w:val="CommentReference"/>
        </w:rPr>
        <w:annotationRef/>
      </w:r>
      <w:r>
        <w:t>Is it because of instrument, or because of the product? I think it should be clarified in the beginning that here we are primarily talking about the instrument.</w:t>
      </w:r>
    </w:p>
  </w:comment>
  <w:comment w:id="155" w:author="panic" w:date="2023-11-23T12:34:00Z" w:initials="pa">
    <w:p w14:paraId="169FF822" w14:textId="3D433A7B" w:rsidR="73083DBA" w:rsidRDefault="73083DBA">
      <w:r>
        <w:t xml:space="preserve">This is also done within work and we discussed that this approach is taken instead of maybe image processing related approaches which will remove those pixels according to their position in the images and spectrum intensity. Maybe to elaborate more on that (pros and cons) within this subsection. This is to be discussed further. </w:t>
      </w:r>
      <w:r>
        <w:annotationRef/>
      </w:r>
    </w:p>
  </w:comment>
  <w:comment w:id="157" w:author="Chauhan, Aneesh" w:date="2023-12-27T13:04:00Z" w:initials="CA">
    <w:p w14:paraId="473E1662" w14:textId="77777777" w:rsidR="00125C43" w:rsidRDefault="00125C43" w:rsidP="008761AF">
      <w:pPr>
        <w:pStyle w:val="CommentText"/>
      </w:pPr>
      <w:r>
        <w:rPr>
          <w:rStyle w:val="CommentReference"/>
        </w:rPr>
        <w:annotationRef/>
      </w:r>
      <w:r>
        <w:t>Is this correct? I don't know how chemometrics literature defines classification methods, but here I see that multi-class and multi-label methods are not present in this definition</w:t>
      </w:r>
    </w:p>
  </w:comment>
  <w:comment w:id="158" w:author="Bertotto, Mercedes [2]" w:date="2024-01-11T16:51:00Z" w:initials="BM">
    <w:p w14:paraId="3238E637" w14:textId="4E46CA2D" w:rsidR="4DBC728B" w:rsidRDefault="4DBC728B">
      <w:pPr>
        <w:pStyle w:val="CommentText"/>
      </w:pPr>
      <w:r>
        <w:t>This does not refer to one class or multi class, but to the way the algorithm divides classes. In discrimination, there is a limit (linear or not) dividing classes, so every sample is assigned to one class. In discrimination, a boundary borders each class, in this way a sample can fall outside the created models. Therefore, these last methods can also be used to detect outliers.</w:t>
      </w:r>
      <w:r>
        <w:rPr>
          <w:rStyle w:val="CommentReference"/>
        </w:rPr>
        <w:annotationRef/>
      </w:r>
    </w:p>
  </w:comment>
  <w:comment w:id="160" w:author="Villiers, Hendrik de" w:date="2023-12-09T20:40:00Z" w:initials="VHd">
    <w:p w14:paraId="686E0EEC" w14:textId="6889E9D5" w:rsidR="00A94946" w:rsidRDefault="00A94946" w:rsidP="0039630C">
      <w:pPr>
        <w:pStyle w:val="CommentText"/>
      </w:pPr>
      <w:r>
        <w:rPr>
          <w:rStyle w:val="CommentReference"/>
        </w:rPr>
        <w:annotationRef/>
      </w:r>
      <w:r>
        <w:rPr>
          <w:lang w:val="en-GB"/>
        </w:rPr>
        <w:t>Is this reality or an ideal? (It is ideal if we can subdivide the feature space so that the samples fall into disjoint subregions of the space)</w:t>
      </w:r>
    </w:p>
  </w:comment>
  <w:comment w:id="190" w:author="Chauhan, Aneesh" w:date="2023-12-28T10:40:00Z" w:initials="CA">
    <w:p w14:paraId="77F5E5F9" w14:textId="77777777" w:rsidR="00F27BA1" w:rsidRDefault="00F27BA1" w:rsidP="008761AF">
      <w:pPr>
        <w:pStyle w:val="CommentText"/>
      </w:pPr>
      <w:r>
        <w:rPr>
          <w:rStyle w:val="CommentReference"/>
        </w:rPr>
        <w:annotationRef/>
      </w:r>
      <w:r>
        <w:t>In this section, it should be mentioned what software and libraries are used for different steps</w:t>
      </w:r>
    </w:p>
  </w:comment>
  <w:comment w:id="193" w:author="zeljana.saric" w:date="2023-11-27T11:16:00Z" w:initials="ze">
    <w:p w14:paraId="46784CB6" w14:textId="7218BB64" w:rsidR="73083DBA" w:rsidRDefault="73083DBA">
      <w:r>
        <w:t>Any reminder why we did not consider SaoPaolo variety?</w:t>
      </w:r>
      <w:r>
        <w:annotationRef/>
      </w:r>
    </w:p>
  </w:comment>
  <w:comment w:id="194" w:author="Chauhan, Aneesh" w:date="2023-12-27T17:04:00Z" w:initials="CA">
    <w:p w14:paraId="5CFA49B1" w14:textId="77777777" w:rsidR="00836827" w:rsidRDefault="00836827" w:rsidP="008761AF">
      <w:pPr>
        <w:pStyle w:val="CommentText"/>
      </w:pPr>
      <w:r>
        <w:rPr>
          <w:rStyle w:val="CommentReference"/>
        </w:rPr>
        <w:annotationRef/>
      </w:r>
      <w:r>
        <w:t>The quality of images was very poor, and the sepals could not be annotated</w:t>
      </w:r>
    </w:p>
  </w:comment>
  <w:comment w:id="197" w:author="Chauhan, Aneesh" w:date="2023-12-27T13:22:00Z" w:initials="CA">
    <w:p w14:paraId="0B5BBB8D" w14:textId="5F26B155" w:rsidR="005B3979" w:rsidRDefault="005B3979" w:rsidP="008761AF">
      <w:pPr>
        <w:pStyle w:val="CommentText"/>
      </w:pPr>
      <w:r>
        <w:rPr>
          <w:rStyle w:val="CommentReference"/>
        </w:rPr>
        <w:annotationRef/>
      </w:r>
      <w:r>
        <w:t xml:space="preserve">Please mention the year, the farm, and farm location. </w:t>
      </w:r>
      <w:r>
        <w:fldChar w:fldCharType="begin"/>
      </w:r>
      <w:r>
        <w:instrText xml:space="preserve"> HYPERLINK "mailto:esther.hogeveen@wur.nl" </w:instrText>
      </w:r>
      <w:bookmarkStart w:id="198" w:name="_@_B0E8010B96FC4B54868AD3131B71F2A5Z"/>
      <w:r>
        <w:fldChar w:fldCharType="separate"/>
      </w:r>
      <w:bookmarkEnd w:id="198"/>
      <w:r w:rsidRPr="005B3979">
        <w:rPr>
          <w:rStyle w:val="Mention"/>
          <w:noProof/>
        </w:rPr>
        <w:t>@Hogeveen, Esther</w:t>
      </w:r>
      <w:r>
        <w:fldChar w:fldCharType="end"/>
      </w:r>
      <w:r>
        <w:t xml:space="preserve">, can you help with this paragraph. </w:t>
      </w:r>
    </w:p>
  </w:comment>
  <w:comment w:id="204" w:author="panic" w:date="2023-11-24T08:22:00Z" w:initials="pa">
    <w:p w14:paraId="459E4D0B" w14:textId="1116FD05" w:rsidR="73083DBA" w:rsidRDefault="73083DBA">
      <w:r>
        <w:t>Check about spectral range?</w:t>
      </w:r>
      <w:r>
        <w:annotationRef/>
      </w:r>
    </w:p>
  </w:comment>
  <w:comment w:id="209" w:author="Chauhan, Aneesh" w:date="2023-12-27T13:24:00Z" w:initials="CA">
    <w:p w14:paraId="65CC293E" w14:textId="157A7C09" w:rsidR="0064766E" w:rsidRDefault="0064766E" w:rsidP="008761AF">
      <w:pPr>
        <w:pStyle w:val="CommentText"/>
      </w:pPr>
      <w:r>
        <w:rPr>
          <w:rStyle w:val="CommentReference"/>
        </w:rPr>
        <w:annotationRef/>
      </w:r>
      <w:r>
        <w:t xml:space="preserve">An image of the treatment conditions would help a lot. </w:t>
      </w:r>
      <w:r>
        <w:fldChar w:fldCharType="begin"/>
      </w:r>
      <w:r>
        <w:instrText xml:space="preserve"> HYPERLINK "mailto:esther.hogeveen@wur.nl" </w:instrText>
      </w:r>
      <w:bookmarkStart w:id="210" w:name="_@_F3B4FFE281DA4EE998C41D5D1F1081E7Z"/>
      <w:r>
        <w:fldChar w:fldCharType="separate"/>
      </w:r>
      <w:bookmarkEnd w:id="210"/>
      <w:r w:rsidRPr="0064766E">
        <w:rPr>
          <w:rStyle w:val="Mention"/>
          <w:noProof/>
        </w:rPr>
        <w:t>@Hogeveen, Esther</w:t>
      </w:r>
      <w:r>
        <w:fldChar w:fldCharType="end"/>
      </w:r>
      <w:r>
        <w:t>: do we have such an image?</w:t>
      </w:r>
    </w:p>
  </w:comment>
  <w:comment w:id="207" w:author="Villiers, Hendrik de" w:date="2023-12-09T20:55:00Z" w:initials="VHd">
    <w:p w14:paraId="7A75DB69" w14:textId="6072D448" w:rsidR="00B01010" w:rsidRDefault="00B01010" w:rsidP="0039630C">
      <w:pPr>
        <w:pStyle w:val="CommentText"/>
      </w:pPr>
      <w:r>
        <w:rPr>
          <w:rStyle w:val="CommentReference"/>
        </w:rPr>
        <w:annotationRef/>
      </w:r>
      <w:r>
        <w:rPr>
          <w:lang w:val="en-GB"/>
        </w:rPr>
        <w:t>I think they were only averaged for one of the labelling scenarios of the previous paper, but I should check to make sure.</w:t>
      </w:r>
    </w:p>
  </w:comment>
  <w:comment w:id="208" w:author="Villiers, Hendrik de" w:date="2023-12-10T13:04:00Z" w:initials="VHd">
    <w:p w14:paraId="2E2CB995" w14:textId="77777777" w:rsidR="00534C52" w:rsidRDefault="00534C52" w:rsidP="0039630C">
      <w:pPr>
        <w:pStyle w:val="CommentText"/>
      </w:pPr>
      <w:r>
        <w:rPr>
          <w:rStyle w:val="CommentReference"/>
        </w:rPr>
        <w:annotationRef/>
      </w:r>
      <w:r>
        <w:rPr>
          <w:lang w:val="en-GB"/>
        </w:rPr>
        <w:t>I checked and indeed the 0.5/123 scenario uses the average. 0/123 and 01/23 use the last day's ratings (the averaging step was necessary for 0.5/123 to become a meaningful strategy, it may be an idea in future to repeat the experiment for the other strategies using the average)</w:t>
      </w:r>
    </w:p>
  </w:comment>
  <w:comment w:id="218" w:author="Chauhan, Aneesh" w:date="2023-12-27T13:25:00Z" w:initials="CA">
    <w:p w14:paraId="092D2B8D" w14:textId="562AEE8B" w:rsidR="00404754" w:rsidRDefault="00404754" w:rsidP="008761AF">
      <w:pPr>
        <w:pStyle w:val="CommentText"/>
      </w:pPr>
      <w:r>
        <w:rPr>
          <w:rStyle w:val="CommentReference"/>
        </w:rPr>
        <w:annotationRef/>
      </w:r>
      <w:r>
        <w:t xml:space="preserve">How? </w:t>
      </w:r>
      <w:r>
        <w:fldChar w:fldCharType="begin"/>
      </w:r>
      <w:r>
        <w:instrText xml:space="preserve"> HYPERLINK "mailto:hendrik.devilliers@wur.nl" </w:instrText>
      </w:r>
      <w:bookmarkStart w:id="221" w:name="_@_596AE6EA74A644E5B0D006B255B7EFC0Z"/>
      <w:r>
        <w:fldChar w:fldCharType="separate"/>
      </w:r>
      <w:bookmarkEnd w:id="221"/>
      <w:r w:rsidRPr="00404754">
        <w:rPr>
          <w:rStyle w:val="Mention"/>
          <w:noProof/>
        </w:rPr>
        <w:t>@Villiers, Hendrik de</w:t>
      </w:r>
      <w:r>
        <w:fldChar w:fldCharType="end"/>
      </w:r>
      <w:r>
        <w:t xml:space="preserve"> can you please write a line on how the pseudo color images were generated. Perhaps a random selection of wavelenghts, or PCA?</w:t>
      </w:r>
    </w:p>
  </w:comment>
  <w:comment w:id="219" w:author="Villiers, Hendrik de" w:date="2024-01-10T02:13:00Z" w:initials="">
    <w:p w14:paraId="36CF6637" w14:textId="511D60B9" w:rsidR="000C0E86" w:rsidRDefault="000C0E86">
      <w:pPr>
        <w:pStyle w:val="CommentText"/>
      </w:pPr>
      <w:r>
        <w:rPr>
          <w:rStyle w:val="CommentReference"/>
        </w:rPr>
        <w:annotationRef/>
      </w:r>
      <w:r>
        <w:t>Perhaps the following:  Pseudo colour images were generated after manually choosing three bands which produced visibly good contrast between sepals and the background.</w:t>
      </w:r>
    </w:p>
  </w:comment>
  <w:comment w:id="229" w:author="Chauhan, Aneesh" w:date="2023-12-27T13:28:00Z" w:initials="CA">
    <w:p w14:paraId="125F75B0" w14:textId="124539D9" w:rsidR="009A4010" w:rsidRDefault="009A4010" w:rsidP="008761AF">
      <w:pPr>
        <w:pStyle w:val="CommentText"/>
      </w:pPr>
      <w:r>
        <w:rPr>
          <w:rStyle w:val="CommentReference"/>
        </w:rPr>
        <w:annotationRef/>
      </w:r>
      <w:r>
        <w:fldChar w:fldCharType="begin"/>
      </w:r>
      <w:r>
        <w:instrText xml:space="preserve"> HYPERLINK "mailto:hendrik.devilliers@wur.nl" </w:instrText>
      </w:r>
      <w:bookmarkStart w:id="232" w:name="_@_DFF5497DF7FC4E99B13D279EF7049A7AZ"/>
      <w:r>
        <w:fldChar w:fldCharType="separate"/>
      </w:r>
      <w:bookmarkEnd w:id="232"/>
      <w:r w:rsidRPr="009A4010">
        <w:rPr>
          <w:rStyle w:val="Mention"/>
          <w:noProof/>
        </w:rPr>
        <w:t>@Villiers, Hendrik de</w:t>
      </w:r>
      <w:r>
        <w:fldChar w:fldCharType="end"/>
      </w:r>
      <w:r>
        <w:t>: Could you add a line about the inherent subjectivity in annotation related to pixel quality at the sepal boundaries, and what to consider as sepal beginning.</w:t>
      </w:r>
    </w:p>
  </w:comment>
  <w:comment w:id="230" w:author="Villiers, Hendrik de" w:date="2024-01-10T02:06:00Z" w:initials="">
    <w:p w14:paraId="56D654BA" w14:textId="1C5323AE" w:rsidR="000C0E86" w:rsidRDefault="000C0E86">
      <w:pPr>
        <w:pStyle w:val="CommentText"/>
      </w:pPr>
      <w:r>
        <w:rPr>
          <w:rStyle w:val="CommentReference"/>
        </w:rPr>
        <w:annotationRef/>
      </w:r>
      <w:r>
        <w:t>This still leaves things pretty subjective, but maybe (?): At sepal edges, because of blurring effects, there is some uncertainty in which pixels to include. For this annotation, we favoured keeping pixels only if they were substantially sepal containing.</w:t>
      </w:r>
    </w:p>
  </w:comment>
  <w:comment w:id="291" w:author="panic" w:date="2023-11-24T09:26:00Z" w:initials="pa">
    <w:p w14:paraId="3A1B0726" w14:textId="63077930" w:rsidR="73083DBA" w:rsidRDefault="73083DBA">
      <w:r>
        <w:t>I could not understand from this section how did you apply PCA on pixel level. I guess you apply PCA  to set of pixels that belong to each sepal but I don't understand how you remove outliers (pixels i.e. spectra for those pixels)?</w:t>
      </w:r>
      <w:r>
        <w:annotationRef/>
      </w:r>
    </w:p>
  </w:comment>
  <w:comment w:id="292" w:author="Chauhan, Aneesh" w:date="2023-12-27T15:45:00Z" w:initials="CA">
    <w:p w14:paraId="24DFD48B" w14:textId="77777777" w:rsidR="001C240F" w:rsidRDefault="001C240F" w:rsidP="008761AF">
      <w:pPr>
        <w:pStyle w:val="CommentText"/>
      </w:pPr>
      <w:r>
        <w:rPr>
          <w:rStyle w:val="CommentReference"/>
        </w:rPr>
        <w:annotationRef/>
      </w:r>
      <w:r>
        <w:t>Indeed, should be sepal level.</w:t>
      </w:r>
    </w:p>
  </w:comment>
  <w:comment w:id="293" w:author="Bertotto, Mercedes [2]" w:date="2024-01-11T17:59:00Z" w:initials="BM">
    <w:p w14:paraId="4A9884B5" w14:textId="6914947C" w:rsidR="4DBC728B" w:rsidRDefault="4DBC728B">
      <w:pPr>
        <w:pStyle w:val="CommentText"/>
      </w:pPr>
      <w:r>
        <w:t>Firstly, PCA was done in all the pixels that belonged to one sepal. Afterwards, the remaining pixels were averaged. As a result, we have one spectrum per sepal.</w:t>
      </w:r>
      <w:r>
        <w:rPr>
          <w:rStyle w:val="CommentReference"/>
        </w:rPr>
        <w:annotationRef/>
      </w:r>
    </w:p>
  </w:comment>
  <w:comment w:id="296" w:author="Chauhan, Aneesh" w:date="2023-12-27T15:57:00Z" w:initials="CA">
    <w:p w14:paraId="0B8D8AC3" w14:textId="77777777" w:rsidR="002703F9" w:rsidRDefault="002703F9" w:rsidP="008761AF">
      <w:pPr>
        <w:pStyle w:val="CommentText"/>
      </w:pPr>
      <w:r>
        <w:rPr>
          <w:rStyle w:val="CommentReference"/>
        </w:rPr>
        <w:annotationRef/>
      </w:r>
      <w:r>
        <w:t>There must be a normalization step before this. And a projection (a.k.a.) recpnstruction step right afterwards. And for latter  how many components are used?</w:t>
      </w:r>
    </w:p>
  </w:comment>
  <w:comment w:id="298" w:author="Chauhan, Aneesh" w:date="2023-12-27T15:51:00Z" w:initials="CA">
    <w:p w14:paraId="26A06E0C" w14:textId="77777777" w:rsidR="00D94832" w:rsidRDefault="006969DE" w:rsidP="008761AF">
      <w:pPr>
        <w:pStyle w:val="CommentText"/>
      </w:pPr>
      <w:r>
        <w:rPr>
          <w:rStyle w:val="CommentReference"/>
        </w:rPr>
        <w:annotationRef/>
      </w:r>
      <w:r w:rsidR="00D94832">
        <w:t>What are we computing distances against? The projected spectra of pixels on the first component, or multiple components?</w:t>
      </w:r>
      <w:r w:rsidR="00D94832">
        <w:br/>
      </w:r>
      <w:r w:rsidR="00D94832">
        <w:br/>
        <w:t>Or, is it the distance between the original against the reconstructed projections of a sepal pixel?</w:t>
      </w:r>
    </w:p>
  </w:comment>
  <w:comment w:id="300" w:author="zeljana.saric" w:date="2023-11-27T11:40:00Z" w:initials="ze">
    <w:p w14:paraId="708E2ECC" w14:textId="3865696E" w:rsidR="73083DBA" w:rsidRDefault="73083DBA">
      <w:r>
        <w:t>were finally</w:t>
      </w:r>
      <w:r>
        <w:annotationRef/>
      </w:r>
    </w:p>
  </w:comment>
  <w:comment w:id="314" w:author="zeljana.saric" w:date="2023-11-27T11:19:00Z" w:initials="ze">
    <w:p w14:paraId="2F961F45" w14:textId="7CA21DC8" w:rsidR="73083DBA" w:rsidRDefault="73083DBA">
      <w:r>
        <w:t xml:space="preserve">explain </w:t>
      </w:r>
      <w:r>
        <w:annotationRef/>
      </w:r>
    </w:p>
  </w:comment>
  <w:comment w:id="316" w:author="panic" w:date="2023-11-24T09:04:00Z" w:initials="pa">
    <w:p w14:paraId="7DE334B2" w14:textId="007F5FA0" w:rsidR="73083DBA" w:rsidRDefault="73083DBA">
      <w:r>
        <w:t>How did you get these numbers ?</w:t>
      </w:r>
      <w:r>
        <w:annotationRef/>
      </w:r>
    </w:p>
  </w:comment>
  <w:comment w:id="317" w:author="zeljana.saric" w:date="2023-11-27T11:19:00Z" w:initials="ze">
    <w:p w14:paraId="075928ED" w14:textId="0581B7CE" w:rsidR="73083DBA" w:rsidRDefault="73083DBA">
      <w:r>
        <w:t>explain</w:t>
      </w:r>
      <w:r>
        <w:annotationRef/>
      </w:r>
    </w:p>
  </w:comment>
  <w:comment w:id="364" w:author="Chauhan, Aneesh" w:date="2023-12-27T17:17:00Z" w:initials="CA">
    <w:p w14:paraId="6759533E" w14:textId="77777777" w:rsidR="00E90101" w:rsidRDefault="00E90101" w:rsidP="008761AF">
      <w:pPr>
        <w:pStyle w:val="CommentText"/>
      </w:pPr>
      <w:r>
        <w:rPr>
          <w:rStyle w:val="CommentReference"/>
        </w:rPr>
        <w:annotationRef/>
      </w:r>
      <w:r>
        <w:t>A couple of paragraphs back, SNV was given as one of the combination strategy. How is this SNV different from the previous one?</w:t>
      </w:r>
    </w:p>
  </w:comment>
  <w:comment w:id="365" w:author="Bertotto, Mercedes [2]" w:date="2024-01-12T12:17:00Z" w:initials="BM">
    <w:p w14:paraId="357DFF03" w14:textId="2D1D8996" w:rsidR="2EABC22C" w:rsidRDefault="2EABC22C">
      <w:pPr>
        <w:pStyle w:val="CommentText"/>
      </w:pPr>
      <w:r>
        <w:t>I don't understand this comment,  which paragraph do you refer to?</w:t>
      </w:r>
      <w:r>
        <w:rPr>
          <w:rStyle w:val="CommentReference"/>
        </w:rPr>
        <w:annotationRef/>
      </w:r>
    </w:p>
  </w:comment>
  <w:comment w:id="368" w:author="Chauhan, Aneesh" w:date="2023-12-27T17:24:00Z" w:initials="CA">
    <w:p w14:paraId="10541F31" w14:textId="77777777" w:rsidR="00902FFD" w:rsidRDefault="00902FFD" w:rsidP="008761AF">
      <w:pPr>
        <w:pStyle w:val="CommentText"/>
      </w:pPr>
      <w:r>
        <w:rPr>
          <w:rStyle w:val="CommentReference"/>
        </w:rPr>
        <w:annotationRef/>
      </w:r>
      <w:r>
        <w:t>I am afraid this was a bit confusing. I have tried to rephrase it and give it a structure that may help the reader.</w:t>
      </w:r>
    </w:p>
  </w:comment>
  <w:comment w:id="378" w:author="Chauhan, Aneesh" w:date="2023-12-28T09:33:00Z" w:initials="CA">
    <w:p w14:paraId="6B02E8AD" w14:textId="77777777" w:rsidR="00FD10C1" w:rsidRDefault="00FD10C1" w:rsidP="008761AF">
      <w:pPr>
        <w:pStyle w:val="CommentText"/>
      </w:pPr>
      <w:r>
        <w:rPr>
          <w:rStyle w:val="CommentReference"/>
        </w:rPr>
        <w:annotationRef/>
      </w:r>
      <w:r>
        <w:t>I believe, early on, there is a need for a section on Datasets. Otherwise it is hard to follow what is a dataset. Is it at sepal level, is it at tomato level; or does it vary? In any case, a section is needed to describe what is considered a dataset (or datasets) in this paper.</w:t>
      </w:r>
    </w:p>
  </w:comment>
  <w:comment w:id="379" w:author="Bertotto, Mercedes [2]" w:date="2024-01-15T16:22:00Z" w:initials="BM">
    <w:p w14:paraId="69B3693F" w14:textId="37FF950D" w:rsidR="59A009FC" w:rsidRDefault="59A009FC">
      <w:pPr>
        <w:pStyle w:val="CommentText"/>
      </w:pPr>
      <w:r>
        <w:t xml:space="preserve">There is one step where all the spectra belonging to a single sepal were averaged. </w:t>
      </w:r>
      <w:r>
        <w:rPr>
          <w:rStyle w:val="CommentReference"/>
        </w:rPr>
        <w:annotationRef/>
      </w:r>
    </w:p>
    <w:p w14:paraId="58AA295F" w14:textId="1AA25976" w:rsidR="59A009FC" w:rsidRDefault="59A009FC">
      <w:pPr>
        <w:pStyle w:val="CommentText"/>
      </w:pPr>
    </w:p>
    <w:p w14:paraId="136D0E45" w14:textId="73DF83BD" w:rsidR="59A009FC" w:rsidRDefault="59A009FC">
      <w:pPr>
        <w:pStyle w:val="CommentText"/>
      </w:pPr>
      <w:r>
        <w:t>Afterwards, with the resulting datasets, all the models were created.  The name of each dataset is the same as the cultivar that is in it; it can happen that one dataset is made by two or three cultivars. This is explained in the flowsteps (2.2.3 Data analysis). I do not think there is a need for a separate section explaining this. Maybe we keep it short for the proceeding, and add a separate section for the paper if it is needed.</w:t>
      </w:r>
    </w:p>
  </w:comment>
  <w:comment w:id="377" w:author="Chauhan, Aneesh" w:date="2023-12-28T09:34:00Z" w:initials="CA">
    <w:p w14:paraId="2DBB4F36" w14:textId="77777777" w:rsidR="009F6269" w:rsidRDefault="009F6269" w:rsidP="008761AF">
      <w:pPr>
        <w:pStyle w:val="CommentText"/>
      </w:pPr>
      <w:r>
        <w:rPr>
          <w:rStyle w:val="CommentReference"/>
        </w:rPr>
        <w:annotationRef/>
      </w:r>
      <w:r>
        <w:t>This can be summarized as "stratified sampling", and example is not needed.</w:t>
      </w:r>
    </w:p>
  </w:comment>
  <w:comment w:id="381" w:author="Chauhan, Aneesh" w:date="2023-12-27T17:25:00Z" w:initials="CA">
    <w:p w14:paraId="50BDCD84" w14:textId="78F6EB78" w:rsidR="009415B3" w:rsidRDefault="009415B3" w:rsidP="008761AF">
      <w:pPr>
        <w:pStyle w:val="CommentText"/>
      </w:pPr>
      <w:r>
        <w:rPr>
          <w:rStyle w:val="CommentReference"/>
        </w:rPr>
        <w:annotationRef/>
      </w:r>
      <w:r>
        <w:t>Do you mean Table 3?</w:t>
      </w:r>
    </w:p>
  </w:comment>
  <w:comment w:id="431" w:author="Chauhan, Aneesh" w:date="2023-12-28T10:32:00Z" w:initials="CA">
    <w:p w14:paraId="0D7320B7" w14:textId="77777777" w:rsidR="00A35E25" w:rsidRDefault="00A35E25" w:rsidP="008761AF">
      <w:pPr>
        <w:pStyle w:val="CommentText"/>
      </w:pPr>
      <w:r>
        <w:rPr>
          <w:rStyle w:val="CommentReference"/>
        </w:rPr>
        <w:annotationRef/>
      </w:r>
      <w:r>
        <w:t>To what dataset is CovSel applied? The whole dataset or the Training?</w:t>
      </w:r>
    </w:p>
  </w:comment>
  <w:comment w:id="432" w:author="Bertotto, Mercedes [2]" w:date="2024-01-12T14:05:00Z" w:initials="BM">
    <w:p w14:paraId="70AEB28D" w14:textId="487972ED" w:rsidR="2EABC22C" w:rsidRDefault="2EABC22C">
      <w:pPr>
        <w:pStyle w:val="CommentText"/>
      </w:pPr>
      <w:r>
        <w:t>The Training. Then, the same important variables are selected in the Validation set.</w:t>
      </w:r>
      <w:r>
        <w:rPr>
          <w:rStyle w:val="CommentReference"/>
        </w:rPr>
        <w:annotationRef/>
      </w:r>
    </w:p>
    <w:p w14:paraId="76233AC2" w14:textId="077F7E10" w:rsidR="2EABC22C" w:rsidRDefault="2EABC22C">
      <w:pPr>
        <w:pStyle w:val="CommentText"/>
      </w:pPr>
    </w:p>
    <w:p w14:paraId="489FBA9C" w14:textId="619B275D" w:rsidR="2EABC22C" w:rsidRDefault="2EABC22C">
      <w:pPr>
        <w:pStyle w:val="CommentText"/>
      </w:pPr>
    </w:p>
  </w:comment>
  <w:comment w:id="437" w:author="Chauhan, Aneesh" w:date="2023-12-28T10:31:00Z" w:initials="CA">
    <w:p w14:paraId="56ED9B92" w14:textId="4C38961D" w:rsidR="0021062F" w:rsidRDefault="0021062F">
      <w:pPr>
        <w:pStyle w:val="CommentText"/>
      </w:pPr>
      <w:r>
        <w:rPr>
          <w:rStyle w:val="CommentReference"/>
        </w:rPr>
        <w:annotationRef/>
      </w:r>
      <w:r>
        <w:t xml:space="preserve">If these numbers are chosen arbitrarily, how are they optimal? </w:t>
      </w:r>
    </w:p>
    <w:p w14:paraId="74761E8E" w14:textId="77777777" w:rsidR="0021062F" w:rsidRDefault="0021062F">
      <w:pPr>
        <w:pStyle w:val="CommentText"/>
      </w:pPr>
    </w:p>
    <w:p w14:paraId="6B0F0E17" w14:textId="77777777" w:rsidR="0021062F" w:rsidRDefault="0021062F" w:rsidP="008761AF">
      <w:pPr>
        <w:pStyle w:val="CommentText"/>
      </w:pPr>
      <w:r>
        <w:t>I think, you might mean to say that iteratively top 5 to top 39 important variables (highest non-zero entries in the precision matrix, I assume) sets were chosen for ...</w:t>
      </w:r>
    </w:p>
  </w:comment>
  <w:comment w:id="436" w:author="zeljana.saric" w:date="2023-11-27T12:19:00Z" w:initials="ze">
    <w:p w14:paraId="257CCDBA" w14:textId="13969583" w:rsidR="73083DBA" w:rsidRDefault="73083DBA">
      <w:r>
        <w:t>Some explanation why this range</w:t>
      </w:r>
      <w:r>
        <w:annotationRef/>
      </w:r>
    </w:p>
  </w:comment>
  <w:comment w:id="447" w:author="Chauhan, Aneesh" w:date="2023-12-28T10:34:00Z" w:initials="CA">
    <w:p w14:paraId="0F330F67" w14:textId="77777777" w:rsidR="00F82877" w:rsidRDefault="00F82877" w:rsidP="008761AF">
      <w:pPr>
        <w:pStyle w:val="CommentText"/>
      </w:pPr>
      <w:r>
        <w:rPr>
          <w:rStyle w:val="CommentReference"/>
        </w:rPr>
        <w:annotationRef/>
      </w:r>
      <w:r>
        <w:t>What proportion?</w:t>
      </w:r>
    </w:p>
  </w:comment>
  <w:comment w:id="448" w:author="Bertotto, Mercedes [2]" w:date="2024-01-12T14:08:00Z" w:initials="BM">
    <w:p w14:paraId="2DFD0D50" w14:textId="0BD22436" w:rsidR="2EABC22C" w:rsidRDefault="2EABC22C">
      <w:pPr>
        <w:pStyle w:val="CommentText"/>
      </w:pPr>
      <w:r>
        <w:t>70/30</w:t>
      </w:r>
      <w:r>
        <w:rPr>
          <w:rStyle w:val="CommentReference"/>
        </w:rPr>
        <w:annotationRef/>
      </w:r>
    </w:p>
  </w:comment>
  <w:comment w:id="449" w:author="Chauhan, Aneesh" w:date="2023-12-28T10:39:00Z" w:initials="CA">
    <w:p w14:paraId="0F8C4F36" w14:textId="77777777" w:rsidR="00693709" w:rsidRDefault="00693709">
      <w:pPr>
        <w:pStyle w:val="CommentText"/>
      </w:pPr>
      <w:r>
        <w:rPr>
          <w:rStyle w:val="CommentReference"/>
        </w:rPr>
        <w:annotationRef/>
      </w:r>
      <w:r>
        <w:t xml:space="preserve">For what scenarios is this modelling happening? </w:t>
      </w:r>
    </w:p>
    <w:p w14:paraId="14C79421" w14:textId="77777777" w:rsidR="00693709" w:rsidRDefault="00693709">
      <w:pPr>
        <w:pStyle w:val="CommentText"/>
      </w:pPr>
      <w:r>
        <w:t>- We have 3 labeling scenarios</w:t>
      </w:r>
    </w:p>
    <w:p w14:paraId="478A615F" w14:textId="77777777" w:rsidR="00693709" w:rsidRDefault="00693709">
      <w:pPr>
        <w:pStyle w:val="CommentText"/>
      </w:pPr>
      <w:r>
        <w:t xml:space="preserve">- We have several combinations of pre-treatment scenarios: 2 de-trend, 4 SvGo, 1 SNV, and combinations of these. </w:t>
      </w:r>
    </w:p>
    <w:p w14:paraId="22C659DF" w14:textId="77777777" w:rsidR="00693709" w:rsidRDefault="00693709">
      <w:pPr>
        <w:pStyle w:val="CommentText"/>
      </w:pPr>
      <w:r>
        <w:t>- We have sepal and tomato level outlier removal scenarios</w:t>
      </w:r>
    </w:p>
    <w:p w14:paraId="0A0850BC" w14:textId="77777777" w:rsidR="00693709" w:rsidRDefault="00693709" w:rsidP="008761AF">
      <w:pPr>
        <w:pStyle w:val="CommentText"/>
      </w:pPr>
      <w:r>
        <w:t>- we have three spectra combining scenarios</w:t>
      </w:r>
    </w:p>
  </w:comment>
  <w:comment w:id="450" w:author="Bertotto, Mercedes [2]" w:date="2024-01-12T14:04:00Z" w:initials="BM">
    <w:p w14:paraId="698D7352" w14:textId="0764A3D3" w:rsidR="2EABC22C" w:rsidRDefault="2EABC22C">
      <w:pPr>
        <w:pStyle w:val="CommentText"/>
      </w:pPr>
      <w:r>
        <w:t xml:space="preserve"> </w:t>
      </w:r>
      <w:r>
        <w:rPr>
          <w:rStyle w:val="CommentReference"/>
        </w:rPr>
        <w:annotationRef/>
      </w:r>
    </w:p>
    <w:p w14:paraId="317CBFBC" w14:textId="21FA167E" w:rsidR="2EABC22C" w:rsidRDefault="2EABC22C">
      <w:pPr>
        <w:pStyle w:val="CommentText"/>
      </w:pPr>
      <w:r>
        <w:t xml:space="preserve"> </w:t>
      </w:r>
    </w:p>
    <w:p w14:paraId="10E58391" w14:textId="6B3A9E9B" w:rsidR="2EABC22C" w:rsidRDefault="2EABC22C">
      <w:pPr>
        <w:pStyle w:val="CommentText"/>
      </w:pPr>
      <w:r>
        <w:t xml:space="preserve">The following analyzes were performed on the following datasets, using the three escenarios: </w:t>
      </w:r>
    </w:p>
    <w:p w14:paraId="47C166CD" w14:textId="3639C1FA" w:rsidR="2EABC22C" w:rsidRDefault="2EABC22C">
      <w:pPr>
        <w:pStyle w:val="CommentText"/>
      </w:pPr>
      <w:r>
        <w:t xml:space="preserve">Cappricia </w:t>
      </w:r>
    </w:p>
    <w:p w14:paraId="24843CE7" w14:textId="6F3B0664" w:rsidR="2EABC22C" w:rsidRDefault="2EABC22C">
      <w:pPr>
        <w:pStyle w:val="CommentText"/>
      </w:pPr>
      <w:r>
        <w:t xml:space="preserve">Provine </w:t>
      </w:r>
    </w:p>
    <w:p w14:paraId="69A9D416" w14:textId="2C7431EB" w:rsidR="2EABC22C" w:rsidRDefault="2EABC22C">
      <w:pPr>
        <w:pStyle w:val="CommentText"/>
      </w:pPr>
      <w:r>
        <w:t xml:space="preserve">Brioso </w:t>
      </w:r>
    </w:p>
    <w:p w14:paraId="2739A6D4" w14:textId="3E1895FB" w:rsidR="2EABC22C" w:rsidRDefault="2EABC22C">
      <w:pPr>
        <w:pStyle w:val="CommentText"/>
      </w:pPr>
      <w:r>
        <w:t xml:space="preserve">Cappricia + Provine </w:t>
      </w:r>
    </w:p>
    <w:p w14:paraId="7EB85660" w14:textId="71F76CC7" w:rsidR="2EABC22C" w:rsidRDefault="2EABC22C">
      <w:pPr>
        <w:pStyle w:val="CommentText"/>
      </w:pPr>
      <w:r>
        <w:t xml:space="preserve">Cappricia + Brioso </w:t>
      </w:r>
    </w:p>
    <w:p w14:paraId="483A6723" w14:textId="0BAA5BDE" w:rsidR="2EABC22C" w:rsidRDefault="2EABC22C">
      <w:pPr>
        <w:pStyle w:val="CommentText"/>
      </w:pPr>
      <w:r>
        <w:t xml:space="preserve">Brioso + Provine </w:t>
      </w:r>
    </w:p>
    <w:p w14:paraId="1F327A54" w14:textId="24EBD398" w:rsidR="2EABC22C" w:rsidRDefault="2EABC22C">
      <w:pPr>
        <w:pStyle w:val="CommentText"/>
      </w:pPr>
      <w:r>
        <w:t xml:space="preserve">Cappricia + Provine + Brioso </w:t>
      </w:r>
    </w:p>
    <w:p w14:paraId="7651EE42" w14:textId="0C22F547" w:rsidR="2EABC22C" w:rsidRDefault="2EABC22C">
      <w:pPr>
        <w:pStyle w:val="CommentText"/>
      </w:pPr>
      <w:r>
        <w:t xml:space="preserve">However, only the relevant results are shown in this work. </w:t>
      </w:r>
    </w:p>
    <w:p w14:paraId="18727AE2" w14:textId="2A885C05" w:rsidR="2EABC22C" w:rsidRDefault="2EABC22C">
      <w:pPr>
        <w:pStyle w:val="CommentText"/>
      </w:pPr>
    </w:p>
  </w:comment>
  <w:comment w:id="480" w:author="Villiers, Hendrik de" w:date="2023-12-10T13:17:00Z" w:initials="Vd">
    <w:p w14:paraId="543B94EA" w14:textId="09C4DCDC" w:rsidR="59A009FC" w:rsidRDefault="59A009FC" w:rsidP="59A009FC">
      <w:pPr>
        <w:pStyle w:val="CommentText"/>
      </w:pPr>
      <w:r w:rsidRPr="59A009FC">
        <w:rPr>
          <w:lang w:val="en-GB"/>
        </w:rPr>
        <w:t>First off, I like the figure, I think it just needs some adjustments (1) Indicate the starting point in the process. A lot of readers may look at the figure first to get an idea of how the process flows. You could, for example, draw an arrow from "Chemometrics workflow" to Spectra Visualization. But, some label "Start" would be welcome. (2) What is the bidirectional arrow between Outlier Removal and Spectra pretreatment? Why is there a directional arrow left-to-right between them as well? (3) Indicate place(s) where the iterative process may terminate?</w:t>
      </w:r>
      <w:r>
        <w:rPr>
          <w:rStyle w:val="CommentReference"/>
        </w:rPr>
        <w:annotationRef/>
      </w:r>
    </w:p>
  </w:comment>
  <w:comment w:id="481" w:author="Villiers, Hendrik de" w:date="2023-12-10T13:25:00Z" w:initials="Vd">
    <w:p w14:paraId="308E3FEA" w14:textId="7F490F2D" w:rsidR="59A009FC" w:rsidRDefault="59A009FC" w:rsidP="59A009FC">
      <w:pPr>
        <w:pStyle w:val="CommentText"/>
      </w:pPr>
      <w:r w:rsidRPr="59A009FC">
        <w:rPr>
          <w:lang w:val="en-GB"/>
        </w:rPr>
        <w:t>Consider showing the numbers in the list of steps on the figure to improve their connection.</w:t>
      </w:r>
      <w:r>
        <w:rPr>
          <w:rStyle w:val="CommentReference"/>
        </w:rPr>
        <w:annotationRef/>
      </w:r>
    </w:p>
  </w:comment>
  <w:comment w:id="482" w:author="Chauhan, Aneesh" w:date="2023-12-28T11:50:00Z" w:initials="CA">
    <w:p w14:paraId="175E0DA1" w14:textId="77777777" w:rsidR="008A0058" w:rsidRDefault="00F45C44">
      <w:pPr>
        <w:pStyle w:val="CommentText"/>
      </w:pPr>
      <w:r>
        <w:rPr>
          <w:rStyle w:val="CommentReference"/>
        </w:rPr>
        <w:annotationRef/>
      </w:r>
      <w:r w:rsidR="008A0058">
        <w:t>There is a lot of reasoning intermingled here. And also reflects in the flowchart.</w:t>
      </w:r>
    </w:p>
    <w:p w14:paraId="0E3DA6E4" w14:textId="77777777" w:rsidR="008A0058" w:rsidRDefault="008A0058">
      <w:pPr>
        <w:pStyle w:val="CommentText"/>
      </w:pPr>
    </w:p>
    <w:p w14:paraId="6E3844A7" w14:textId="77777777" w:rsidR="008A0058" w:rsidRDefault="008A0058">
      <w:pPr>
        <w:pStyle w:val="CommentText"/>
      </w:pPr>
      <w:r>
        <w:t>Can you please break it down into subparts. I give an indicative example below:</w:t>
      </w:r>
    </w:p>
    <w:p w14:paraId="7FAEB3F9" w14:textId="77777777" w:rsidR="008A0058" w:rsidRDefault="008A0058">
      <w:pPr>
        <w:pStyle w:val="CommentText"/>
      </w:pPr>
    </w:p>
    <w:p w14:paraId="6C3B5AA7" w14:textId="77777777" w:rsidR="008A0058" w:rsidRDefault="008A0058">
      <w:pPr>
        <w:pStyle w:val="CommentText"/>
      </w:pPr>
      <w:r>
        <w:t>A. Outlier removal is independent of the rest, so can be separated.</w:t>
      </w:r>
    </w:p>
    <w:p w14:paraId="3C11BAF8" w14:textId="77777777" w:rsidR="008A0058" w:rsidRDefault="008A0058">
      <w:pPr>
        <w:pStyle w:val="CommentText"/>
      </w:pPr>
    </w:p>
    <w:p w14:paraId="0F3E9124" w14:textId="77777777" w:rsidR="008A0058" w:rsidRDefault="008A0058">
      <w:pPr>
        <w:pStyle w:val="CommentText"/>
      </w:pPr>
      <w:r>
        <w:t>B. Model selection is independent of outlier selection: The iterative process of data processing/Decision flow/modelling is sort of a nested loop sort of like this:</w:t>
      </w:r>
    </w:p>
    <w:p w14:paraId="6E52CBC5" w14:textId="77777777" w:rsidR="008A0058" w:rsidRDefault="008A0058">
      <w:pPr>
        <w:pStyle w:val="CommentText"/>
      </w:pPr>
      <w:r>
        <w:t>0. Start with a cultivar from a set of cultivars</w:t>
      </w:r>
    </w:p>
    <w:p w14:paraId="79603F85" w14:textId="77777777" w:rsidR="008A0058" w:rsidRDefault="008A0058">
      <w:pPr>
        <w:pStyle w:val="CommentText"/>
      </w:pPr>
      <w:r>
        <w:t xml:space="preserve">    start with no "best model" for the cultivar</w:t>
      </w:r>
    </w:p>
    <w:p w14:paraId="7C71D45D" w14:textId="77777777" w:rsidR="008A0058" w:rsidRDefault="008A0058">
      <w:pPr>
        <w:pStyle w:val="CommentText"/>
      </w:pPr>
      <w:r>
        <w:t xml:space="preserve">  1.. Select labeling scenario (from 3 scenarios)</w:t>
      </w:r>
    </w:p>
    <w:p w14:paraId="35ECE826" w14:textId="77777777" w:rsidR="008A0058" w:rsidRDefault="008A0058">
      <w:pPr>
        <w:pStyle w:val="CommentText"/>
      </w:pPr>
      <w:r>
        <w:t xml:space="preserve">      2. select a pre-treatment  (from a set of pre-treatments)</w:t>
      </w:r>
    </w:p>
    <w:p w14:paraId="5C92D717" w14:textId="77777777" w:rsidR="008A0058" w:rsidRDefault="008A0058">
      <w:pPr>
        <w:pStyle w:val="CommentText"/>
      </w:pPr>
      <w:r>
        <w:t xml:space="preserve">        3. Dataset split</w:t>
      </w:r>
    </w:p>
    <w:p w14:paraId="08526CAB" w14:textId="77777777" w:rsidR="008A0058" w:rsidRDefault="008A0058">
      <w:pPr>
        <w:pStyle w:val="CommentText"/>
      </w:pPr>
      <w:r>
        <w:t xml:space="preserve">             4. variable selection (from a set of variables 5-39)</w:t>
      </w:r>
    </w:p>
    <w:p w14:paraId="5D1F9165" w14:textId="77777777" w:rsidR="008A0058" w:rsidRDefault="008A0058">
      <w:pPr>
        <w:pStyle w:val="CommentText"/>
      </w:pPr>
      <w:r>
        <w:t xml:space="preserve">                 5. Dataset split</w:t>
      </w:r>
    </w:p>
    <w:p w14:paraId="1F19AF27" w14:textId="77777777" w:rsidR="008A0058" w:rsidRDefault="008A0058">
      <w:pPr>
        <w:pStyle w:val="CommentText"/>
      </w:pPr>
      <w:r>
        <w:t xml:space="preserve">                     6. Apply PLSDA and select LVs</w:t>
      </w:r>
    </w:p>
    <w:p w14:paraId="37612E61" w14:textId="77777777" w:rsidR="008A0058" w:rsidRDefault="008A0058">
      <w:pPr>
        <w:pStyle w:val="CommentText"/>
      </w:pPr>
      <w:r>
        <w:t xml:space="preserve">                        7. If model BA is higher than previous best model, keep the current model as the "best model"</w:t>
      </w:r>
    </w:p>
    <w:p w14:paraId="263D1675" w14:textId="77777777" w:rsidR="008A0058" w:rsidRDefault="008A0058">
      <w:pPr>
        <w:pStyle w:val="CommentText"/>
      </w:pPr>
    </w:p>
    <w:p w14:paraId="10934A78" w14:textId="77777777" w:rsidR="008A0058" w:rsidRDefault="008A0058">
      <w:pPr>
        <w:pStyle w:val="CommentText"/>
      </w:pPr>
      <w:r>
        <w:t>----------&gt; Note: Results of steps 1 to 7 will give the best model per cultivar.</w:t>
      </w:r>
    </w:p>
    <w:p w14:paraId="7D9C8766" w14:textId="77777777" w:rsidR="008A0058" w:rsidRDefault="008A0058">
      <w:pPr>
        <w:pStyle w:val="CommentText"/>
      </w:pPr>
      <w:r>
        <w:t>-----------------------</w:t>
      </w:r>
    </w:p>
    <w:p w14:paraId="790361E4" w14:textId="77777777" w:rsidR="008A0058" w:rsidRDefault="008A0058">
      <w:pPr>
        <w:pStyle w:val="CommentText"/>
      </w:pPr>
    </w:p>
    <w:p w14:paraId="2C403C5E" w14:textId="77777777" w:rsidR="008A0058" w:rsidRDefault="008A0058" w:rsidP="008761AF">
      <w:pPr>
        <w:pStyle w:val="CommentText"/>
      </w:pPr>
      <w:r>
        <w:t xml:space="preserve">C. The same process was repeated for inter cultivar modeling where different scenarios of variety combination were investigated: Cappricia + Provine; Cappricia + Brioso, Brioso + Provine, and Cappricia + Provine + Brioso,). </w:t>
      </w:r>
    </w:p>
  </w:comment>
  <w:comment w:id="483" w:author="Bertotto, Mercedes [2]" w:date="2024-01-15T16:02:00Z" w:initials="BM">
    <w:p w14:paraId="02318EC1" w14:textId="08201835" w:rsidR="59A009FC" w:rsidRDefault="59A009FC">
      <w:pPr>
        <w:pStyle w:val="CommentText"/>
      </w:pPr>
      <w:r>
        <w:t xml:space="preserve">Thank you Aneesh! The only thing missing here is the selection of the number of important variables by the algorithm, as input for PLSDA. I added this step as well. </w:t>
      </w:r>
      <w:r>
        <w:rPr>
          <w:rStyle w:val="CommentReference"/>
        </w:rPr>
        <w:annotationRef/>
      </w:r>
    </w:p>
  </w:comment>
  <w:comment w:id="506" w:author="Chauhan, Aneesh" w:date="2023-12-28T11:03:00Z" w:initials="CA">
    <w:p w14:paraId="5CEC7FFF" w14:textId="77777777" w:rsidR="00C52B3E" w:rsidRDefault="00291ABF">
      <w:pPr>
        <w:pStyle w:val="CommentText"/>
      </w:pPr>
      <w:r>
        <w:rPr>
          <w:rStyle w:val="CommentReference"/>
        </w:rPr>
        <w:annotationRef/>
      </w:r>
      <w:r w:rsidR="00C52B3E">
        <w:t xml:space="preserve">I miss the caption. What do we see in the image. Is it an average over all tomatoes from a specific cultivar? Same goes for the image below.  </w:t>
      </w:r>
    </w:p>
    <w:p w14:paraId="77F73A97" w14:textId="77777777" w:rsidR="00C52B3E" w:rsidRDefault="00C52B3E">
      <w:pPr>
        <w:pStyle w:val="CommentText"/>
      </w:pPr>
    </w:p>
    <w:p w14:paraId="55FC3C8C" w14:textId="77777777" w:rsidR="00C52B3E" w:rsidRDefault="00C52B3E" w:rsidP="008761AF">
      <w:pPr>
        <w:pStyle w:val="CommentText"/>
      </w:pPr>
      <w:r>
        <w:t>It is indicated in the tekst below, but caption is still needed</w:t>
      </w:r>
    </w:p>
  </w:comment>
  <w:comment w:id="520" w:author="Chauhan, Aneesh" w:date="2023-12-28T11:52:00Z" w:initials="CA">
    <w:p w14:paraId="00C63F0D" w14:textId="3E14555A" w:rsidR="00885F12" w:rsidRDefault="00885F12" w:rsidP="008761AF">
      <w:pPr>
        <w:pStyle w:val="CommentText"/>
      </w:pPr>
      <w:r>
        <w:rPr>
          <w:rStyle w:val="CommentReference"/>
        </w:rPr>
        <w:annotationRef/>
      </w:r>
      <w:r>
        <w:t>Figure number</w:t>
      </w:r>
    </w:p>
  </w:comment>
  <w:comment w:id="522" w:author="Chauhan, Aneesh" w:date="2023-12-28T11:52:00Z" w:initials="CA">
    <w:p w14:paraId="651E4F7B" w14:textId="77777777" w:rsidR="00885F12" w:rsidRDefault="00885F12" w:rsidP="008761AF">
      <w:pPr>
        <w:pStyle w:val="CommentText"/>
      </w:pPr>
      <w:r>
        <w:rPr>
          <w:rStyle w:val="CommentReference"/>
        </w:rPr>
        <w:annotationRef/>
      </w:r>
      <w:r>
        <w:t>Number?</w:t>
      </w:r>
    </w:p>
  </w:comment>
  <w:comment w:id="630" w:author="Chauhan, Aneesh" w:date="2023-12-28T11:54:00Z" w:initials="CA">
    <w:p w14:paraId="3EC45136" w14:textId="77777777" w:rsidR="00E3512B" w:rsidRDefault="00E3512B" w:rsidP="008761AF">
      <w:pPr>
        <w:pStyle w:val="CommentText"/>
      </w:pPr>
      <w:r>
        <w:rPr>
          <w:rStyle w:val="CommentReference"/>
        </w:rPr>
        <w:annotationRef/>
      </w:r>
      <w:r>
        <w:t>Captions needed</w:t>
      </w:r>
    </w:p>
  </w:comment>
  <w:comment w:id="640" w:author="Villiers, Hendrik de" w:date="2023-12-10T15:13:00Z" w:initials="VHd">
    <w:p w14:paraId="38BD33FC" w14:textId="21731DEA" w:rsidR="0007156C" w:rsidRDefault="0007156C" w:rsidP="0039630C">
      <w:pPr>
        <w:pStyle w:val="CommentText"/>
      </w:pPr>
      <w:r>
        <w:rPr>
          <w:rStyle w:val="CommentReference"/>
        </w:rPr>
        <w:annotationRef/>
      </w:r>
      <w:r>
        <w:rPr>
          <w:lang w:val="en-GB"/>
        </w:rPr>
        <w:t>Remember to add a number for the table here.</w:t>
      </w:r>
    </w:p>
  </w:comment>
  <w:comment w:id="654" w:author="Chauhan, Aneesh" w:date="2023-12-28T11:58:00Z" w:initials="CA">
    <w:p w14:paraId="50045AC9" w14:textId="77777777" w:rsidR="000564AA" w:rsidRDefault="000564AA" w:rsidP="008761AF">
      <w:pPr>
        <w:pStyle w:val="CommentText"/>
      </w:pPr>
      <w:r>
        <w:rPr>
          <w:rStyle w:val="CommentReference"/>
        </w:rPr>
        <w:annotationRef/>
      </w:r>
      <w:r>
        <w:t>Previously, in the Outlier detection sub-section, it is mentioned that 0.95 confidence threshold limit is chosen as the criterion for selecting outliers. I miss the application of that threshold.</w:t>
      </w:r>
    </w:p>
  </w:comment>
  <w:comment w:id="655" w:author="Bertotto, Mercedes [2]" w:date="2024-01-12T14:34:00Z" w:initials="BM">
    <w:p w14:paraId="7A0333CC" w14:textId="5EC3A20F" w:rsidR="2EABC22C" w:rsidRDefault="2EABC22C">
      <w:pPr>
        <w:pStyle w:val="CommentText"/>
      </w:pPr>
      <w:r>
        <w:t xml:space="preserve">That criteria was used when analysing the preliminary datasets, where approximately 100 spectra were recorded per sepal. With such a large number of spectra, a visual detection was not possible. </w:t>
      </w:r>
      <w:r>
        <w:rPr>
          <w:rStyle w:val="CommentReference"/>
        </w:rPr>
        <w:annotationRef/>
      </w:r>
    </w:p>
    <w:p w14:paraId="2369048B" w14:textId="5251DC60" w:rsidR="2EABC22C" w:rsidRDefault="2EABC22C">
      <w:pPr>
        <w:pStyle w:val="CommentText"/>
      </w:pPr>
      <w:r>
        <w:t xml:space="preserve">However, after averaging all the spectra of a single sepal, it was possible to conduct a visual study in the final datasets, which I find more careful.  </w:t>
      </w:r>
    </w:p>
  </w:comment>
  <w:comment w:id="723" w:author="Chauhan, Aneesh" w:date="2023-12-28T12:41:00Z" w:initials="CA">
    <w:p w14:paraId="5287D36D" w14:textId="77777777" w:rsidR="00170365" w:rsidRDefault="00170365" w:rsidP="008761AF">
      <w:pPr>
        <w:pStyle w:val="CommentText"/>
      </w:pPr>
      <w:r>
        <w:rPr>
          <w:rStyle w:val="CommentReference"/>
        </w:rPr>
        <w:annotationRef/>
      </w:r>
      <w:r>
        <w:t>From the trend there is indeed no notable differnce. However, the scale is not visble in the plots. Are the loading values on the same scale. The y-direction of the laoding plot is needed to judge the scale change, not only direction changes in the PC loading plots.</w:t>
      </w:r>
    </w:p>
  </w:comment>
  <w:comment w:id="733" w:author="Villiers, Hendrik de" w:date="2023-12-10T15:19:00Z" w:initials="VHd">
    <w:p w14:paraId="0A152C2A" w14:textId="7B1A51AE" w:rsidR="002143D2" w:rsidRDefault="002143D2" w:rsidP="0039630C">
      <w:pPr>
        <w:pStyle w:val="CommentText"/>
      </w:pPr>
      <w:r>
        <w:rPr>
          <w:rStyle w:val="CommentReference"/>
        </w:rPr>
        <w:annotationRef/>
      </w:r>
      <w:r>
        <w:rPr>
          <w:lang w:val="en-GB"/>
        </w:rPr>
        <w:t>I might not be choosing the best wording, mostly would recommend avoiding "genetic" here (seems too specific) while still emphasising that the information is characteristic of the differences between varieties.</w:t>
      </w:r>
    </w:p>
  </w:comment>
  <w:comment w:id="789" w:author="Chauhan, Aneesh" w:date="2023-12-28T12:57:00Z" w:initials="CA">
    <w:p w14:paraId="07BCB545" w14:textId="77777777" w:rsidR="00611190" w:rsidRDefault="006D4C20">
      <w:pPr>
        <w:pStyle w:val="CommentText"/>
      </w:pPr>
      <w:r>
        <w:rPr>
          <w:rStyle w:val="CommentReference"/>
        </w:rPr>
        <w:annotationRef/>
      </w:r>
      <w:r w:rsidR="00611190">
        <w:t>Is PC number of principal components used? If so, in the couple of paragraphs above, for each cultivar, a different number of number of PCs pe were identified.</w:t>
      </w:r>
    </w:p>
    <w:p w14:paraId="6D82C924" w14:textId="77777777" w:rsidR="00611190" w:rsidRDefault="00611190">
      <w:pPr>
        <w:pStyle w:val="CommentText"/>
      </w:pPr>
    </w:p>
    <w:p w14:paraId="4D6B694E" w14:textId="77777777" w:rsidR="00611190" w:rsidRDefault="00611190">
      <w:pPr>
        <w:pStyle w:val="CommentText"/>
      </w:pPr>
      <w:r>
        <w:t>Perhaps you don't mean principal components, then please clarify the abbreviation.</w:t>
      </w:r>
    </w:p>
    <w:p w14:paraId="2CB3BFA9" w14:textId="77777777" w:rsidR="00611190" w:rsidRDefault="00611190">
      <w:pPr>
        <w:pStyle w:val="CommentText"/>
      </w:pPr>
    </w:p>
    <w:p w14:paraId="06CC8692" w14:textId="77777777" w:rsidR="00611190" w:rsidRDefault="00611190">
      <w:pPr>
        <w:pStyle w:val="CommentText"/>
      </w:pPr>
      <w:r>
        <w:t>Also, SIMCA is not listed in the flow chart a few sections above.</w:t>
      </w:r>
    </w:p>
    <w:p w14:paraId="6F535026" w14:textId="77777777" w:rsidR="00611190" w:rsidRDefault="00611190">
      <w:pPr>
        <w:pStyle w:val="CommentText"/>
      </w:pPr>
    </w:p>
    <w:p w14:paraId="1A1BB103" w14:textId="77777777" w:rsidR="00611190" w:rsidRDefault="00611190" w:rsidP="008761AF">
      <w:pPr>
        <w:pStyle w:val="CommentText"/>
      </w:pPr>
      <w:r>
        <w:t>In the calibration set results, I understand that the classifier performs well on the Healthy class FP and TN have no meaning in the table for Calibration set here. Further, what is meant by specificity and acc. For the validation set? What are FP and TN absolute values, also did the validation set not have Healthy class samples to give a better idea of TP and TN?</w:t>
      </w:r>
    </w:p>
  </w:comment>
  <w:comment w:id="908" w:author="Villiers, Hendrik de" w:date="2023-12-10T15:29:00Z" w:initials="VHd">
    <w:p w14:paraId="00385810" w14:textId="50DA829D" w:rsidR="0077003C" w:rsidRDefault="0077003C" w:rsidP="0039630C">
      <w:pPr>
        <w:pStyle w:val="CommentText"/>
      </w:pPr>
      <w:r>
        <w:rPr>
          <w:rStyle w:val="CommentReference"/>
        </w:rPr>
        <w:annotationRef/>
      </w:r>
      <w:r>
        <w:rPr>
          <w:lang w:val="en-GB"/>
        </w:rPr>
        <w:t>Happy you tried this, so I am happy this is being written up too :)</w:t>
      </w:r>
    </w:p>
  </w:comment>
  <w:comment w:id="909" w:author="Villiers, Hendrik de" w:date="2023-12-10T15:42:00Z" w:initials="VHd">
    <w:p w14:paraId="6CFC913C" w14:textId="77777777" w:rsidR="00706B03" w:rsidRDefault="00706B03" w:rsidP="0039630C">
      <w:pPr>
        <w:pStyle w:val="CommentText"/>
      </w:pPr>
      <w:r>
        <w:rPr>
          <w:rStyle w:val="CommentReference"/>
        </w:rPr>
        <w:annotationRef/>
      </w:r>
      <w:r>
        <w:rPr>
          <w:lang w:val="en-GB"/>
        </w:rPr>
        <w:t>Reminds me about something Aneesh suggested for another project. We could try an Autoencoder as a one-class classifier. But let's talk about that next year.</w:t>
      </w:r>
    </w:p>
  </w:comment>
  <w:comment w:id="928" w:author="Chauhan, Aneesh" w:date="2023-12-28T13:26:00Z" w:initials="CA">
    <w:p w14:paraId="4D5EACCE" w14:textId="77777777" w:rsidR="00AF22C4" w:rsidRDefault="00AF22C4" w:rsidP="008761AF">
      <w:pPr>
        <w:pStyle w:val="CommentText"/>
      </w:pPr>
      <w:r>
        <w:rPr>
          <w:rStyle w:val="CommentReference"/>
        </w:rPr>
        <w:annotationRef/>
      </w:r>
      <w:r>
        <w:t xml:space="preserve">Do I read this correct that the LVs are increased one by one and between 5-13 components the performance is exactly the same, and similarly between say 31-37? </w:t>
      </w:r>
    </w:p>
  </w:comment>
  <w:comment w:id="930" w:author="Villiers, Hendrik de" w:date="2023-12-10T15:37:00Z" w:initials="VHd">
    <w:p w14:paraId="02BB5555" w14:textId="06B43BBE" w:rsidR="00CE1C6A" w:rsidRDefault="00245867" w:rsidP="0039630C">
      <w:pPr>
        <w:pStyle w:val="CommentText"/>
      </w:pPr>
      <w:r>
        <w:rPr>
          <w:rStyle w:val="CommentReference"/>
        </w:rPr>
        <w:annotationRef/>
      </w:r>
      <w:r w:rsidR="00CE1C6A">
        <w:rPr>
          <w:lang w:val="en-GB"/>
        </w:rPr>
        <w:t xml:space="preserve">Our other colleagues should probably weigh in here, but I think you should consider keeping each vertical axis scaled from 0 to 1. That way there is no potential for confusion due to changes of the y-axis interval between plots (for example, scenario B looks much worse than it actually is if you don't notice the change in interval). The existing scaling does make it easier to distinguish the lines from each other, but I think making the scaling uniform across the figures makes them easier to compare. </w:t>
      </w:r>
    </w:p>
  </w:comment>
  <w:comment w:id="936" w:author="Villiers, Hendrik de" w:date="2023-12-10T15:46:00Z" w:initials="VHd">
    <w:p w14:paraId="408AA515" w14:textId="77777777" w:rsidR="00847AB5" w:rsidRDefault="00771670" w:rsidP="0039630C">
      <w:pPr>
        <w:pStyle w:val="CommentText"/>
      </w:pPr>
      <w:r>
        <w:rPr>
          <w:rStyle w:val="CommentReference"/>
        </w:rPr>
        <w:annotationRef/>
      </w:r>
      <w:r w:rsidR="00847AB5">
        <w:rPr>
          <w:lang w:val="en-GB"/>
        </w:rPr>
        <w:t>If there is time left (which likely another way of saying for next part of the study after this paper is done), is it possible to make a plot showing the relative salience (by some measure) of each variable as the number of important variables increases? I am wondering if this just gets stuck using the first few, or whether there is really some use being made of the higher numbers when they become available. I imagine a triangle made of small squares representing variables (the diagonal is the next added variable each time), each vertical slice has one more variable than the last, small squares colored by salience.</w:t>
      </w:r>
    </w:p>
  </w:comment>
  <w:comment w:id="937" w:author="zeljana.saric" w:date="2023-11-28T13:10:00Z" w:initials="ze">
    <w:p w14:paraId="3755DE34" w14:textId="477F54A7" w:rsidR="73083DBA" w:rsidRDefault="73083DBA">
      <w:r>
        <w:t>It feels more intuitive for me to place the figure above and have the corresponding explanatory text follow it. The current, makes it challenging to follow.</w:t>
      </w:r>
      <w:r>
        <w:annotationRef/>
      </w:r>
    </w:p>
  </w:comment>
  <w:comment w:id="938" w:author="Chauhan, Aneesh" w:date="2023-12-28T13:22:00Z" w:initials="CA">
    <w:p w14:paraId="26588385" w14:textId="77777777" w:rsidR="0080635E" w:rsidRDefault="0080635E" w:rsidP="008761AF">
      <w:pPr>
        <w:pStyle w:val="CommentText"/>
      </w:pPr>
      <w:r>
        <w:rPr>
          <w:rStyle w:val="CommentReference"/>
        </w:rPr>
        <w:annotationRef/>
      </w:r>
      <w:r>
        <w:t>By classification crteria, I think you mean labeling scenario, right?</w:t>
      </w:r>
    </w:p>
  </w:comment>
  <w:comment w:id="939" w:author="Bertotto, Mercedes [2]" w:date="2024-01-12T15:03:00Z" w:initials="BM">
    <w:p w14:paraId="4A54A637" w14:textId="3EDA79E9" w:rsidR="2EABC22C" w:rsidRDefault="2EABC22C">
      <w:pPr>
        <w:pStyle w:val="CommentText"/>
      </w:pPr>
      <w:r>
        <w:t>Yes, I did. All your corrections were added the text.</w:t>
      </w:r>
      <w:r>
        <w:rPr>
          <w:rStyle w:val="CommentReference"/>
        </w:rPr>
        <w:annotationRef/>
      </w:r>
    </w:p>
  </w:comment>
  <w:comment w:id="941" w:author="Chauhan, Aneesh" w:date="2023-12-28T13:29:00Z" w:initials="CA">
    <w:p w14:paraId="72AA1EEB" w14:textId="77777777" w:rsidR="0050325C" w:rsidRDefault="0050325C">
      <w:pPr>
        <w:pStyle w:val="CommentText"/>
      </w:pPr>
      <w:r>
        <w:rPr>
          <w:rStyle w:val="CommentReference"/>
        </w:rPr>
        <w:annotationRef/>
      </w:r>
      <w:r>
        <w:t xml:space="preserve">Why only Cappricia though. I think the plots could be smaller in size and shown for all cultivars in a tabular format perhaps, with each row with 3 plots. </w:t>
      </w:r>
    </w:p>
    <w:p w14:paraId="03710BAB" w14:textId="77777777" w:rsidR="0050325C" w:rsidRDefault="0050325C">
      <w:pPr>
        <w:pStyle w:val="CommentText"/>
      </w:pPr>
    </w:p>
    <w:p w14:paraId="388738C0" w14:textId="77777777" w:rsidR="0050325C" w:rsidRDefault="0050325C" w:rsidP="008761AF">
      <w:pPr>
        <w:pStyle w:val="CommentText"/>
      </w:pPr>
      <w:r>
        <w:t xml:space="preserve">Or, 3 separate images with 3 images in a row per cultivar. </w:t>
      </w:r>
    </w:p>
  </w:comment>
  <w:comment w:id="942" w:author="Bertotto, Mercedes [2]" w:date="2024-01-12T15:05:00Z" w:initials="BM">
    <w:p w14:paraId="511F9E1F" w14:textId="423038FE" w:rsidR="2EABC22C" w:rsidRDefault="2EABC22C">
      <w:pPr>
        <w:pStyle w:val="CommentText"/>
      </w:pPr>
      <w:r>
        <w:t>Because it was done to understand the influence of the unbalanced datasets. To my mind, the effect should be the same regardless of the cultivar. That is why, I thought there was no point in repeating this analysis with the other cultivars.</w:t>
      </w:r>
      <w:r>
        <w:rPr>
          <w:rStyle w:val="CommentReference"/>
        </w:rPr>
        <w:annotationRef/>
      </w:r>
    </w:p>
  </w:comment>
  <w:comment w:id="944" w:author="Villiers, Hendrik de" w:date="2023-12-10T16:27:00Z" w:initials="VHd">
    <w:p w14:paraId="4070D293" w14:textId="086A706D" w:rsidR="007646C6" w:rsidRDefault="00107FBE" w:rsidP="0039630C">
      <w:pPr>
        <w:pStyle w:val="CommentText"/>
      </w:pPr>
      <w:r>
        <w:rPr>
          <w:rStyle w:val="CommentReference"/>
        </w:rPr>
        <w:annotationRef/>
      </w:r>
      <w:r w:rsidR="007646C6">
        <w:rPr>
          <w:lang w:val="en-GB"/>
        </w:rPr>
        <w:t>How are the splits involved in this? (in the sense, the x-axis is number of important variables, how does going from 13 to 14 to 15 change things abruptly, too few diseased cases in split 1?)</w:t>
      </w:r>
    </w:p>
  </w:comment>
  <w:comment w:id="963" w:author="Villiers, Hendrik de" w:date="2023-12-10T16:48:00Z" w:initials="VHd">
    <w:p w14:paraId="6A51DC1B" w14:textId="77777777" w:rsidR="00171AC4" w:rsidRDefault="00171AC4" w:rsidP="0039630C">
      <w:pPr>
        <w:pStyle w:val="CommentText"/>
      </w:pPr>
      <w:r>
        <w:rPr>
          <w:rStyle w:val="CommentReference"/>
        </w:rPr>
        <w:annotationRef/>
      </w:r>
      <w:r>
        <w:rPr>
          <w:lang w:val="en-GB"/>
        </w:rPr>
        <w:t>Could you rephrase to make clearer "samples … in the model … can be used to validate it" and "remove from the model"</w:t>
      </w:r>
    </w:p>
  </w:comment>
  <w:comment w:id="962" w:author="zeljana.saric" w:date="2023-11-28T13:13:00Z" w:initials="ze">
    <w:p w14:paraId="7F18AF49" w14:textId="6F480CD6" w:rsidR="73083DBA" w:rsidRDefault="73083DBA">
      <w:r>
        <w:t>Maybe put this part somewhere else, and here just mention which approach is used.</w:t>
      </w:r>
      <w:r>
        <w:annotationRef/>
      </w:r>
    </w:p>
  </w:comment>
  <w:comment w:id="964" w:author="zeljana.saric" w:date="2023-11-28T13:14:00Z" w:initials="ze">
    <w:p w14:paraId="0673A9FC" w14:textId="7DCD3D64" w:rsidR="73083DBA" w:rsidRDefault="73083DBA">
      <w:r>
        <w:t>see comment above</w:t>
      </w:r>
      <w:r>
        <w:annotationRef/>
      </w:r>
    </w:p>
  </w:comment>
  <w:comment w:id="965" w:author="Chauhan, Aneesh" w:date="2023-12-28T13:33:00Z" w:initials="CA">
    <w:p w14:paraId="675C02B0" w14:textId="77777777" w:rsidR="0047086D" w:rsidRDefault="0047086D" w:rsidP="008761AF">
      <w:pPr>
        <w:pStyle w:val="CommentText"/>
      </w:pPr>
      <w:r>
        <w:rPr>
          <w:rStyle w:val="CommentReference"/>
        </w:rPr>
        <w:annotationRef/>
      </w:r>
      <w:r>
        <w:t xml:space="preserve">I think this is not needed to be stated. SIMCA is already described above. </w:t>
      </w:r>
    </w:p>
  </w:comment>
  <w:comment w:id="979" w:author="Chauhan, Aneesh" w:date="2023-12-28T15:06:00Z" w:initials="CA">
    <w:p w14:paraId="6F01DEEC" w14:textId="77777777" w:rsidR="00E00016" w:rsidRDefault="00E00016" w:rsidP="008761AF">
      <w:pPr>
        <w:pStyle w:val="CommentText"/>
      </w:pPr>
      <w:r>
        <w:rPr>
          <w:rStyle w:val="CommentReference"/>
        </w:rPr>
        <w:annotationRef/>
      </w:r>
      <w:r>
        <w:t xml:space="preserve">Was this model tested on Brioso? </w:t>
      </w:r>
    </w:p>
  </w:comment>
  <w:comment w:id="980" w:author="Bertotto, Mercedes [2]" w:date="2024-01-12T15:14:00Z" w:initials="BM">
    <w:p w14:paraId="5ED71A28" w14:textId="3308D6C9" w:rsidR="2EABC22C" w:rsidRDefault="2EABC22C">
      <w:pPr>
        <w:pStyle w:val="CommentText"/>
      </w:pPr>
      <w:r>
        <w:t>Yes, I tested with Brioso as well, but the validation results were poor.</w:t>
      </w:r>
      <w:r>
        <w:rPr>
          <w:rStyle w:val="CommentReference"/>
        </w:rPr>
        <w:annotationRef/>
      </w:r>
    </w:p>
  </w:comment>
  <w:comment w:id="994" w:author="Chauhan, Aneesh" w:date="2023-12-28T15:10:00Z" w:initials="CA">
    <w:p w14:paraId="3BBAECBB" w14:textId="77777777" w:rsidR="005540FF" w:rsidRDefault="005540FF" w:rsidP="008761AF">
      <w:pPr>
        <w:pStyle w:val="CommentText"/>
      </w:pPr>
      <w:r>
        <w:rPr>
          <w:rStyle w:val="CommentReference"/>
        </w:rPr>
        <w:annotationRef/>
      </w:r>
      <w:r>
        <w:t>Some paragraphs back it was concluded that Scenario 2 is the best and is used in the rest of the paper. Why this change to Label 3?</w:t>
      </w:r>
    </w:p>
  </w:comment>
  <w:comment w:id="995" w:author="Bertotto, Mercedes [2]" w:date="2024-01-12T15:21:00Z" w:initials="BM">
    <w:p w14:paraId="3259639D" w14:textId="66EA95F1" w:rsidR="2EABC22C" w:rsidRDefault="2EABC22C">
      <w:pPr>
        <w:pStyle w:val="CommentText"/>
      </w:pPr>
      <w:r>
        <w:t xml:space="preserve">The "best" results in terms of BA were achieved with Label 2. I added results from Label 3, to add information and compare.  </w:t>
      </w:r>
      <w:r>
        <w:rPr>
          <w:rStyle w:val="CommentReference"/>
        </w:rPr>
        <w:annotationRef/>
      </w:r>
    </w:p>
  </w:comment>
  <w:comment w:id="1032" w:author="zeljana.saric" w:date="2023-11-28T13:28:00Z" w:initials="ze">
    <w:p w14:paraId="09AEC013" w14:textId="0E240275" w:rsidR="73083DBA" w:rsidRDefault="73083DBA">
      <w:r>
        <w:t>One-class</w:t>
      </w:r>
      <w: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9FD2B4" w15:done="0"/>
  <w15:commentEx w15:paraId="0BEDDBD4" w15:done="0"/>
  <w15:commentEx w15:paraId="72E37A4B" w15:done="0"/>
  <w15:commentEx w15:paraId="795D6C4A" w15:done="0"/>
  <w15:commentEx w15:paraId="50B86CB0" w15:done="0"/>
  <w15:commentEx w15:paraId="113AC1CF" w15:done="0"/>
  <w15:commentEx w15:paraId="5029B4C6" w15:done="0"/>
  <w15:commentEx w15:paraId="4DE84BAC" w15:done="0"/>
  <w15:commentEx w15:paraId="44E19EE2" w15:paraIdParent="4DE84BAC" w15:done="0"/>
  <w15:commentEx w15:paraId="18536CA2" w15:done="0"/>
  <w15:commentEx w15:paraId="5B83545E" w15:paraIdParent="18536CA2" w15:done="0"/>
  <w15:commentEx w15:paraId="203EEE7F" w15:done="0"/>
  <w15:commentEx w15:paraId="2D2F6768" w15:done="0"/>
  <w15:commentEx w15:paraId="2CEEAA9B" w15:done="0"/>
  <w15:commentEx w15:paraId="21F4561E" w15:done="0"/>
  <w15:commentEx w15:paraId="42DE8950" w15:done="0"/>
  <w15:commentEx w15:paraId="3A794082" w15:done="0"/>
  <w15:commentEx w15:paraId="4B1FA524" w15:done="0"/>
  <w15:commentEx w15:paraId="14A90C40" w15:done="0"/>
  <w15:commentEx w15:paraId="68A78320" w15:paraIdParent="14A90C40" w15:done="0"/>
  <w15:commentEx w15:paraId="43166338" w15:done="0"/>
  <w15:commentEx w15:paraId="4DDCA2D7" w15:paraIdParent="43166338" w15:done="0"/>
  <w15:commentEx w15:paraId="4B4B5810" w15:done="0"/>
  <w15:commentEx w15:paraId="2636A87D" w15:done="0"/>
  <w15:commentEx w15:paraId="06A23EDA" w15:done="0"/>
  <w15:commentEx w15:paraId="169FF822" w15:done="0"/>
  <w15:commentEx w15:paraId="473E1662" w15:done="0"/>
  <w15:commentEx w15:paraId="3238E637" w15:paraIdParent="473E1662" w15:done="0"/>
  <w15:commentEx w15:paraId="686E0EEC" w15:done="0"/>
  <w15:commentEx w15:paraId="77F5E5F9" w15:done="0"/>
  <w15:commentEx w15:paraId="46784CB6" w15:done="0"/>
  <w15:commentEx w15:paraId="5CFA49B1" w15:paraIdParent="46784CB6" w15:done="0"/>
  <w15:commentEx w15:paraId="0B5BBB8D" w15:done="0"/>
  <w15:commentEx w15:paraId="459E4D0B" w15:done="0"/>
  <w15:commentEx w15:paraId="65CC293E" w15:done="0"/>
  <w15:commentEx w15:paraId="7A75DB69" w15:done="0"/>
  <w15:commentEx w15:paraId="2E2CB995" w15:paraIdParent="7A75DB69" w15:done="0"/>
  <w15:commentEx w15:paraId="092D2B8D" w15:done="0"/>
  <w15:commentEx w15:paraId="36CF6637" w15:paraIdParent="092D2B8D" w15:done="0"/>
  <w15:commentEx w15:paraId="125F75B0" w15:done="0"/>
  <w15:commentEx w15:paraId="56D654BA" w15:paraIdParent="125F75B0" w15:done="0"/>
  <w15:commentEx w15:paraId="3A1B0726" w15:done="0"/>
  <w15:commentEx w15:paraId="24DFD48B" w15:paraIdParent="3A1B0726" w15:done="0"/>
  <w15:commentEx w15:paraId="4A9884B5" w15:paraIdParent="3A1B0726" w15:done="0"/>
  <w15:commentEx w15:paraId="0B8D8AC3" w15:done="0"/>
  <w15:commentEx w15:paraId="26A06E0C" w15:done="0"/>
  <w15:commentEx w15:paraId="708E2ECC" w15:done="0"/>
  <w15:commentEx w15:paraId="2F961F45" w15:done="0"/>
  <w15:commentEx w15:paraId="7DE334B2" w15:done="0"/>
  <w15:commentEx w15:paraId="075928ED" w15:done="0"/>
  <w15:commentEx w15:paraId="6759533E" w15:done="0"/>
  <w15:commentEx w15:paraId="357DFF03" w15:paraIdParent="6759533E" w15:done="0"/>
  <w15:commentEx w15:paraId="10541F31" w15:done="0"/>
  <w15:commentEx w15:paraId="6B02E8AD" w15:done="0"/>
  <w15:commentEx w15:paraId="136D0E45" w15:paraIdParent="6B02E8AD" w15:done="0"/>
  <w15:commentEx w15:paraId="2DBB4F36" w15:done="0"/>
  <w15:commentEx w15:paraId="50BDCD84" w15:done="0"/>
  <w15:commentEx w15:paraId="0D7320B7" w15:done="0"/>
  <w15:commentEx w15:paraId="489FBA9C" w15:paraIdParent="0D7320B7" w15:done="0"/>
  <w15:commentEx w15:paraId="6B0F0E17" w15:done="0"/>
  <w15:commentEx w15:paraId="257CCDBA" w15:done="0"/>
  <w15:commentEx w15:paraId="0F330F67" w15:done="0"/>
  <w15:commentEx w15:paraId="2DFD0D50" w15:paraIdParent="0F330F67" w15:done="0"/>
  <w15:commentEx w15:paraId="0A0850BC" w15:done="0"/>
  <w15:commentEx w15:paraId="18727AE2" w15:paraIdParent="0A0850BC" w15:done="0"/>
  <w15:commentEx w15:paraId="543B94EA" w15:done="0"/>
  <w15:commentEx w15:paraId="308E3FEA" w15:paraIdParent="543B94EA" w15:done="0"/>
  <w15:commentEx w15:paraId="2C403C5E" w15:done="0"/>
  <w15:commentEx w15:paraId="02318EC1" w15:paraIdParent="2C403C5E" w15:done="0"/>
  <w15:commentEx w15:paraId="55FC3C8C" w15:done="0"/>
  <w15:commentEx w15:paraId="00C63F0D" w15:done="0"/>
  <w15:commentEx w15:paraId="651E4F7B" w15:done="0"/>
  <w15:commentEx w15:paraId="3EC45136" w15:done="0"/>
  <w15:commentEx w15:paraId="38BD33FC" w15:done="0"/>
  <w15:commentEx w15:paraId="50045AC9" w15:done="0"/>
  <w15:commentEx w15:paraId="2369048B" w15:paraIdParent="50045AC9" w15:done="0"/>
  <w15:commentEx w15:paraId="5287D36D" w15:done="0"/>
  <w15:commentEx w15:paraId="0A152C2A" w15:done="0"/>
  <w15:commentEx w15:paraId="1A1BB103" w15:done="0"/>
  <w15:commentEx w15:paraId="00385810" w15:done="0"/>
  <w15:commentEx w15:paraId="6CFC913C" w15:paraIdParent="00385810" w15:done="0"/>
  <w15:commentEx w15:paraId="4D5EACCE" w15:done="0"/>
  <w15:commentEx w15:paraId="02BB5555" w15:done="0"/>
  <w15:commentEx w15:paraId="408AA515" w15:done="0"/>
  <w15:commentEx w15:paraId="3755DE34" w15:done="0"/>
  <w15:commentEx w15:paraId="26588385" w15:done="0"/>
  <w15:commentEx w15:paraId="4A54A637" w15:paraIdParent="26588385" w15:done="0"/>
  <w15:commentEx w15:paraId="388738C0" w15:done="0"/>
  <w15:commentEx w15:paraId="511F9E1F" w15:paraIdParent="388738C0" w15:done="0"/>
  <w15:commentEx w15:paraId="4070D293" w15:done="0"/>
  <w15:commentEx w15:paraId="6A51DC1B" w15:done="0"/>
  <w15:commentEx w15:paraId="7F18AF49" w15:done="0"/>
  <w15:commentEx w15:paraId="0673A9FC" w15:done="0"/>
  <w15:commentEx w15:paraId="675C02B0" w15:done="0"/>
  <w15:commentEx w15:paraId="6F01DEEC" w15:done="0"/>
  <w15:commentEx w15:paraId="5ED71A28" w15:paraIdParent="6F01DEEC" w15:done="0"/>
  <w15:commentEx w15:paraId="3BBAECBB" w15:done="0"/>
  <w15:commentEx w15:paraId="3259639D" w15:paraIdParent="3BBAECBB" w15:done="0"/>
  <w15:commentEx w15:paraId="09AEC0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54F47" w16cex:dateUtc="2023-12-26T12:10:00Z"/>
  <w16cex:commentExtensible w16cex:durableId="29354F98" w16cex:dateUtc="2023-12-26T12:11:00Z"/>
  <w16cex:commentExtensible w16cex:durableId="29355036" w16cex:dateUtc="2023-12-26T12:14:00Z"/>
  <w16cex:commentExtensible w16cex:durableId="293551BD" w16cex:dateUtc="2023-12-26T12:21:00Z"/>
  <w16cex:commentExtensible w16cex:durableId="29355362" w16cex:dateUtc="2023-12-26T12:28:00Z"/>
  <w16cex:commentExtensible w16cex:durableId="2936970A" w16cex:dateUtc="2023-12-27T11:28:00Z"/>
  <w16cex:commentExtensible w16cex:durableId="41ADD148" w16cex:dateUtc="2023-11-27T10:10:00Z"/>
  <w16cex:commentExtensible w16cex:durableId="4A730CAA" w16cex:dateUtc="2023-11-23T10:37:00Z"/>
  <w16cex:commentExtensible w16cex:durableId="27CFC5A4" w16cex:dateUtc="2023-11-27T10:49:00Z"/>
  <w16cex:commentExtensible w16cex:durableId="1794B9CE" w16cex:dateUtc="2023-11-23T10:44:00Z"/>
  <w16cex:commentExtensible w16cex:durableId="1BF7FF23" w16cex:dateUtc="2023-11-27T10:52:00Z"/>
  <w16cex:commentExtensible w16cex:durableId="2936985B" w16cex:dateUtc="2023-12-27T11:34:00Z"/>
  <w16cex:commentExtensible w16cex:durableId="293698B4" w16cex:dateUtc="2023-12-27T11:36:00Z"/>
  <w16cex:commentExtensible w16cex:durableId="405D9796" w16cex:dateUtc="2023-11-27T10:10:00Z"/>
  <w16cex:commentExtensible w16cex:durableId="29510FCB" w16cex:dateUtc="2023-11-27T10:10:00Z"/>
  <w16cex:commentExtensible w16cex:durableId="24C988BC" w16cex:dateUtc="2023-11-27T10:10:00Z"/>
  <w16cex:commentExtensible w16cex:durableId="54CE1832" w16cex:dateUtc="2023-11-27T10:10:00Z"/>
  <w16cex:commentExtensible w16cex:durableId="30128E89" w16cex:dateUtc="2023-11-23T11:04:00Z"/>
  <w16cex:commentExtensible w16cex:durableId="1BA78DFA" w16cex:dateUtc="2023-11-23T11:07:00Z"/>
  <w16cex:commentExtensible w16cex:durableId="5042DB03" w16cex:dateUtc="2023-11-27T13:50:00Z"/>
  <w16cex:commentExtensible w16cex:durableId="708FF566" w16cex:dateUtc="2023-11-23T11:11:00Z"/>
  <w16cex:commentExtensible w16cex:durableId="4BAE6CB7" w16cex:dateUtc="2023-11-27T13:52:00Z"/>
  <w16cex:commentExtensible w16cex:durableId="53EF5EC3" w16cex:dateUtc="2023-11-23T11:14:00Z"/>
  <w16cex:commentExtensible w16cex:durableId="29369CFF" w16cex:dateUtc="2023-12-27T11:54:00Z"/>
  <w16cex:commentExtensible w16cex:durableId="29369D54" w16cex:dateUtc="2023-12-27T11:55:00Z"/>
  <w16cex:commentExtensible w16cex:durableId="31794287" w16cex:dateUtc="2023-11-23T11:34:00Z"/>
  <w16cex:commentExtensible w16cex:durableId="29369F45" w16cex:dateUtc="2023-12-27T12:04:00Z"/>
  <w16cex:commentExtensible w16cex:durableId="6AD9B4B7" w16cex:dateUtc="2024-01-11T15:51:00Z"/>
  <w16cex:commentExtensible w16cex:durableId="291F4F33" w16cex:dateUtc="2023-12-09T19:40:00Z"/>
  <w16cex:commentExtensible w16cex:durableId="2937CF37" w16cex:dateUtc="2023-12-28T09:40:00Z"/>
  <w16cex:commentExtensible w16cex:durableId="26932A3C" w16cex:dateUtc="2023-11-27T10:16:00Z"/>
  <w16cex:commentExtensible w16cex:durableId="2936D78F" w16cex:dateUtc="2023-12-27T16:04:00Z"/>
  <w16cex:commentExtensible w16cex:durableId="2936A3A6" w16cex:dateUtc="2023-12-27T12:22:00Z"/>
  <w16cex:commentExtensible w16cex:durableId="7DCB6C9B" w16cex:dateUtc="2023-11-24T07:22:00Z">
    <w16cex:extLst>
      <w16:ext xmlns="" w16:uri="{CE6994B0-6A32-4C9F-8C6B-6E91EDA988CE}">
        <cr:reactions xmlns:cr="http://schemas.microsoft.com/office/comments/2020/reactions">
          <cr:reaction reactionType="1">
            <cr:reactionInfo dateUtc="2023-11-27T14:35:32Z">
              <cr:user userId="S::mercedes.bertotto@wur.nl::1e86ede6-0da4-4867-97a9-dd203c7c0614" userProvider="AD" userName="Bertotto, Mercedes"/>
            </cr:reactionInfo>
          </cr:reaction>
        </cr:reactions>
      </w16:ext>
    </w16cex:extLst>
  </w16cex:commentExtensible>
  <w16cex:commentExtensible w16cex:durableId="2936A402" w16cex:dateUtc="2023-12-27T12:24:00Z"/>
  <w16cex:commentExtensible w16cex:durableId="291F52AF" w16cex:dateUtc="2023-12-09T19:55:00Z"/>
  <w16cex:commentExtensible w16cex:durableId="292035E1" w16cex:dateUtc="2023-12-10T12:04:00Z"/>
  <w16cex:commentExtensible w16cex:durableId="2936A453" w16cex:dateUtc="2023-12-27T12:25:00Z"/>
  <w16cex:commentExtensible w16cex:durableId="29487BD5" w16cex:dateUtc="2024-01-10T10:13:00Z"/>
  <w16cex:commentExtensible w16cex:durableId="2936A502" w16cex:dateUtc="2023-12-27T12:28:00Z"/>
  <w16cex:commentExtensible w16cex:durableId="29487A38" w16cex:dateUtc="2024-01-10T10:06:00Z"/>
  <w16cex:commentExtensible w16cex:durableId="194B6E0E" w16cex:dateUtc="2023-11-24T08:26:00Z"/>
  <w16cex:commentExtensible w16cex:durableId="2936C52C" w16cex:dateUtc="2023-12-27T14:45:00Z"/>
  <w16cex:commentExtensible w16cex:durableId="1DA33AF9" w16cex:dateUtc="2024-01-11T16:59:00Z"/>
  <w16cex:commentExtensible w16cex:durableId="2936C7E6" w16cex:dateUtc="2023-12-27T14:57:00Z"/>
  <w16cex:commentExtensible w16cex:durableId="2936C669" w16cex:dateUtc="2023-12-27T14:51:00Z"/>
  <w16cex:commentExtensible w16cex:durableId="1E7A0F5E" w16cex:dateUtc="2023-11-27T10:40:00Z"/>
  <w16cex:commentExtensible w16cex:durableId="78EDB8E8" w16cex:dateUtc="2023-11-27T10:19:00Z"/>
  <w16cex:commentExtensible w16cex:durableId="6193DC7B" w16cex:dateUtc="2023-11-24T08:04:00Z"/>
  <w16cex:commentExtensible w16cex:durableId="0E86B08C" w16cex:dateUtc="2023-11-27T10:19:00Z"/>
  <w16cex:commentExtensible w16cex:durableId="2936DAC6" w16cex:dateUtc="2023-12-27T16:17:00Z"/>
  <w16cex:commentExtensible w16cex:durableId="52B7E35A" w16cex:dateUtc="2024-01-12T11:17:00Z"/>
  <w16cex:commentExtensible w16cex:durableId="2936DC68" w16cex:dateUtc="2023-12-27T16:24:00Z"/>
  <w16cex:commentExtensible w16cex:durableId="2937BF61" w16cex:dateUtc="2023-12-28T08:33:00Z"/>
  <w16cex:commentExtensible w16cex:durableId="1EB723A2" w16cex:dateUtc="2024-01-15T15:22:00Z"/>
  <w16cex:commentExtensible w16cex:durableId="2937BF92" w16cex:dateUtc="2023-12-28T08:34:00Z"/>
  <w16cex:commentExtensible w16cex:durableId="2936DCA1" w16cex:dateUtc="2023-12-27T16:25:00Z"/>
  <w16cex:commentExtensible w16cex:durableId="2937CD59" w16cex:dateUtc="2023-12-28T09:32:00Z"/>
  <w16cex:commentExtensible w16cex:durableId="67916C75" w16cex:dateUtc="2024-01-12T13:05:00Z"/>
  <w16cex:commentExtensible w16cex:durableId="2937CD02" w16cex:dateUtc="2023-12-28T09:31:00Z"/>
  <w16cex:commentExtensible w16cex:durableId="190B4887" w16cex:dateUtc="2023-11-27T11:19:00Z"/>
  <w16cex:commentExtensible w16cex:durableId="2937CDB5" w16cex:dateUtc="2023-12-28T09:34:00Z"/>
  <w16cex:commentExtensible w16cex:durableId="3D2E58E6" w16cex:dateUtc="2024-01-12T13:08:00Z"/>
  <w16cex:commentExtensible w16cex:durableId="2937CED0" w16cex:dateUtc="2023-12-28T09:39:00Z"/>
  <w16cex:commentExtensible w16cex:durableId="06D09B3C" w16cex:dateUtc="2024-01-12T13:04:00Z"/>
  <w16cex:commentExtensible w16cex:durableId="577036C3" w16cex:dateUtc="2023-12-10T12:17:00Z"/>
  <w16cex:commentExtensible w16cex:durableId="7CFE497D" w16cex:dateUtc="2023-12-10T12:25:00Z"/>
  <w16cex:commentExtensible w16cex:durableId="2937DF6A" w16cex:dateUtc="2023-12-28T10:50:00Z"/>
  <w16cex:commentExtensible w16cex:durableId="10626BEE" w16cex:dateUtc="2024-01-15T15:02:00Z"/>
  <w16cex:commentExtensible w16cex:durableId="2937D48D" w16cex:dateUtc="2023-12-28T10:03:00Z"/>
  <w16cex:commentExtensible w16cex:durableId="2937DFE8" w16cex:dateUtc="2023-12-28T10:52:00Z"/>
  <w16cex:commentExtensible w16cex:durableId="2937E009" w16cex:dateUtc="2023-12-28T10:52:00Z"/>
  <w16cex:commentExtensible w16cex:durableId="2937E05E" w16cex:dateUtc="2023-12-28T10:54:00Z"/>
  <w16cex:commentExtensible w16cex:durableId="29205432" w16cex:dateUtc="2023-12-10T14:13:00Z"/>
  <w16cex:commentExtensible w16cex:durableId="2937E178" w16cex:dateUtc="2023-12-28T10:58:00Z"/>
  <w16cex:commentExtensible w16cex:durableId="1C549C2B" w16cex:dateUtc="2024-01-12T13:34:00Z"/>
  <w16cex:commentExtensible w16cex:durableId="2937EB94" w16cex:dateUtc="2023-12-28T11:41:00Z"/>
  <w16cex:commentExtensible w16cex:durableId="29205568" w16cex:dateUtc="2023-12-10T14:19:00Z"/>
  <w16cex:commentExtensible w16cex:durableId="2937EF42" w16cex:dateUtc="2023-12-28T11:57:00Z"/>
  <w16cex:commentExtensible w16cex:durableId="292057BF" w16cex:dateUtc="2023-12-10T14:29:00Z"/>
  <w16cex:commentExtensible w16cex:durableId="29205B01" w16cex:dateUtc="2023-12-10T14:42:00Z"/>
  <w16cex:commentExtensible w16cex:durableId="2937F607" w16cex:dateUtc="2023-12-28T12:26:00Z"/>
  <w16cex:commentExtensible w16cex:durableId="292059BF" w16cex:dateUtc="2023-12-10T14:37:00Z"/>
  <w16cex:commentExtensible w16cex:durableId="29205BCF" w16cex:dateUtc="2023-12-10T14:46:00Z"/>
  <w16cex:commentExtensible w16cex:durableId="487E574F" w16cex:dateUtc="2023-11-28T12:10:00Z"/>
  <w16cex:commentExtensible w16cex:durableId="2937F502" w16cex:dateUtc="2023-12-28T12:22:00Z"/>
  <w16cex:commentExtensible w16cex:durableId="00C42122" w16cex:dateUtc="2024-01-12T14:03:00Z"/>
  <w16cex:commentExtensible w16cex:durableId="2937F6D6" w16cex:dateUtc="2023-12-28T12:29:00Z"/>
  <w16cex:commentExtensible w16cex:durableId="6DC89472" w16cex:dateUtc="2024-01-12T14:05:00Z"/>
  <w16cex:commentExtensible w16cex:durableId="2920657A" w16cex:dateUtc="2023-12-10T15:27:00Z"/>
  <w16cex:commentExtensible w16cex:durableId="29206A5B" w16cex:dateUtc="2023-12-10T15:48:00Z"/>
  <w16cex:commentExtensible w16cex:durableId="776D3C08" w16cex:dateUtc="2023-11-28T12:13:00Z"/>
  <w16cex:commentExtensible w16cex:durableId="49CE8F94" w16cex:dateUtc="2023-11-28T12:14:00Z"/>
  <w16cex:commentExtensible w16cex:durableId="2937F7AA" w16cex:dateUtc="2023-12-28T12:33:00Z"/>
  <w16cex:commentExtensible w16cex:durableId="29380D76" w16cex:dateUtc="2023-12-28T14:06:00Z"/>
  <w16cex:commentExtensible w16cex:durableId="099D40AF" w16cex:dateUtc="2024-01-12T14:14:00Z"/>
  <w16cex:commentExtensible w16cex:durableId="29380E58" w16cex:dateUtc="2023-12-28T14:10:00Z"/>
  <w16cex:commentExtensible w16cex:durableId="2CCA9FCA" w16cex:dateUtc="2024-01-12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9FD2B4" w16cid:durableId="29354F47"/>
  <w16cid:commentId w16cid:paraId="0BEDDBD4" w16cid:durableId="29354F98"/>
  <w16cid:commentId w16cid:paraId="72E37A4B" w16cid:durableId="29355036"/>
  <w16cid:commentId w16cid:paraId="795D6C4A" w16cid:durableId="293551BD"/>
  <w16cid:commentId w16cid:paraId="50B86CB0" w16cid:durableId="29355362"/>
  <w16cid:commentId w16cid:paraId="113AC1CF" w16cid:durableId="2936970A"/>
  <w16cid:commentId w16cid:paraId="5029B4C6" w16cid:durableId="41ADD148"/>
  <w16cid:commentId w16cid:paraId="4DE84BAC" w16cid:durableId="4A730CAA"/>
  <w16cid:commentId w16cid:paraId="44E19EE2" w16cid:durableId="27CFC5A4"/>
  <w16cid:commentId w16cid:paraId="18536CA2" w16cid:durableId="1794B9CE"/>
  <w16cid:commentId w16cid:paraId="5B83545E" w16cid:durableId="1BF7FF23"/>
  <w16cid:commentId w16cid:paraId="203EEE7F" w16cid:durableId="2936985B"/>
  <w16cid:commentId w16cid:paraId="2D2F6768" w16cid:durableId="293698B4"/>
  <w16cid:commentId w16cid:paraId="2CEEAA9B" w16cid:durableId="405D9796"/>
  <w16cid:commentId w16cid:paraId="21F4561E" w16cid:durableId="29510FCB"/>
  <w16cid:commentId w16cid:paraId="42DE8950" w16cid:durableId="24C988BC"/>
  <w16cid:commentId w16cid:paraId="3A794082" w16cid:durableId="54CE1832"/>
  <w16cid:commentId w16cid:paraId="4B1FA524" w16cid:durableId="30128E89"/>
  <w16cid:commentId w16cid:paraId="14A90C40" w16cid:durableId="1BA78DFA"/>
  <w16cid:commentId w16cid:paraId="68A78320" w16cid:durableId="5042DB03"/>
  <w16cid:commentId w16cid:paraId="43166338" w16cid:durableId="708FF566"/>
  <w16cid:commentId w16cid:paraId="4DDCA2D7" w16cid:durableId="4BAE6CB7"/>
  <w16cid:commentId w16cid:paraId="4B4B5810" w16cid:durableId="53EF5EC3"/>
  <w16cid:commentId w16cid:paraId="2636A87D" w16cid:durableId="29369CFF"/>
  <w16cid:commentId w16cid:paraId="06A23EDA" w16cid:durableId="29369D54"/>
  <w16cid:commentId w16cid:paraId="169FF822" w16cid:durableId="31794287"/>
  <w16cid:commentId w16cid:paraId="473E1662" w16cid:durableId="29369F45"/>
  <w16cid:commentId w16cid:paraId="3238E637" w16cid:durableId="6AD9B4B7"/>
  <w16cid:commentId w16cid:paraId="686E0EEC" w16cid:durableId="291F4F33"/>
  <w16cid:commentId w16cid:paraId="77F5E5F9" w16cid:durableId="2937CF37"/>
  <w16cid:commentId w16cid:paraId="46784CB6" w16cid:durableId="26932A3C"/>
  <w16cid:commentId w16cid:paraId="5CFA49B1" w16cid:durableId="2936D78F"/>
  <w16cid:commentId w16cid:paraId="0B5BBB8D" w16cid:durableId="2936A3A6"/>
  <w16cid:commentId w16cid:paraId="459E4D0B" w16cid:durableId="7DCB6C9B"/>
  <w16cid:commentId w16cid:paraId="65CC293E" w16cid:durableId="2936A402"/>
  <w16cid:commentId w16cid:paraId="7A75DB69" w16cid:durableId="291F52AF"/>
  <w16cid:commentId w16cid:paraId="2E2CB995" w16cid:durableId="292035E1"/>
  <w16cid:commentId w16cid:paraId="092D2B8D" w16cid:durableId="2936A453"/>
  <w16cid:commentId w16cid:paraId="36CF6637" w16cid:durableId="29487BD5"/>
  <w16cid:commentId w16cid:paraId="125F75B0" w16cid:durableId="2936A502"/>
  <w16cid:commentId w16cid:paraId="56D654BA" w16cid:durableId="29487A38"/>
  <w16cid:commentId w16cid:paraId="3A1B0726" w16cid:durableId="194B6E0E"/>
  <w16cid:commentId w16cid:paraId="24DFD48B" w16cid:durableId="2936C52C"/>
  <w16cid:commentId w16cid:paraId="4A9884B5" w16cid:durableId="1DA33AF9"/>
  <w16cid:commentId w16cid:paraId="0B8D8AC3" w16cid:durableId="2936C7E6"/>
  <w16cid:commentId w16cid:paraId="26A06E0C" w16cid:durableId="2936C669"/>
  <w16cid:commentId w16cid:paraId="708E2ECC" w16cid:durableId="1E7A0F5E"/>
  <w16cid:commentId w16cid:paraId="2F961F45" w16cid:durableId="78EDB8E8"/>
  <w16cid:commentId w16cid:paraId="7DE334B2" w16cid:durableId="6193DC7B"/>
  <w16cid:commentId w16cid:paraId="075928ED" w16cid:durableId="0E86B08C"/>
  <w16cid:commentId w16cid:paraId="6759533E" w16cid:durableId="2936DAC6"/>
  <w16cid:commentId w16cid:paraId="357DFF03" w16cid:durableId="52B7E35A"/>
  <w16cid:commentId w16cid:paraId="10541F31" w16cid:durableId="2936DC68"/>
  <w16cid:commentId w16cid:paraId="6B02E8AD" w16cid:durableId="2937BF61"/>
  <w16cid:commentId w16cid:paraId="136D0E45" w16cid:durableId="1EB723A2"/>
  <w16cid:commentId w16cid:paraId="2DBB4F36" w16cid:durableId="2937BF92"/>
  <w16cid:commentId w16cid:paraId="50BDCD84" w16cid:durableId="2936DCA1"/>
  <w16cid:commentId w16cid:paraId="0D7320B7" w16cid:durableId="2937CD59"/>
  <w16cid:commentId w16cid:paraId="489FBA9C" w16cid:durableId="67916C75"/>
  <w16cid:commentId w16cid:paraId="6B0F0E17" w16cid:durableId="2937CD02"/>
  <w16cid:commentId w16cid:paraId="257CCDBA" w16cid:durableId="190B4887"/>
  <w16cid:commentId w16cid:paraId="0F330F67" w16cid:durableId="2937CDB5"/>
  <w16cid:commentId w16cid:paraId="2DFD0D50" w16cid:durableId="3D2E58E6"/>
  <w16cid:commentId w16cid:paraId="0A0850BC" w16cid:durableId="2937CED0"/>
  <w16cid:commentId w16cid:paraId="18727AE2" w16cid:durableId="06D09B3C"/>
  <w16cid:commentId w16cid:paraId="543B94EA" w16cid:durableId="577036C3"/>
  <w16cid:commentId w16cid:paraId="308E3FEA" w16cid:durableId="7CFE497D"/>
  <w16cid:commentId w16cid:paraId="2C403C5E" w16cid:durableId="2937DF6A"/>
  <w16cid:commentId w16cid:paraId="02318EC1" w16cid:durableId="10626BEE"/>
  <w16cid:commentId w16cid:paraId="55FC3C8C" w16cid:durableId="2937D48D"/>
  <w16cid:commentId w16cid:paraId="00C63F0D" w16cid:durableId="2937DFE8"/>
  <w16cid:commentId w16cid:paraId="651E4F7B" w16cid:durableId="2937E009"/>
  <w16cid:commentId w16cid:paraId="3EC45136" w16cid:durableId="2937E05E"/>
  <w16cid:commentId w16cid:paraId="38BD33FC" w16cid:durableId="29205432"/>
  <w16cid:commentId w16cid:paraId="50045AC9" w16cid:durableId="2937E178"/>
  <w16cid:commentId w16cid:paraId="2369048B" w16cid:durableId="1C549C2B"/>
  <w16cid:commentId w16cid:paraId="5287D36D" w16cid:durableId="2937EB94"/>
  <w16cid:commentId w16cid:paraId="0A152C2A" w16cid:durableId="29205568"/>
  <w16cid:commentId w16cid:paraId="1A1BB103" w16cid:durableId="2937EF42"/>
  <w16cid:commentId w16cid:paraId="00385810" w16cid:durableId="292057BF"/>
  <w16cid:commentId w16cid:paraId="6CFC913C" w16cid:durableId="29205B01"/>
  <w16cid:commentId w16cid:paraId="4D5EACCE" w16cid:durableId="2937F607"/>
  <w16cid:commentId w16cid:paraId="02BB5555" w16cid:durableId="292059BF"/>
  <w16cid:commentId w16cid:paraId="408AA515" w16cid:durableId="29205BCF"/>
  <w16cid:commentId w16cid:paraId="3755DE34" w16cid:durableId="487E574F"/>
  <w16cid:commentId w16cid:paraId="26588385" w16cid:durableId="2937F502"/>
  <w16cid:commentId w16cid:paraId="4A54A637" w16cid:durableId="00C42122"/>
  <w16cid:commentId w16cid:paraId="388738C0" w16cid:durableId="2937F6D6"/>
  <w16cid:commentId w16cid:paraId="511F9E1F" w16cid:durableId="6DC89472"/>
  <w16cid:commentId w16cid:paraId="4070D293" w16cid:durableId="2920657A"/>
  <w16cid:commentId w16cid:paraId="6A51DC1B" w16cid:durableId="29206A5B"/>
  <w16cid:commentId w16cid:paraId="7F18AF49" w16cid:durableId="776D3C08"/>
  <w16cid:commentId w16cid:paraId="0673A9FC" w16cid:durableId="49CE8F94"/>
  <w16cid:commentId w16cid:paraId="675C02B0" w16cid:durableId="2937F7AA"/>
  <w16cid:commentId w16cid:paraId="6F01DEEC" w16cid:durableId="29380D76"/>
  <w16cid:commentId w16cid:paraId="5ED71A28" w16cid:durableId="099D40AF"/>
  <w16cid:commentId w16cid:paraId="3BBAECBB" w16cid:durableId="29380E58"/>
  <w16cid:commentId w16cid:paraId="3259639D" w16cid:durableId="2CCA9FCA"/>
  <w16cid:commentId w16cid:paraId="09AEC013" w16cid:durableId="291F4E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61B58" w14:textId="77777777" w:rsidR="006D3EAA" w:rsidRDefault="006D3EAA" w:rsidP="000811CF">
      <w:pPr>
        <w:spacing w:after="0" w:line="240" w:lineRule="auto"/>
      </w:pPr>
      <w:r>
        <w:separator/>
      </w:r>
    </w:p>
  </w:endnote>
  <w:endnote w:type="continuationSeparator" w:id="0">
    <w:p w14:paraId="10156391" w14:textId="77777777" w:rsidR="006D3EAA" w:rsidRDefault="006D3EAA" w:rsidP="000811CF">
      <w:pPr>
        <w:spacing w:after="0" w:line="240" w:lineRule="auto"/>
      </w:pPr>
      <w:r>
        <w:continuationSeparator/>
      </w:r>
    </w:p>
  </w:endnote>
  <w:endnote w:type="continuationNotice" w:id="1">
    <w:p w14:paraId="5BCD0F33" w14:textId="77777777" w:rsidR="006D3EAA" w:rsidRDefault="006D3E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oogle Sans">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7A5B7" w14:textId="77777777" w:rsidR="006D3EAA" w:rsidRDefault="006D3EAA" w:rsidP="000811CF">
      <w:pPr>
        <w:spacing w:after="0" w:line="240" w:lineRule="auto"/>
      </w:pPr>
      <w:r>
        <w:separator/>
      </w:r>
    </w:p>
  </w:footnote>
  <w:footnote w:type="continuationSeparator" w:id="0">
    <w:p w14:paraId="5AF40A0B" w14:textId="77777777" w:rsidR="006D3EAA" w:rsidRDefault="006D3EAA" w:rsidP="000811CF">
      <w:pPr>
        <w:spacing w:after="0" w:line="240" w:lineRule="auto"/>
      </w:pPr>
      <w:r>
        <w:continuationSeparator/>
      </w:r>
    </w:p>
  </w:footnote>
  <w:footnote w:type="continuationNotice" w:id="1">
    <w:p w14:paraId="25313369" w14:textId="77777777" w:rsidR="006D3EAA" w:rsidRDefault="006D3EA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t7bTR6RbWFIhBk" int2:id="Fm0ifep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1B82"/>
    <w:multiLevelType w:val="hybridMultilevel"/>
    <w:tmpl w:val="A900035E"/>
    <w:lvl w:ilvl="0" w:tplc="FFFFFFF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DF47F29"/>
    <w:multiLevelType w:val="multilevel"/>
    <w:tmpl w:val="365E0FB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2D06812"/>
    <w:multiLevelType w:val="hybridMultilevel"/>
    <w:tmpl w:val="329622C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4ED0C7B"/>
    <w:multiLevelType w:val="hybridMultilevel"/>
    <w:tmpl w:val="EEBC2C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7BC1EBC"/>
    <w:multiLevelType w:val="hybridMultilevel"/>
    <w:tmpl w:val="6E6EC95C"/>
    <w:lvl w:ilvl="0" w:tplc="04130007">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B4067B3"/>
    <w:multiLevelType w:val="hybridMultilevel"/>
    <w:tmpl w:val="82DE02E0"/>
    <w:lvl w:ilvl="0" w:tplc="C15C8D7C">
      <w:start w:val="1"/>
      <w:numFmt w:val="decimal"/>
      <w:lvlText w:val="%1)"/>
      <w:lvlJc w:val="left"/>
      <w:pPr>
        <w:ind w:left="720" w:hanging="360"/>
      </w:pPr>
    </w:lvl>
    <w:lvl w:ilvl="1" w:tplc="75EA0F9E">
      <w:start w:val="1"/>
      <w:numFmt w:val="lowerLetter"/>
      <w:lvlText w:val="%2."/>
      <w:lvlJc w:val="left"/>
      <w:pPr>
        <w:ind w:left="1440" w:hanging="360"/>
      </w:pPr>
    </w:lvl>
    <w:lvl w:ilvl="2" w:tplc="817E2D4E">
      <w:start w:val="1"/>
      <w:numFmt w:val="lowerRoman"/>
      <w:lvlText w:val="%3."/>
      <w:lvlJc w:val="right"/>
      <w:pPr>
        <w:ind w:left="2160" w:hanging="180"/>
      </w:pPr>
    </w:lvl>
    <w:lvl w:ilvl="3" w:tplc="61487F68">
      <w:start w:val="1"/>
      <w:numFmt w:val="decimal"/>
      <w:lvlText w:val="%4."/>
      <w:lvlJc w:val="left"/>
      <w:pPr>
        <w:ind w:left="2880" w:hanging="360"/>
      </w:pPr>
    </w:lvl>
    <w:lvl w:ilvl="4" w:tplc="44467FAA">
      <w:start w:val="1"/>
      <w:numFmt w:val="lowerLetter"/>
      <w:lvlText w:val="%5."/>
      <w:lvlJc w:val="left"/>
      <w:pPr>
        <w:ind w:left="3600" w:hanging="360"/>
      </w:pPr>
    </w:lvl>
    <w:lvl w:ilvl="5" w:tplc="07E2AE32">
      <w:start w:val="1"/>
      <w:numFmt w:val="lowerRoman"/>
      <w:lvlText w:val="%6."/>
      <w:lvlJc w:val="right"/>
      <w:pPr>
        <w:ind w:left="4320" w:hanging="180"/>
      </w:pPr>
    </w:lvl>
    <w:lvl w:ilvl="6" w:tplc="59244164">
      <w:start w:val="1"/>
      <w:numFmt w:val="decimal"/>
      <w:lvlText w:val="%7."/>
      <w:lvlJc w:val="left"/>
      <w:pPr>
        <w:ind w:left="5040" w:hanging="360"/>
      </w:pPr>
    </w:lvl>
    <w:lvl w:ilvl="7" w:tplc="05EEDB06">
      <w:start w:val="1"/>
      <w:numFmt w:val="lowerLetter"/>
      <w:lvlText w:val="%8."/>
      <w:lvlJc w:val="left"/>
      <w:pPr>
        <w:ind w:left="5760" w:hanging="360"/>
      </w:pPr>
    </w:lvl>
    <w:lvl w:ilvl="8" w:tplc="027EF200">
      <w:start w:val="1"/>
      <w:numFmt w:val="lowerRoman"/>
      <w:lvlText w:val="%9."/>
      <w:lvlJc w:val="right"/>
      <w:pPr>
        <w:ind w:left="6480" w:hanging="180"/>
      </w:pPr>
    </w:lvl>
  </w:abstractNum>
  <w:abstractNum w:abstractNumId="6" w15:restartNumberingAfterBreak="0">
    <w:nsid w:val="30FF79D8"/>
    <w:multiLevelType w:val="hybridMultilevel"/>
    <w:tmpl w:val="ABA2F54A"/>
    <w:lvl w:ilvl="0" w:tplc="B3B84210">
      <w:start w:val="1"/>
      <w:numFmt w:val="bullet"/>
      <w:lvlText w:val="♦"/>
      <w:lvlJc w:val="left"/>
      <w:pPr>
        <w:ind w:left="720" w:hanging="360"/>
      </w:pPr>
      <w:rPr>
        <w:rFonts w:ascii="Courier New" w:hAnsi="Courier New" w:hint="default"/>
      </w:rPr>
    </w:lvl>
    <w:lvl w:ilvl="1" w:tplc="E35E23AC">
      <w:start w:val="1"/>
      <w:numFmt w:val="bullet"/>
      <w:lvlText w:val="o"/>
      <w:lvlJc w:val="left"/>
      <w:pPr>
        <w:ind w:left="1440" w:hanging="360"/>
      </w:pPr>
      <w:rPr>
        <w:rFonts w:ascii="Courier New" w:hAnsi="Courier New" w:hint="default"/>
      </w:rPr>
    </w:lvl>
    <w:lvl w:ilvl="2" w:tplc="DDDE1E1A">
      <w:start w:val="1"/>
      <w:numFmt w:val="bullet"/>
      <w:lvlText w:val=""/>
      <w:lvlJc w:val="left"/>
      <w:pPr>
        <w:ind w:left="2160" w:hanging="360"/>
      </w:pPr>
      <w:rPr>
        <w:rFonts w:ascii="Wingdings" w:hAnsi="Wingdings" w:hint="default"/>
      </w:rPr>
    </w:lvl>
    <w:lvl w:ilvl="3" w:tplc="3A98614E">
      <w:start w:val="1"/>
      <w:numFmt w:val="bullet"/>
      <w:lvlText w:val=""/>
      <w:lvlJc w:val="left"/>
      <w:pPr>
        <w:ind w:left="2880" w:hanging="360"/>
      </w:pPr>
      <w:rPr>
        <w:rFonts w:ascii="Symbol" w:hAnsi="Symbol" w:hint="default"/>
      </w:rPr>
    </w:lvl>
    <w:lvl w:ilvl="4" w:tplc="4DB0C42A">
      <w:start w:val="1"/>
      <w:numFmt w:val="bullet"/>
      <w:lvlText w:val="o"/>
      <w:lvlJc w:val="left"/>
      <w:pPr>
        <w:ind w:left="3600" w:hanging="360"/>
      </w:pPr>
      <w:rPr>
        <w:rFonts w:ascii="Courier New" w:hAnsi="Courier New" w:hint="default"/>
      </w:rPr>
    </w:lvl>
    <w:lvl w:ilvl="5" w:tplc="00EE086E">
      <w:start w:val="1"/>
      <w:numFmt w:val="bullet"/>
      <w:lvlText w:val=""/>
      <w:lvlJc w:val="left"/>
      <w:pPr>
        <w:ind w:left="4320" w:hanging="360"/>
      </w:pPr>
      <w:rPr>
        <w:rFonts w:ascii="Wingdings" w:hAnsi="Wingdings" w:hint="default"/>
      </w:rPr>
    </w:lvl>
    <w:lvl w:ilvl="6" w:tplc="CCF2D662">
      <w:start w:val="1"/>
      <w:numFmt w:val="bullet"/>
      <w:lvlText w:val=""/>
      <w:lvlJc w:val="left"/>
      <w:pPr>
        <w:ind w:left="5040" w:hanging="360"/>
      </w:pPr>
      <w:rPr>
        <w:rFonts w:ascii="Symbol" w:hAnsi="Symbol" w:hint="default"/>
      </w:rPr>
    </w:lvl>
    <w:lvl w:ilvl="7" w:tplc="F46C6F54">
      <w:start w:val="1"/>
      <w:numFmt w:val="bullet"/>
      <w:lvlText w:val="o"/>
      <w:lvlJc w:val="left"/>
      <w:pPr>
        <w:ind w:left="5760" w:hanging="360"/>
      </w:pPr>
      <w:rPr>
        <w:rFonts w:ascii="Courier New" w:hAnsi="Courier New" w:hint="default"/>
      </w:rPr>
    </w:lvl>
    <w:lvl w:ilvl="8" w:tplc="4C82727E">
      <w:start w:val="1"/>
      <w:numFmt w:val="bullet"/>
      <w:lvlText w:val=""/>
      <w:lvlJc w:val="left"/>
      <w:pPr>
        <w:ind w:left="6480" w:hanging="360"/>
      </w:pPr>
      <w:rPr>
        <w:rFonts w:ascii="Wingdings" w:hAnsi="Wingdings" w:hint="default"/>
      </w:rPr>
    </w:lvl>
  </w:abstractNum>
  <w:abstractNum w:abstractNumId="7" w15:restartNumberingAfterBreak="0">
    <w:nsid w:val="3A1861AA"/>
    <w:multiLevelType w:val="multilevel"/>
    <w:tmpl w:val="0F269364"/>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131375D"/>
    <w:multiLevelType w:val="hybridMultilevel"/>
    <w:tmpl w:val="B47C7CB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60EEF86"/>
    <w:multiLevelType w:val="hybridMultilevel"/>
    <w:tmpl w:val="A4DC2F8E"/>
    <w:lvl w:ilvl="0" w:tplc="FFFFFFFF">
      <w:start w:val="1"/>
      <w:numFmt w:val="decimal"/>
      <w:lvlText w:val="%1)"/>
      <w:lvlJc w:val="left"/>
      <w:pPr>
        <w:ind w:left="720" w:hanging="360"/>
      </w:pPr>
    </w:lvl>
    <w:lvl w:ilvl="1" w:tplc="EC840908">
      <w:start w:val="1"/>
      <w:numFmt w:val="lowerLetter"/>
      <w:lvlText w:val="%2."/>
      <w:lvlJc w:val="left"/>
      <w:pPr>
        <w:ind w:left="1440" w:hanging="360"/>
      </w:pPr>
    </w:lvl>
    <w:lvl w:ilvl="2" w:tplc="C422F7B8">
      <w:start w:val="1"/>
      <w:numFmt w:val="lowerRoman"/>
      <w:lvlText w:val="%3."/>
      <w:lvlJc w:val="right"/>
      <w:pPr>
        <w:ind w:left="2160" w:hanging="180"/>
      </w:pPr>
    </w:lvl>
    <w:lvl w:ilvl="3" w:tplc="1A02286A">
      <w:start w:val="1"/>
      <w:numFmt w:val="decimal"/>
      <w:lvlText w:val="%4."/>
      <w:lvlJc w:val="left"/>
      <w:pPr>
        <w:ind w:left="2880" w:hanging="360"/>
      </w:pPr>
    </w:lvl>
    <w:lvl w:ilvl="4" w:tplc="B670996C">
      <w:start w:val="1"/>
      <w:numFmt w:val="lowerLetter"/>
      <w:lvlText w:val="%5."/>
      <w:lvlJc w:val="left"/>
      <w:pPr>
        <w:ind w:left="3600" w:hanging="360"/>
      </w:pPr>
    </w:lvl>
    <w:lvl w:ilvl="5" w:tplc="5A7A620A">
      <w:start w:val="1"/>
      <w:numFmt w:val="lowerRoman"/>
      <w:lvlText w:val="%6."/>
      <w:lvlJc w:val="right"/>
      <w:pPr>
        <w:ind w:left="4320" w:hanging="180"/>
      </w:pPr>
    </w:lvl>
    <w:lvl w:ilvl="6" w:tplc="9E3CD750">
      <w:start w:val="1"/>
      <w:numFmt w:val="decimal"/>
      <w:lvlText w:val="%7."/>
      <w:lvlJc w:val="left"/>
      <w:pPr>
        <w:ind w:left="5040" w:hanging="360"/>
      </w:pPr>
    </w:lvl>
    <w:lvl w:ilvl="7" w:tplc="D8A823E0">
      <w:start w:val="1"/>
      <w:numFmt w:val="lowerLetter"/>
      <w:lvlText w:val="%8."/>
      <w:lvlJc w:val="left"/>
      <w:pPr>
        <w:ind w:left="5760" w:hanging="360"/>
      </w:pPr>
    </w:lvl>
    <w:lvl w:ilvl="8" w:tplc="9BDCD9D2">
      <w:start w:val="1"/>
      <w:numFmt w:val="lowerRoman"/>
      <w:lvlText w:val="%9."/>
      <w:lvlJc w:val="right"/>
      <w:pPr>
        <w:ind w:left="6480" w:hanging="180"/>
      </w:pPr>
    </w:lvl>
  </w:abstractNum>
  <w:abstractNum w:abstractNumId="10" w15:restartNumberingAfterBreak="0">
    <w:nsid w:val="622C109E"/>
    <w:multiLevelType w:val="hybridMultilevel"/>
    <w:tmpl w:val="DAAA3C8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5E9CC06"/>
    <w:multiLevelType w:val="hybridMultilevel"/>
    <w:tmpl w:val="A3F8001C"/>
    <w:lvl w:ilvl="0" w:tplc="74904084">
      <w:start w:val="1"/>
      <w:numFmt w:val="bullet"/>
      <w:lvlText w:val=""/>
      <w:lvlJc w:val="left"/>
      <w:pPr>
        <w:ind w:left="720" w:hanging="360"/>
      </w:pPr>
      <w:rPr>
        <w:rFonts w:ascii="Symbol" w:hAnsi="Symbol" w:hint="default"/>
      </w:rPr>
    </w:lvl>
    <w:lvl w:ilvl="1" w:tplc="8CB46E3A">
      <w:start w:val="1"/>
      <w:numFmt w:val="bullet"/>
      <w:lvlText w:val=""/>
      <w:lvlJc w:val="left"/>
      <w:pPr>
        <w:ind w:left="1440" w:hanging="360"/>
      </w:pPr>
      <w:rPr>
        <w:rFonts w:ascii="Symbol" w:hAnsi="Symbol" w:hint="default"/>
      </w:rPr>
    </w:lvl>
    <w:lvl w:ilvl="2" w:tplc="2D7C4E86">
      <w:start w:val="1"/>
      <w:numFmt w:val="bullet"/>
      <w:lvlText w:val=""/>
      <w:lvlJc w:val="left"/>
      <w:pPr>
        <w:ind w:left="2160" w:hanging="360"/>
      </w:pPr>
      <w:rPr>
        <w:rFonts w:ascii="Wingdings" w:hAnsi="Wingdings" w:hint="default"/>
      </w:rPr>
    </w:lvl>
    <w:lvl w:ilvl="3" w:tplc="C196501A">
      <w:start w:val="1"/>
      <w:numFmt w:val="bullet"/>
      <w:lvlText w:val=""/>
      <w:lvlJc w:val="left"/>
      <w:pPr>
        <w:ind w:left="2880" w:hanging="360"/>
      </w:pPr>
      <w:rPr>
        <w:rFonts w:ascii="Symbol" w:hAnsi="Symbol" w:hint="default"/>
      </w:rPr>
    </w:lvl>
    <w:lvl w:ilvl="4" w:tplc="762A8A20">
      <w:start w:val="1"/>
      <w:numFmt w:val="bullet"/>
      <w:lvlText w:val="o"/>
      <w:lvlJc w:val="left"/>
      <w:pPr>
        <w:ind w:left="3600" w:hanging="360"/>
      </w:pPr>
      <w:rPr>
        <w:rFonts w:ascii="Courier New" w:hAnsi="Courier New" w:hint="default"/>
      </w:rPr>
    </w:lvl>
    <w:lvl w:ilvl="5" w:tplc="7D72E42A">
      <w:start w:val="1"/>
      <w:numFmt w:val="bullet"/>
      <w:lvlText w:val=""/>
      <w:lvlJc w:val="left"/>
      <w:pPr>
        <w:ind w:left="4320" w:hanging="360"/>
      </w:pPr>
      <w:rPr>
        <w:rFonts w:ascii="Wingdings" w:hAnsi="Wingdings" w:hint="default"/>
      </w:rPr>
    </w:lvl>
    <w:lvl w:ilvl="6" w:tplc="C56AFFA6">
      <w:start w:val="1"/>
      <w:numFmt w:val="bullet"/>
      <w:lvlText w:val=""/>
      <w:lvlJc w:val="left"/>
      <w:pPr>
        <w:ind w:left="5040" w:hanging="360"/>
      </w:pPr>
      <w:rPr>
        <w:rFonts w:ascii="Symbol" w:hAnsi="Symbol" w:hint="default"/>
      </w:rPr>
    </w:lvl>
    <w:lvl w:ilvl="7" w:tplc="3DE029BE">
      <w:start w:val="1"/>
      <w:numFmt w:val="bullet"/>
      <w:lvlText w:val="o"/>
      <w:lvlJc w:val="left"/>
      <w:pPr>
        <w:ind w:left="5760" w:hanging="360"/>
      </w:pPr>
      <w:rPr>
        <w:rFonts w:ascii="Courier New" w:hAnsi="Courier New" w:hint="default"/>
      </w:rPr>
    </w:lvl>
    <w:lvl w:ilvl="8" w:tplc="B874D020">
      <w:start w:val="1"/>
      <w:numFmt w:val="bullet"/>
      <w:lvlText w:val=""/>
      <w:lvlJc w:val="left"/>
      <w:pPr>
        <w:ind w:left="6480" w:hanging="360"/>
      </w:pPr>
      <w:rPr>
        <w:rFonts w:ascii="Wingdings" w:hAnsi="Wingdings" w:hint="default"/>
      </w:rPr>
    </w:lvl>
  </w:abstractNum>
  <w:abstractNum w:abstractNumId="12" w15:restartNumberingAfterBreak="0">
    <w:nsid w:val="666C09D2"/>
    <w:multiLevelType w:val="hybridMultilevel"/>
    <w:tmpl w:val="2AFA33D6"/>
    <w:lvl w:ilvl="0" w:tplc="0EA2AC3C">
      <w:start w:val="2"/>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AD70D1D"/>
    <w:multiLevelType w:val="hybridMultilevel"/>
    <w:tmpl w:val="BCBA9E2E"/>
    <w:lvl w:ilvl="0" w:tplc="FFFFFFFF">
      <w:start w:val="1"/>
      <w:numFmt w:val="upperLetter"/>
      <w:lvlText w:val="%1)"/>
      <w:lvlJc w:val="left"/>
      <w:pPr>
        <w:ind w:left="36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20563014">
    <w:abstractNumId w:val="11"/>
  </w:num>
  <w:num w:numId="2" w16cid:durableId="1433937740">
    <w:abstractNumId w:val="9"/>
  </w:num>
  <w:num w:numId="3" w16cid:durableId="659505187">
    <w:abstractNumId w:val="6"/>
  </w:num>
  <w:num w:numId="4" w16cid:durableId="1357542832">
    <w:abstractNumId w:val="5"/>
  </w:num>
  <w:num w:numId="5" w16cid:durableId="423037922">
    <w:abstractNumId w:val="2"/>
  </w:num>
  <w:num w:numId="6" w16cid:durableId="2025281568">
    <w:abstractNumId w:val="3"/>
  </w:num>
  <w:num w:numId="7" w16cid:durableId="1153834587">
    <w:abstractNumId w:val="13"/>
  </w:num>
  <w:num w:numId="8" w16cid:durableId="1336151332">
    <w:abstractNumId w:val="8"/>
  </w:num>
  <w:num w:numId="9" w16cid:durableId="1520047149">
    <w:abstractNumId w:val="4"/>
  </w:num>
  <w:num w:numId="10" w16cid:durableId="1924483025">
    <w:abstractNumId w:val="0"/>
  </w:num>
  <w:num w:numId="11" w16cid:durableId="1704091656">
    <w:abstractNumId w:val="10"/>
  </w:num>
  <w:num w:numId="12" w16cid:durableId="496724011">
    <w:abstractNumId w:val="1"/>
  </w:num>
  <w:num w:numId="13" w16cid:durableId="1764952915">
    <w:abstractNumId w:val="7"/>
  </w:num>
  <w:num w:numId="14" w16cid:durableId="193346897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otto, Mercedes">
    <w15:presenceInfo w15:providerId="None" w15:userId="Bertotto, Mercedes"/>
  </w15:person>
  <w15:person w15:author="Chauhan, Aneesh">
    <w15:presenceInfo w15:providerId="None" w15:userId="Chauhan, Aneesh"/>
  </w15:person>
  <w15:person w15:author="Bertotto, Mercedes [2]">
    <w15:presenceInfo w15:providerId="AD" w15:userId="S::mercedes.bertotto@wur.nl::1e86ede6-0da4-4867-97a9-dd203c7c0614"/>
  </w15:person>
  <w15:person w15:author="zeljana.saric">
    <w15:presenceInfo w15:providerId="AD" w15:userId="S::zeljana.saric_biosense.rs#ext#@wageningenur4.onmicrosoft.com::9a098b4d-c9ff-4c8c-91fb-8f9f68efc73d"/>
  </w15:person>
  <w15:person w15:author="panic">
    <w15:presenceInfo w15:providerId="AD" w15:userId="S::panic_biosense.rs#ext#@wageningenur4.onmicrosoft.com::7709c467-1de0-4094-a8b7-19832aa3a7c8"/>
  </w15:person>
  <w15:person w15:author="Villiers, Hendrik de">
    <w15:presenceInfo w15:providerId="AD" w15:userId="S::hendrik.devilliers@wur.nl::114c7d5c-87d7-46f2-8e19-09fa8f442273"/>
  </w15:person>
  <w15:person w15:author="Hogeveen, Esther">
    <w15:presenceInfo w15:providerId="AD" w15:userId="S::esther.hogeveen@wur.nl::d5b5b12f-f78a-4b42-8edf-7f422f5e8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73A"/>
    <w:rsid w:val="0000095F"/>
    <w:rsid w:val="0000131F"/>
    <w:rsid w:val="0000164D"/>
    <w:rsid w:val="00001D10"/>
    <w:rsid w:val="00003591"/>
    <w:rsid w:val="0000431F"/>
    <w:rsid w:val="000060C7"/>
    <w:rsid w:val="000071F7"/>
    <w:rsid w:val="00010090"/>
    <w:rsid w:val="00011C73"/>
    <w:rsid w:val="00012337"/>
    <w:rsid w:val="00014202"/>
    <w:rsid w:val="00016B56"/>
    <w:rsid w:val="00020A50"/>
    <w:rsid w:val="00020F04"/>
    <w:rsid w:val="00021094"/>
    <w:rsid w:val="00021BA6"/>
    <w:rsid w:val="00022D93"/>
    <w:rsid w:val="00026103"/>
    <w:rsid w:val="00030DFB"/>
    <w:rsid w:val="000314C6"/>
    <w:rsid w:val="00032B41"/>
    <w:rsid w:val="00032B49"/>
    <w:rsid w:val="00033321"/>
    <w:rsid w:val="0003535F"/>
    <w:rsid w:val="00036220"/>
    <w:rsid w:val="00036A3D"/>
    <w:rsid w:val="0003760E"/>
    <w:rsid w:val="00042A4E"/>
    <w:rsid w:val="000436E1"/>
    <w:rsid w:val="0004451A"/>
    <w:rsid w:val="00045130"/>
    <w:rsid w:val="00047382"/>
    <w:rsid w:val="00050B0E"/>
    <w:rsid w:val="00052C9E"/>
    <w:rsid w:val="00053187"/>
    <w:rsid w:val="00053E27"/>
    <w:rsid w:val="00055D3A"/>
    <w:rsid w:val="000564AA"/>
    <w:rsid w:val="00056906"/>
    <w:rsid w:val="00057702"/>
    <w:rsid w:val="000600AB"/>
    <w:rsid w:val="000637B1"/>
    <w:rsid w:val="0006506E"/>
    <w:rsid w:val="00065AD5"/>
    <w:rsid w:val="00066645"/>
    <w:rsid w:val="00067E1C"/>
    <w:rsid w:val="00070BA3"/>
    <w:rsid w:val="0007156C"/>
    <w:rsid w:val="000715E1"/>
    <w:rsid w:val="000717DA"/>
    <w:rsid w:val="00072A12"/>
    <w:rsid w:val="00072DE5"/>
    <w:rsid w:val="00075E44"/>
    <w:rsid w:val="0007705D"/>
    <w:rsid w:val="000777F7"/>
    <w:rsid w:val="00077DAE"/>
    <w:rsid w:val="000800C5"/>
    <w:rsid w:val="00080F31"/>
    <w:rsid w:val="000811CF"/>
    <w:rsid w:val="000812CC"/>
    <w:rsid w:val="00081313"/>
    <w:rsid w:val="00082ADB"/>
    <w:rsid w:val="00082FF6"/>
    <w:rsid w:val="000840B6"/>
    <w:rsid w:val="00085FBE"/>
    <w:rsid w:val="000976F9"/>
    <w:rsid w:val="000978F7"/>
    <w:rsid w:val="000A135C"/>
    <w:rsid w:val="000A20AD"/>
    <w:rsid w:val="000A28FA"/>
    <w:rsid w:val="000A60EF"/>
    <w:rsid w:val="000A61C7"/>
    <w:rsid w:val="000A6233"/>
    <w:rsid w:val="000A6BC0"/>
    <w:rsid w:val="000A7204"/>
    <w:rsid w:val="000B0023"/>
    <w:rsid w:val="000B0EE7"/>
    <w:rsid w:val="000B2FDB"/>
    <w:rsid w:val="000B3116"/>
    <w:rsid w:val="000B57AF"/>
    <w:rsid w:val="000B6DE2"/>
    <w:rsid w:val="000B7249"/>
    <w:rsid w:val="000C073A"/>
    <w:rsid w:val="000C0BD0"/>
    <w:rsid w:val="000C0E86"/>
    <w:rsid w:val="000C3731"/>
    <w:rsid w:val="000C5E97"/>
    <w:rsid w:val="000C6AFE"/>
    <w:rsid w:val="000C7A50"/>
    <w:rsid w:val="000D12A9"/>
    <w:rsid w:val="000D5B43"/>
    <w:rsid w:val="000D65E9"/>
    <w:rsid w:val="000E2959"/>
    <w:rsid w:val="000E53F8"/>
    <w:rsid w:val="000F0430"/>
    <w:rsid w:val="000F0711"/>
    <w:rsid w:val="000F4F4B"/>
    <w:rsid w:val="000F6238"/>
    <w:rsid w:val="000F6DDB"/>
    <w:rsid w:val="000F7D13"/>
    <w:rsid w:val="0010030D"/>
    <w:rsid w:val="0010076B"/>
    <w:rsid w:val="00101781"/>
    <w:rsid w:val="0010259F"/>
    <w:rsid w:val="0010399A"/>
    <w:rsid w:val="00103EA5"/>
    <w:rsid w:val="00104BC4"/>
    <w:rsid w:val="00105919"/>
    <w:rsid w:val="00107FBE"/>
    <w:rsid w:val="00112FBE"/>
    <w:rsid w:val="00114440"/>
    <w:rsid w:val="00114BD2"/>
    <w:rsid w:val="00117179"/>
    <w:rsid w:val="001171FA"/>
    <w:rsid w:val="00120003"/>
    <w:rsid w:val="00120398"/>
    <w:rsid w:val="00120801"/>
    <w:rsid w:val="00121EB7"/>
    <w:rsid w:val="00123132"/>
    <w:rsid w:val="00123DC3"/>
    <w:rsid w:val="00123E1E"/>
    <w:rsid w:val="00124FDC"/>
    <w:rsid w:val="00125C43"/>
    <w:rsid w:val="00127101"/>
    <w:rsid w:val="001274C7"/>
    <w:rsid w:val="001279EE"/>
    <w:rsid w:val="00130548"/>
    <w:rsid w:val="00132AF5"/>
    <w:rsid w:val="001376D9"/>
    <w:rsid w:val="00141DD0"/>
    <w:rsid w:val="00142839"/>
    <w:rsid w:val="00143675"/>
    <w:rsid w:val="00143E0C"/>
    <w:rsid w:val="001456F4"/>
    <w:rsid w:val="00146B92"/>
    <w:rsid w:val="00146F8B"/>
    <w:rsid w:val="00151E0A"/>
    <w:rsid w:val="00151F80"/>
    <w:rsid w:val="00152541"/>
    <w:rsid w:val="001526D1"/>
    <w:rsid w:val="00152A0A"/>
    <w:rsid w:val="00153585"/>
    <w:rsid w:val="00154763"/>
    <w:rsid w:val="00156FD6"/>
    <w:rsid w:val="0016097D"/>
    <w:rsid w:val="00161172"/>
    <w:rsid w:val="001615DA"/>
    <w:rsid w:val="0016166B"/>
    <w:rsid w:val="001627C5"/>
    <w:rsid w:val="00165745"/>
    <w:rsid w:val="00165922"/>
    <w:rsid w:val="001674A2"/>
    <w:rsid w:val="00170365"/>
    <w:rsid w:val="00170D2F"/>
    <w:rsid w:val="0017155A"/>
    <w:rsid w:val="00171AC4"/>
    <w:rsid w:val="00176156"/>
    <w:rsid w:val="00177A6E"/>
    <w:rsid w:val="0017FBAD"/>
    <w:rsid w:val="00181489"/>
    <w:rsid w:val="00182620"/>
    <w:rsid w:val="0018401F"/>
    <w:rsid w:val="00185DB2"/>
    <w:rsid w:val="00186DB6"/>
    <w:rsid w:val="00192394"/>
    <w:rsid w:val="001939F0"/>
    <w:rsid w:val="00193C9B"/>
    <w:rsid w:val="001942C6"/>
    <w:rsid w:val="00194586"/>
    <w:rsid w:val="0019490C"/>
    <w:rsid w:val="00194E90"/>
    <w:rsid w:val="001965D5"/>
    <w:rsid w:val="00196A98"/>
    <w:rsid w:val="00197E81"/>
    <w:rsid w:val="001A008C"/>
    <w:rsid w:val="001A106B"/>
    <w:rsid w:val="001A12F3"/>
    <w:rsid w:val="001A4DD0"/>
    <w:rsid w:val="001A6FBB"/>
    <w:rsid w:val="001B10EF"/>
    <w:rsid w:val="001B2E32"/>
    <w:rsid w:val="001B4D9C"/>
    <w:rsid w:val="001C23CB"/>
    <w:rsid w:val="001C240F"/>
    <w:rsid w:val="001C292F"/>
    <w:rsid w:val="001C5E87"/>
    <w:rsid w:val="001D0BFD"/>
    <w:rsid w:val="001D0EAA"/>
    <w:rsid w:val="001D2A71"/>
    <w:rsid w:val="001D3A0E"/>
    <w:rsid w:val="001D77FE"/>
    <w:rsid w:val="001E32EE"/>
    <w:rsid w:val="001E4F0F"/>
    <w:rsid w:val="001E5530"/>
    <w:rsid w:val="001E59AC"/>
    <w:rsid w:val="001E7BA8"/>
    <w:rsid w:val="001F5204"/>
    <w:rsid w:val="001F571D"/>
    <w:rsid w:val="001F639C"/>
    <w:rsid w:val="001F67B6"/>
    <w:rsid w:val="001F6DD4"/>
    <w:rsid w:val="001F776C"/>
    <w:rsid w:val="00200B1F"/>
    <w:rsid w:val="002019AA"/>
    <w:rsid w:val="00202EB0"/>
    <w:rsid w:val="00206F7B"/>
    <w:rsid w:val="00207AC8"/>
    <w:rsid w:val="0021062F"/>
    <w:rsid w:val="00211F25"/>
    <w:rsid w:val="002143D2"/>
    <w:rsid w:val="00215F37"/>
    <w:rsid w:val="00222ED1"/>
    <w:rsid w:val="002232E4"/>
    <w:rsid w:val="002246A8"/>
    <w:rsid w:val="00226478"/>
    <w:rsid w:val="00226D5C"/>
    <w:rsid w:val="0023031C"/>
    <w:rsid w:val="0023130C"/>
    <w:rsid w:val="00231522"/>
    <w:rsid w:val="00236CEC"/>
    <w:rsid w:val="00236F74"/>
    <w:rsid w:val="002372A1"/>
    <w:rsid w:val="00237635"/>
    <w:rsid w:val="00241D4B"/>
    <w:rsid w:val="00245867"/>
    <w:rsid w:val="00246835"/>
    <w:rsid w:val="002506F7"/>
    <w:rsid w:val="00250715"/>
    <w:rsid w:val="00252DCD"/>
    <w:rsid w:val="00254E00"/>
    <w:rsid w:val="00255D5F"/>
    <w:rsid w:val="00256A9F"/>
    <w:rsid w:val="0026069F"/>
    <w:rsid w:val="00262C79"/>
    <w:rsid w:val="00263A67"/>
    <w:rsid w:val="0026565D"/>
    <w:rsid w:val="0026567E"/>
    <w:rsid w:val="002703F9"/>
    <w:rsid w:val="002706D0"/>
    <w:rsid w:val="00273242"/>
    <w:rsid w:val="00275D9F"/>
    <w:rsid w:val="0027665C"/>
    <w:rsid w:val="0027688E"/>
    <w:rsid w:val="00286331"/>
    <w:rsid w:val="002870DB"/>
    <w:rsid w:val="0028761A"/>
    <w:rsid w:val="0029067D"/>
    <w:rsid w:val="00291ABF"/>
    <w:rsid w:val="002A0915"/>
    <w:rsid w:val="002A142D"/>
    <w:rsid w:val="002A1A0F"/>
    <w:rsid w:val="002A4BF8"/>
    <w:rsid w:val="002A589B"/>
    <w:rsid w:val="002A6774"/>
    <w:rsid w:val="002B3D6B"/>
    <w:rsid w:val="002B7044"/>
    <w:rsid w:val="002C0311"/>
    <w:rsid w:val="002C2BCF"/>
    <w:rsid w:val="002C3BFC"/>
    <w:rsid w:val="002C5CA4"/>
    <w:rsid w:val="002C68B4"/>
    <w:rsid w:val="002C7EF2"/>
    <w:rsid w:val="002D11DF"/>
    <w:rsid w:val="002D132F"/>
    <w:rsid w:val="002D1EE2"/>
    <w:rsid w:val="002D28B5"/>
    <w:rsid w:val="002D45A4"/>
    <w:rsid w:val="002D4D10"/>
    <w:rsid w:val="002D5B8A"/>
    <w:rsid w:val="002E4256"/>
    <w:rsid w:val="002E6A63"/>
    <w:rsid w:val="002E6D3E"/>
    <w:rsid w:val="002E767C"/>
    <w:rsid w:val="002E781C"/>
    <w:rsid w:val="002F1121"/>
    <w:rsid w:val="002F1391"/>
    <w:rsid w:val="002F1C65"/>
    <w:rsid w:val="002F2227"/>
    <w:rsid w:val="002F280E"/>
    <w:rsid w:val="002F4995"/>
    <w:rsid w:val="002F5D1F"/>
    <w:rsid w:val="002F73B1"/>
    <w:rsid w:val="00300AB4"/>
    <w:rsid w:val="00301E64"/>
    <w:rsid w:val="00302B4E"/>
    <w:rsid w:val="0030430F"/>
    <w:rsid w:val="00304335"/>
    <w:rsid w:val="00304371"/>
    <w:rsid w:val="00304F02"/>
    <w:rsid w:val="0030527B"/>
    <w:rsid w:val="00306FB0"/>
    <w:rsid w:val="003175CB"/>
    <w:rsid w:val="0031766B"/>
    <w:rsid w:val="00322B40"/>
    <w:rsid w:val="003235F4"/>
    <w:rsid w:val="00326D37"/>
    <w:rsid w:val="00327387"/>
    <w:rsid w:val="00330871"/>
    <w:rsid w:val="00334074"/>
    <w:rsid w:val="00334290"/>
    <w:rsid w:val="00341358"/>
    <w:rsid w:val="00342EDA"/>
    <w:rsid w:val="00343017"/>
    <w:rsid w:val="00343107"/>
    <w:rsid w:val="0034430A"/>
    <w:rsid w:val="00345DDC"/>
    <w:rsid w:val="003466A0"/>
    <w:rsid w:val="00347E5D"/>
    <w:rsid w:val="00350101"/>
    <w:rsid w:val="0035091F"/>
    <w:rsid w:val="00350D34"/>
    <w:rsid w:val="00352C4B"/>
    <w:rsid w:val="00353ECF"/>
    <w:rsid w:val="00354F5C"/>
    <w:rsid w:val="00356640"/>
    <w:rsid w:val="00356BA3"/>
    <w:rsid w:val="003574CA"/>
    <w:rsid w:val="00361844"/>
    <w:rsid w:val="00362737"/>
    <w:rsid w:val="003639B4"/>
    <w:rsid w:val="00364114"/>
    <w:rsid w:val="0036548C"/>
    <w:rsid w:val="00367AF9"/>
    <w:rsid w:val="0037094C"/>
    <w:rsid w:val="00372C71"/>
    <w:rsid w:val="00372F3B"/>
    <w:rsid w:val="00383789"/>
    <w:rsid w:val="00384AB3"/>
    <w:rsid w:val="00385A05"/>
    <w:rsid w:val="0039104A"/>
    <w:rsid w:val="00391FEC"/>
    <w:rsid w:val="00395D58"/>
    <w:rsid w:val="0039630C"/>
    <w:rsid w:val="003974ED"/>
    <w:rsid w:val="003A146D"/>
    <w:rsid w:val="003A355C"/>
    <w:rsid w:val="003A3F9F"/>
    <w:rsid w:val="003A4C7A"/>
    <w:rsid w:val="003A4E24"/>
    <w:rsid w:val="003A513D"/>
    <w:rsid w:val="003A7C93"/>
    <w:rsid w:val="003A7D0D"/>
    <w:rsid w:val="003B194A"/>
    <w:rsid w:val="003B279C"/>
    <w:rsid w:val="003B498A"/>
    <w:rsid w:val="003B6003"/>
    <w:rsid w:val="003B6817"/>
    <w:rsid w:val="003B687F"/>
    <w:rsid w:val="003B7E92"/>
    <w:rsid w:val="003C1493"/>
    <w:rsid w:val="003C35F3"/>
    <w:rsid w:val="003C639C"/>
    <w:rsid w:val="003C6A5F"/>
    <w:rsid w:val="003C6C4B"/>
    <w:rsid w:val="003C6CA5"/>
    <w:rsid w:val="003D0E6D"/>
    <w:rsid w:val="003D0F24"/>
    <w:rsid w:val="003D3544"/>
    <w:rsid w:val="003D446C"/>
    <w:rsid w:val="003E0E48"/>
    <w:rsid w:val="003E1A35"/>
    <w:rsid w:val="003E1B72"/>
    <w:rsid w:val="003E2F7D"/>
    <w:rsid w:val="003E47A5"/>
    <w:rsid w:val="003E4F7D"/>
    <w:rsid w:val="003E72FA"/>
    <w:rsid w:val="003E7507"/>
    <w:rsid w:val="003E7946"/>
    <w:rsid w:val="003F190E"/>
    <w:rsid w:val="003F22E0"/>
    <w:rsid w:val="003F411D"/>
    <w:rsid w:val="003F54AC"/>
    <w:rsid w:val="003F61EC"/>
    <w:rsid w:val="003F7488"/>
    <w:rsid w:val="003F79D1"/>
    <w:rsid w:val="00403A7F"/>
    <w:rsid w:val="00403F00"/>
    <w:rsid w:val="00404754"/>
    <w:rsid w:val="004048D6"/>
    <w:rsid w:val="004050EA"/>
    <w:rsid w:val="004052A3"/>
    <w:rsid w:val="0040748E"/>
    <w:rsid w:val="0041083D"/>
    <w:rsid w:val="00410C3C"/>
    <w:rsid w:val="00410DE4"/>
    <w:rsid w:val="00413C16"/>
    <w:rsid w:val="004201D4"/>
    <w:rsid w:val="00426766"/>
    <w:rsid w:val="0042696F"/>
    <w:rsid w:val="004276B9"/>
    <w:rsid w:val="004346F6"/>
    <w:rsid w:val="00434D6D"/>
    <w:rsid w:val="004353EF"/>
    <w:rsid w:val="0043582E"/>
    <w:rsid w:val="0043682C"/>
    <w:rsid w:val="00440CFE"/>
    <w:rsid w:val="00443E1A"/>
    <w:rsid w:val="004453DF"/>
    <w:rsid w:val="00445E8E"/>
    <w:rsid w:val="00446050"/>
    <w:rsid w:val="004460F4"/>
    <w:rsid w:val="00452875"/>
    <w:rsid w:val="0045502C"/>
    <w:rsid w:val="00455C34"/>
    <w:rsid w:val="00456177"/>
    <w:rsid w:val="0045677A"/>
    <w:rsid w:val="00456A22"/>
    <w:rsid w:val="00457AAD"/>
    <w:rsid w:val="004605BB"/>
    <w:rsid w:val="00462F60"/>
    <w:rsid w:val="004632D3"/>
    <w:rsid w:val="00463820"/>
    <w:rsid w:val="00464207"/>
    <w:rsid w:val="00464791"/>
    <w:rsid w:val="0046501C"/>
    <w:rsid w:val="004674B6"/>
    <w:rsid w:val="004675EF"/>
    <w:rsid w:val="0047086D"/>
    <w:rsid w:val="00473D52"/>
    <w:rsid w:val="00474166"/>
    <w:rsid w:val="0047475F"/>
    <w:rsid w:val="004759DE"/>
    <w:rsid w:val="0047654B"/>
    <w:rsid w:val="004805FA"/>
    <w:rsid w:val="00487CE4"/>
    <w:rsid w:val="00493FD3"/>
    <w:rsid w:val="004945A6"/>
    <w:rsid w:val="004946C8"/>
    <w:rsid w:val="0049691C"/>
    <w:rsid w:val="00497B71"/>
    <w:rsid w:val="004A106B"/>
    <w:rsid w:val="004A155E"/>
    <w:rsid w:val="004A17EA"/>
    <w:rsid w:val="004A2215"/>
    <w:rsid w:val="004A2B99"/>
    <w:rsid w:val="004A3DDF"/>
    <w:rsid w:val="004A464E"/>
    <w:rsid w:val="004B1972"/>
    <w:rsid w:val="004B5B7E"/>
    <w:rsid w:val="004B5E5D"/>
    <w:rsid w:val="004B6D1A"/>
    <w:rsid w:val="004B70AF"/>
    <w:rsid w:val="004B76C2"/>
    <w:rsid w:val="004C2020"/>
    <w:rsid w:val="004C2FEC"/>
    <w:rsid w:val="004C4323"/>
    <w:rsid w:val="004C52D5"/>
    <w:rsid w:val="004D02F2"/>
    <w:rsid w:val="004D07EC"/>
    <w:rsid w:val="004D44DD"/>
    <w:rsid w:val="004D4C4E"/>
    <w:rsid w:val="004D5ACB"/>
    <w:rsid w:val="004D5FF1"/>
    <w:rsid w:val="004D6B1C"/>
    <w:rsid w:val="004D7143"/>
    <w:rsid w:val="004E017A"/>
    <w:rsid w:val="004E1C95"/>
    <w:rsid w:val="004E2C81"/>
    <w:rsid w:val="004E421E"/>
    <w:rsid w:val="004E4D05"/>
    <w:rsid w:val="004E56DE"/>
    <w:rsid w:val="004E574B"/>
    <w:rsid w:val="004E62D8"/>
    <w:rsid w:val="004E6E70"/>
    <w:rsid w:val="004E7736"/>
    <w:rsid w:val="004F2220"/>
    <w:rsid w:val="004F2E5B"/>
    <w:rsid w:val="004F334D"/>
    <w:rsid w:val="004F389C"/>
    <w:rsid w:val="005012B2"/>
    <w:rsid w:val="00501536"/>
    <w:rsid w:val="005031D2"/>
    <w:rsid w:val="0050325C"/>
    <w:rsid w:val="00505318"/>
    <w:rsid w:val="00505A78"/>
    <w:rsid w:val="00505E05"/>
    <w:rsid w:val="005069D3"/>
    <w:rsid w:val="00507A91"/>
    <w:rsid w:val="005109A8"/>
    <w:rsid w:val="00510D21"/>
    <w:rsid w:val="00513D14"/>
    <w:rsid w:val="00520F71"/>
    <w:rsid w:val="00521D1E"/>
    <w:rsid w:val="00523F04"/>
    <w:rsid w:val="00526CE9"/>
    <w:rsid w:val="00532A3A"/>
    <w:rsid w:val="00532AF6"/>
    <w:rsid w:val="005336A0"/>
    <w:rsid w:val="00534C52"/>
    <w:rsid w:val="00535511"/>
    <w:rsid w:val="005360F1"/>
    <w:rsid w:val="00542360"/>
    <w:rsid w:val="00542780"/>
    <w:rsid w:val="00544A74"/>
    <w:rsid w:val="005458BA"/>
    <w:rsid w:val="0054705E"/>
    <w:rsid w:val="00550F7B"/>
    <w:rsid w:val="005540FF"/>
    <w:rsid w:val="0055414D"/>
    <w:rsid w:val="00555B54"/>
    <w:rsid w:val="00556D9E"/>
    <w:rsid w:val="0056028A"/>
    <w:rsid w:val="00561B67"/>
    <w:rsid w:val="00562EF8"/>
    <w:rsid w:val="005639E0"/>
    <w:rsid w:val="00563C60"/>
    <w:rsid w:val="0056496C"/>
    <w:rsid w:val="00565634"/>
    <w:rsid w:val="00570354"/>
    <w:rsid w:val="005727E0"/>
    <w:rsid w:val="00572F5A"/>
    <w:rsid w:val="0057315D"/>
    <w:rsid w:val="0057377F"/>
    <w:rsid w:val="00574271"/>
    <w:rsid w:val="00574BFF"/>
    <w:rsid w:val="00576BDF"/>
    <w:rsid w:val="00576E9E"/>
    <w:rsid w:val="0057703C"/>
    <w:rsid w:val="00581A2F"/>
    <w:rsid w:val="005822B2"/>
    <w:rsid w:val="0058301A"/>
    <w:rsid w:val="00583D02"/>
    <w:rsid w:val="0058791F"/>
    <w:rsid w:val="00587A7C"/>
    <w:rsid w:val="00595FBC"/>
    <w:rsid w:val="005976A6"/>
    <w:rsid w:val="00597CC5"/>
    <w:rsid w:val="005A15D2"/>
    <w:rsid w:val="005A2A60"/>
    <w:rsid w:val="005A33B8"/>
    <w:rsid w:val="005A409D"/>
    <w:rsid w:val="005A5D2F"/>
    <w:rsid w:val="005A673E"/>
    <w:rsid w:val="005A7D4B"/>
    <w:rsid w:val="005B046D"/>
    <w:rsid w:val="005B0C8C"/>
    <w:rsid w:val="005B381B"/>
    <w:rsid w:val="005B3979"/>
    <w:rsid w:val="005B6AA2"/>
    <w:rsid w:val="005C3707"/>
    <w:rsid w:val="005C3C52"/>
    <w:rsid w:val="005C73C6"/>
    <w:rsid w:val="005D2B49"/>
    <w:rsid w:val="005D3118"/>
    <w:rsid w:val="005D356A"/>
    <w:rsid w:val="005D693D"/>
    <w:rsid w:val="005D6A13"/>
    <w:rsid w:val="005D6A30"/>
    <w:rsid w:val="005E2ED3"/>
    <w:rsid w:val="005E365F"/>
    <w:rsid w:val="005E5660"/>
    <w:rsid w:val="005F00A2"/>
    <w:rsid w:val="005F2264"/>
    <w:rsid w:val="005F2AF8"/>
    <w:rsid w:val="005F403F"/>
    <w:rsid w:val="005F4206"/>
    <w:rsid w:val="005F522C"/>
    <w:rsid w:val="005F608D"/>
    <w:rsid w:val="005F6356"/>
    <w:rsid w:val="00605503"/>
    <w:rsid w:val="006060E0"/>
    <w:rsid w:val="00607481"/>
    <w:rsid w:val="00610CA6"/>
    <w:rsid w:val="00611190"/>
    <w:rsid w:val="00612381"/>
    <w:rsid w:val="006144A3"/>
    <w:rsid w:val="00614BC9"/>
    <w:rsid w:val="00614EFE"/>
    <w:rsid w:val="006156B7"/>
    <w:rsid w:val="00615D64"/>
    <w:rsid w:val="00617F04"/>
    <w:rsid w:val="00620FD4"/>
    <w:rsid w:val="006220C4"/>
    <w:rsid w:val="00626C86"/>
    <w:rsid w:val="00627C5C"/>
    <w:rsid w:val="00631C9D"/>
    <w:rsid w:val="0063276A"/>
    <w:rsid w:val="00632844"/>
    <w:rsid w:val="006363CA"/>
    <w:rsid w:val="00636E05"/>
    <w:rsid w:val="0064384C"/>
    <w:rsid w:val="0064558F"/>
    <w:rsid w:val="006455CE"/>
    <w:rsid w:val="00645CE1"/>
    <w:rsid w:val="006460B5"/>
    <w:rsid w:val="0064766E"/>
    <w:rsid w:val="00647A4E"/>
    <w:rsid w:val="006529CA"/>
    <w:rsid w:val="00656A28"/>
    <w:rsid w:val="00662222"/>
    <w:rsid w:val="00662E33"/>
    <w:rsid w:val="00664B0F"/>
    <w:rsid w:val="00664BB4"/>
    <w:rsid w:val="00665477"/>
    <w:rsid w:val="006655FA"/>
    <w:rsid w:val="006658A6"/>
    <w:rsid w:val="00665B90"/>
    <w:rsid w:val="00665FBB"/>
    <w:rsid w:val="00666B32"/>
    <w:rsid w:val="0066703F"/>
    <w:rsid w:val="00671DD8"/>
    <w:rsid w:val="00672C60"/>
    <w:rsid w:val="006744FA"/>
    <w:rsid w:val="00676CEA"/>
    <w:rsid w:val="00676E81"/>
    <w:rsid w:val="006901A5"/>
    <w:rsid w:val="0069078B"/>
    <w:rsid w:val="00690991"/>
    <w:rsid w:val="00690FBD"/>
    <w:rsid w:val="00691785"/>
    <w:rsid w:val="0069331C"/>
    <w:rsid w:val="00693709"/>
    <w:rsid w:val="00693C4D"/>
    <w:rsid w:val="00695131"/>
    <w:rsid w:val="00695455"/>
    <w:rsid w:val="0069614F"/>
    <w:rsid w:val="006969DE"/>
    <w:rsid w:val="00696B74"/>
    <w:rsid w:val="006A667C"/>
    <w:rsid w:val="006B1227"/>
    <w:rsid w:val="006B24DB"/>
    <w:rsid w:val="006B4051"/>
    <w:rsid w:val="006C1A1C"/>
    <w:rsid w:val="006C1BBB"/>
    <w:rsid w:val="006C2006"/>
    <w:rsid w:val="006C5ACD"/>
    <w:rsid w:val="006C725E"/>
    <w:rsid w:val="006C7604"/>
    <w:rsid w:val="006D38FD"/>
    <w:rsid w:val="006D3E39"/>
    <w:rsid w:val="006D3EAA"/>
    <w:rsid w:val="006D4C20"/>
    <w:rsid w:val="006D5FFB"/>
    <w:rsid w:val="006D742F"/>
    <w:rsid w:val="006D7F92"/>
    <w:rsid w:val="006E331D"/>
    <w:rsid w:val="006E62DA"/>
    <w:rsid w:val="006E70DF"/>
    <w:rsid w:val="006E7BC6"/>
    <w:rsid w:val="006F06F3"/>
    <w:rsid w:val="006F1935"/>
    <w:rsid w:val="006F444C"/>
    <w:rsid w:val="006F579B"/>
    <w:rsid w:val="006F6E95"/>
    <w:rsid w:val="006F7145"/>
    <w:rsid w:val="00700662"/>
    <w:rsid w:val="00702D2E"/>
    <w:rsid w:val="00703724"/>
    <w:rsid w:val="00704DBC"/>
    <w:rsid w:val="00706B03"/>
    <w:rsid w:val="00707282"/>
    <w:rsid w:val="00707C59"/>
    <w:rsid w:val="00707F96"/>
    <w:rsid w:val="00710382"/>
    <w:rsid w:val="0071238F"/>
    <w:rsid w:val="00713D25"/>
    <w:rsid w:val="00713F40"/>
    <w:rsid w:val="00714394"/>
    <w:rsid w:val="007168B4"/>
    <w:rsid w:val="00717C32"/>
    <w:rsid w:val="007203BD"/>
    <w:rsid w:val="007203C3"/>
    <w:rsid w:val="00723677"/>
    <w:rsid w:val="00725B41"/>
    <w:rsid w:val="00725F40"/>
    <w:rsid w:val="00730DE6"/>
    <w:rsid w:val="0073190F"/>
    <w:rsid w:val="007344A3"/>
    <w:rsid w:val="0073519A"/>
    <w:rsid w:val="007370FB"/>
    <w:rsid w:val="007375F7"/>
    <w:rsid w:val="00740923"/>
    <w:rsid w:val="00741116"/>
    <w:rsid w:val="007423D3"/>
    <w:rsid w:val="007425F4"/>
    <w:rsid w:val="007429FE"/>
    <w:rsid w:val="00743811"/>
    <w:rsid w:val="00754685"/>
    <w:rsid w:val="0075586D"/>
    <w:rsid w:val="0075614B"/>
    <w:rsid w:val="00757A9F"/>
    <w:rsid w:val="00757AE0"/>
    <w:rsid w:val="00760912"/>
    <w:rsid w:val="00761FB4"/>
    <w:rsid w:val="007620FC"/>
    <w:rsid w:val="0076333B"/>
    <w:rsid w:val="007646C6"/>
    <w:rsid w:val="0076638F"/>
    <w:rsid w:val="0077003C"/>
    <w:rsid w:val="00771670"/>
    <w:rsid w:val="00773E27"/>
    <w:rsid w:val="00774835"/>
    <w:rsid w:val="007750CD"/>
    <w:rsid w:val="007755A5"/>
    <w:rsid w:val="00775E78"/>
    <w:rsid w:val="00776E0A"/>
    <w:rsid w:val="00776F9D"/>
    <w:rsid w:val="00780B0E"/>
    <w:rsid w:val="00784DEB"/>
    <w:rsid w:val="00786A30"/>
    <w:rsid w:val="007879C3"/>
    <w:rsid w:val="00790FDB"/>
    <w:rsid w:val="007932D3"/>
    <w:rsid w:val="007956E5"/>
    <w:rsid w:val="007965E7"/>
    <w:rsid w:val="00796A36"/>
    <w:rsid w:val="00797E8F"/>
    <w:rsid w:val="007A033A"/>
    <w:rsid w:val="007A19BC"/>
    <w:rsid w:val="007A285F"/>
    <w:rsid w:val="007A312E"/>
    <w:rsid w:val="007A3752"/>
    <w:rsid w:val="007A43B3"/>
    <w:rsid w:val="007A521D"/>
    <w:rsid w:val="007A5338"/>
    <w:rsid w:val="007A6B19"/>
    <w:rsid w:val="007A7CF6"/>
    <w:rsid w:val="007B0324"/>
    <w:rsid w:val="007B2C36"/>
    <w:rsid w:val="007B353A"/>
    <w:rsid w:val="007B45C6"/>
    <w:rsid w:val="007B703C"/>
    <w:rsid w:val="007B7528"/>
    <w:rsid w:val="007C2438"/>
    <w:rsid w:val="007C274B"/>
    <w:rsid w:val="007C3571"/>
    <w:rsid w:val="007C38B7"/>
    <w:rsid w:val="007C5E64"/>
    <w:rsid w:val="007C692A"/>
    <w:rsid w:val="007D3877"/>
    <w:rsid w:val="007D3A4E"/>
    <w:rsid w:val="007D51D5"/>
    <w:rsid w:val="007D56F0"/>
    <w:rsid w:val="007D5B16"/>
    <w:rsid w:val="007D74A1"/>
    <w:rsid w:val="007DFDFB"/>
    <w:rsid w:val="007E208E"/>
    <w:rsid w:val="007F0EB1"/>
    <w:rsid w:val="007F1459"/>
    <w:rsid w:val="007F16AE"/>
    <w:rsid w:val="007F1B86"/>
    <w:rsid w:val="007F1DDC"/>
    <w:rsid w:val="007F1DEE"/>
    <w:rsid w:val="007F20C8"/>
    <w:rsid w:val="007F33C6"/>
    <w:rsid w:val="007F645C"/>
    <w:rsid w:val="008003D5"/>
    <w:rsid w:val="00800C92"/>
    <w:rsid w:val="00801DB2"/>
    <w:rsid w:val="00803050"/>
    <w:rsid w:val="0080314F"/>
    <w:rsid w:val="008049C9"/>
    <w:rsid w:val="00805350"/>
    <w:rsid w:val="00805EFB"/>
    <w:rsid w:val="0080635E"/>
    <w:rsid w:val="00814F8D"/>
    <w:rsid w:val="00815612"/>
    <w:rsid w:val="00817F02"/>
    <w:rsid w:val="00820BD2"/>
    <w:rsid w:val="00821B52"/>
    <w:rsid w:val="00821C5F"/>
    <w:rsid w:val="00821DDF"/>
    <w:rsid w:val="0082357E"/>
    <w:rsid w:val="008241D5"/>
    <w:rsid w:val="0082420F"/>
    <w:rsid w:val="0082506F"/>
    <w:rsid w:val="0082557A"/>
    <w:rsid w:val="00825D69"/>
    <w:rsid w:val="008276E3"/>
    <w:rsid w:val="00832F0F"/>
    <w:rsid w:val="008333C8"/>
    <w:rsid w:val="00836150"/>
    <w:rsid w:val="0083660D"/>
    <w:rsid w:val="00836827"/>
    <w:rsid w:val="0083729B"/>
    <w:rsid w:val="00837617"/>
    <w:rsid w:val="0084043F"/>
    <w:rsid w:val="00842F84"/>
    <w:rsid w:val="008447D4"/>
    <w:rsid w:val="008461F9"/>
    <w:rsid w:val="008471B4"/>
    <w:rsid w:val="0084721E"/>
    <w:rsid w:val="00847AB5"/>
    <w:rsid w:val="00850487"/>
    <w:rsid w:val="008525A2"/>
    <w:rsid w:val="00854C19"/>
    <w:rsid w:val="008574B0"/>
    <w:rsid w:val="00857746"/>
    <w:rsid w:val="00861892"/>
    <w:rsid w:val="00863765"/>
    <w:rsid w:val="00863B9B"/>
    <w:rsid w:val="00863E20"/>
    <w:rsid w:val="008644CD"/>
    <w:rsid w:val="00864D8F"/>
    <w:rsid w:val="00866BAB"/>
    <w:rsid w:val="00873539"/>
    <w:rsid w:val="00874338"/>
    <w:rsid w:val="008761AF"/>
    <w:rsid w:val="00877F62"/>
    <w:rsid w:val="0087DF22"/>
    <w:rsid w:val="00880B9B"/>
    <w:rsid w:val="0088163D"/>
    <w:rsid w:val="00883BD7"/>
    <w:rsid w:val="0088516C"/>
    <w:rsid w:val="00885F12"/>
    <w:rsid w:val="00890B80"/>
    <w:rsid w:val="00892868"/>
    <w:rsid w:val="00893134"/>
    <w:rsid w:val="00894982"/>
    <w:rsid w:val="00894DB2"/>
    <w:rsid w:val="00896F03"/>
    <w:rsid w:val="008A0058"/>
    <w:rsid w:val="008A1CA4"/>
    <w:rsid w:val="008A29F2"/>
    <w:rsid w:val="008B0A99"/>
    <w:rsid w:val="008B21CA"/>
    <w:rsid w:val="008B2909"/>
    <w:rsid w:val="008B2CD9"/>
    <w:rsid w:val="008B374E"/>
    <w:rsid w:val="008B4122"/>
    <w:rsid w:val="008B4A72"/>
    <w:rsid w:val="008B5775"/>
    <w:rsid w:val="008B5B4B"/>
    <w:rsid w:val="008B630E"/>
    <w:rsid w:val="008B706F"/>
    <w:rsid w:val="008C2B67"/>
    <w:rsid w:val="008C632E"/>
    <w:rsid w:val="008C7DA4"/>
    <w:rsid w:val="008D1F13"/>
    <w:rsid w:val="008D3522"/>
    <w:rsid w:val="008D4FB5"/>
    <w:rsid w:val="008D587F"/>
    <w:rsid w:val="008D6A00"/>
    <w:rsid w:val="008D77A4"/>
    <w:rsid w:val="008D7D7F"/>
    <w:rsid w:val="008D7D82"/>
    <w:rsid w:val="008E0924"/>
    <w:rsid w:val="008E2A12"/>
    <w:rsid w:val="008E4474"/>
    <w:rsid w:val="008E5DDE"/>
    <w:rsid w:val="008F39B3"/>
    <w:rsid w:val="008F7540"/>
    <w:rsid w:val="0090125B"/>
    <w:rsid w:val="009013F4"/>
    <w:rsid w:val="00902FFD"/>
    <w:rsid w:val="00903B3E"/>
    <w:rsid w:val="00904A37"/>
    <w:rsid w:val="00911AAA"/>
    <w:rsid w:val="00911B1A"/>
    <w:rsid w:val="00912D23"/>
    <w:rsid w:val="0091361F"/>
    <w:rsid w:val="00922E75"/>
    <w:rsid w:val="00923F61"/>
    <w:rsid w:val="009244FC"/>
    <w:rsid w:val="009252DF"/>
    <w:rsid w:val="00930F76"/>
    <w:rsid w:val="0093101C"/>
    <w:rsid w:val="009321A2"/>
    <w:rsid w:val="00936C83"/>
    <w:rsid w:val="00940D07"/>
    <w:rsid w:val="009415B3"/>
    <w:rsid w:val="00942097"/>
    <w:rsid w:val="0094368E"/>
    <w:rsid w:val="00944843"/>
    <w:rsid w:val="00945533"/>
    <w:rsid w:val="00946B90"/>
    <w:rsid w:val="009477D7"/>
    <w:rsid w:val="00953622"/>
    <w:rsid w:val="00954749"/>
    <w:rsid w:val="009565EA"/>
    <w:rsid w:val="009656B0"/>
    <w:rsid w:val="00965A48"/>
    <w:rsid w:val="00965E56"/>
    <w:rsid w:val="00965F28"/>
    <w:rsid w:val="00967F0D"/>
    <w:rsid w:val="00970171"/>
    <w:rsid w:val="00971D92"/>
    <w:rsid w:val="00972685"/>
    <w:rsid w:val="00972939"/>
    <w:rsid w:val="00974D9F"/>
    <w:rsid w:val="00977010"/>
    <w:rsid w:val="00982488"/>
    <w:rsid w:val="00983AC6"/>
    <w:rsid w:val="00984AAB"/>
    <w:rsid w:val="0098507B"/>
    <w:rsid w:val="0098688C"/>
    <w:rsid w:val="0099025D"/>
    <w:rsid w:val="0099207F"/>
    <w:rsid w:val="00992C97"/>
    <w:rsid w:val="0099427D"/>
    <w:rsid w:val="009969C2"/>
    <w:rsid w:val="00996FA2"/>
    <w:rsid w:val="0099F9E4"/>
    <w:rsid w:val="009A0179"/>
    <w:rsid w:val="009A2082"/>
    <w:rsid w:val="009A4010"/>
    <w:rsid w:val="009A4C35"/>
    <w:rsid w:val="009A5120"/>
    <w:rsid w:val="009A5336"/>
    <w:rsid w:val="009A64D9"/>
    <w:rsid w:val="009A6D8C"/>
    <w:rsid w:val="009A7093"/>
    <w:rsid w:val="009A7253"/>
    <w:rsid w:val="009B06E4"/>
    <w:rsid w:val="009B2019"/>
    <w:rsid w:val="009B3537"/>
    <w:rsid w:val="009B4B14"/>
    <w:rsid w:val="009B7D4C"/>
    <w:rsid w:val="009C305B"/>
    <w:rsid w:val="009C616F"/>
    <w:rsid w:val="009C7B6D"/>
    <w:rsid w:val="009D0225"/>
    <w:rsid w:val="009D2D19"/>
    <w:rsid w:val="009D33FE"/>
    <w:rsid w:val="009D36FD"/>
    <w:rsid w:val="009D3FA2"/>
    <w:rsid w:val="009E0AB5"/>
    <w:rsid w:val="009E0B79"/>
    <w:rsid w:val="009E4C15"/>
    <w:rsid w:val="009E6A6B"/>
    <w:rsid w:val="009E6D98"/>
    <w:rsid w:val="009E7A1F"/>
    <w:rsid w:val="009F06FD"/>
    <w:rsid w:val="009F0FB5"/>
    <w:rsid w:val="009F13B2"/>
    <w:rsid w:val="009F1ED2"/>
    <w:rsid w:val="009F2D93"/>
    <w:rsid w:val="009F43CD"/>
    <w:rsid w:val="009F50C4"/>
    <w:rsid w:val="009F5D24"/>
    <w:rsid w:val="009F6269"/>
    <w:rsid w:val="009F7DFE"/>
    <w:rsid w:val="009F7E35"/>
    <w:rsid w:val="00A00A4B"/>
    <w:rsid w:val="00A02BB5"/>
    <w:rsid w:val="00A04EB3"/>
    <w:rsid w:val="00A06070"/>
    <w:rsid w:val="00A067DD"/>
    <w:rsid w:val="00A06D64"/>
    <w:rsid w:val="00A070B6"/>
    <w:rsid w:val="00A07628"/>
    <w:rsid w:val="00A0773A"/>
    <w:rsid w:val="00A1140A"/>
    <w:rsid w:val="00A1278E"/>
    <w:rsid w:val="00A1370D"/>
    <w:rsid w:val="00A151EC"/>
    <w:rsid w:val="00A152AA"/>
    <w:rsid w:val="00A15622"/>
    <w:rsid w:val="00A17241"/>
    <w:rsid w:val="00A20619"/>
    <w:rsid w:val="00A2208D"/>
    <w:rsid w:val="00A228E9"/>
    <w:rsid w:val="00A238EA"/>
    <w:rsid w:val="00A246F8"/>
    <w:rsid w:val="00A24718"/>
    <w:rsid w:val="00A24EC4"/>
    <w:rsid w:val="00A25012"/>
    <w:rsid w:val="00A265CA"/>
    <w:rsid w:val="00A3158C"/>
    <w:rsid w:val="00A31956"/>
    <w:rsid w:val="00A3599F"/>
    <w:rsid w:val="00A35E25"/>
    <w:rsid w:val="00A41CDF"/>
    <w:rsid w:val="00A42135"/>
    <w:rsid w:val="00A45302"/>
    <w:rsid w:val="00A472B5"/>
    <w:rsid w:val="00A47819"/>
    <w:rsid w:val="00A53C0E"/>
    <w:rsid w:val="00A55760"/>
    <w:rsid w:val="00A56F3C"/>
    <w:rsid w:val="00A575E7"/>
    <w:rsid w:val="00A57616"/>
    <w:rsid w:val="00A64A09"/>
    <w:rsid w:val="00A64F3D"/>
    <w:rsid w:val="00A666BF"/>
    <w:rsid w:val="00A66CE7"/>
    <w:rsid w:val="00A7196D"/>
    <w:rsid w:val="00A722C4"/>
    <w:rsid w:val="00A72370"/>
    <w:rsid w:val="00A74EB8"/>
    <w:rsid w:val="00A75A61"/>
    <w:rsid w:val="00A767FC"/>
    <w:rsid w:val="00A77A1D"/>
    <w:rsid w:val="00A7E9AC"/>
    <w:rsid w:val="00A8038D"/>
    <w:rsid w:val="00A810D8"/>
    <w:rsid w:val="00A814FF"/>
    <w:rsid w:val="00A82316"/>
    <w:rsid w:val="00A83E1E"/>
    <w:rsid w:val="00A843FB"/>
    <w:rsid w:val="00A86123"/>
    <w:rsid w:val="00A87770"/>
    <w:rsid w:val="00A90190"/>
    <w:rsid w:val="00A92521"/>
    <w:rsid w:val="00A92A9F"/>
    <w:rsid w:val="00A94946"/>
    <w:rsid w:val="00A97497"/>
    <w:rsid w:val="00AA0015"/>
    <w:rsid w:val="00AA19FB"/>
    <w:rsid w:val="00AA247A"/>
    <w:rsid w:val="00AA24AC"/>
    <w:rsid w:val="00AA4958"/>
    <w:rsid w:val="00AA7808"/>
    <w:rsid w:val="00AA7EE1"/>
    <w:rsid w:val="00AB0647"/>
    <w:rsid w:val="00AB1071"/>
    <w:rsid w:val="00AB11E0"/>
    <w:rsid w:val="00AB3361"/>
    <w:rsid w:val="00AB3C57"/>
    <w:rsid w:val="00AB5408"/>
    <w:rsid w:val="00AB7D64"/>
    <w:rsid w:val="00AC75FB"/>
    <w:rsid w:val="00AC76E3"/>
    <w:rsid w:val="00AC775D"/>
    <w:rsid w:val="00AD094A"/>
    <w:rsid w:val="00AD154C"/>
    <w:rsid w:val="00AD2241"/>
    <w:rsid w:val="00AD409E"/>
    <w:rsid w:val="00AD6542"/>
    <w:rsid w:val="00AD6CE8"/>
    <w:rsid w:val="00AD78DF"/>
    <w:rsid w:val="00AD7EFD"/>
    <w:rsid w:val="00ADC3F2"/>
    <w:rsid w:val="00AE042B"/>
    <w:rsid w:val="00AE09FC"/>
    <w:rsid w:val="00AE170E"/>
    <w:rsid w:val="00AE6499"/>
    <w:rsid w:val="00AE7767"/>
    <w:rsid w:val="00AF0737"/>
    <w:rsid w:val="00AF0E0D"/>
    <w:rsid w:val="00AF1A9E"/>
    <w:rsid w:val="00AF22C4"/>
    <w:rsid w:val="00AF3A6B"/>
    <w:rsid w:val="00AF3C9B"/>
    <w:rsid w:val="00AF4C8D"/>
    <w:rsid w:val="00AF50FD"/>
    <w:rsid w:val="00AF57C5"/>
    <w:rsid w:val="00AF7A1A"/>
    <w:rsid w:val="00B01010"/>
    <w:rsid w:val="00B020FC"/>
    <w:rsid w:val="00B029A6"/>
    <w:rsid w:val="00B04479"/>
    <w:rsid w:val="00B06CF0"/>
    <w:rsid w:val="00B06E10"/>
    <w:rsid w:val="00B10B66"/>
    <w:rsid w:val="00B12B6F"/>
    <w:rsid w:val="00B15778"/>
    <w:rsid w:val="00B16036"/>
    <w:rsid w:val="00B16520"/>
    <w:rsid w:val="00B17E98"/>
    <w:rsid w:val="00B203F4"/>
    <w:rsid w:val="00B2221B"/>
    <w:rsid w:val="00B23968"/>
    <w:rsid w:val="00B23DD1"/>
    <w:rsid w:val="00B25BEE"/>
    <w:rsid w:val="00B3288C"/>
    <w:rsid w:val="00B33344"/>
    <w:rsid w:val="00B34506"/>
    <w:rsid w:val="00B34547"/>
    <w:rsid w:val="00B37393"/>
    <w:rsid w:val="00B41313"/>
    <w:rsid w:val="00B41BB1"/>
    <w:rsid w:val="00B4356D"/>
    <w:rsid w:val="00B46C8D"/>
    <w:rsid w:val="00B47D8B"/>
    <w:rsid w:val="00B523C8"/>
    <w:rsid w:val="00B53896"/>
    <w:rsid w:val="00B53F6D"/>
    <w:rsid w:val="00B542DF"/>
    <w:rsid w:val="00B561B2"/>
    <w:rsid w:val="00B56735"/>
    <w:rsid w:val="00B7039C"/>
    <w:rsid w:val="00B70746"/>
    <w:rsid w:val="00B710D0"/>
    <w:rsid w:val="00B739D1"/>
    <w:rsid w:val="00B74580"/>
    <w:rsid w:val="00B8457E"/>
    <w:rsid w:val="00B84FBF"/>
    <w:rsid w:val="00B85DE5"/>
    <w:rsid w:val="00B9003E"/>
    <w:rsid w:val="00B91B3B"/>
    <w:rsid w:val="00B9206A"/>
    <w:rsid w:val="00B92675"/>
    <w:rsid w:val="00B9351B"/>
    <w:rsid w:val="00B95012"/>
    <w:rsid w:val="00B960EE"/>
    <w:rsid w:val="00B9631C"/>
    <w:rsid w:val="00B973B7"/>
    <w:rsid w:val="00BA0D78"/>
    <w:rsid w:val="00BA2102"/>
    <w:rsid w:val="00BA2395"/>
    <w:rsid w:val="00BA275E"/>
    <w:rsid w:val="00BA4588"/>
    <w:rsid w:val="00BA4D6E"/>
    <w:rsid w:val="00BA723F"/>
    <w:rsid w:val="00BB0544"/>
    <w:rsid w:val="00BB16BA"/>
    <w:rsid w:val="00BB1C86"/>
    <w:rsid w:val="00BB62C6"/>
    <w:rsid w:val="00BB6F55"/>
    <w:rsid w:val="00BB733E"/>
    <w:rsid w:val="00BC218B"/>
    <w:rsid w:val="00BC2A8D"/>
    <w:rsid w:val="00BC5258"/>
    <w:rsid w:val="00BC701B"/>
    <w:rsid w:val="00BC7EF4"/>
    <w:rsid w:val="00BC7FC2"/>
    <w:rsid w:val="00BCE531"/>
    <w:rsid w:val="00BD0031"/>
    <w:rsid w:val="00BD0092"/>
    <w:rsid w:val="00BD1CBF"/>
    <w:rsid w:val="00BD1E0F"/>
    <w:rsid w:val="00BD2238"/>
    <w:rsid w:val="00BD2306"/>
    <w:rsid w:val="00BD3F17"/>
    <w:rsid w:val="00BD44D4"/>
    <w:rsid w:val="00BD4EEA"/>
    <w:rsid w:val="00BE1193"/>
    <w:rsid w:val="00BE6063"/>
    <w:rsid w:val="00BE6967"/>
    <w:rsid w:val="00BE6BEE"/>
    <w:rsid w:val="00BF324E"/>
    <w:rsid w:val="00BF66DA"/>
    <w:rsid w:val="00BF6790"/>
    <w:rsid w:val="00C001A8"/>
    <w:rsid w:val="00C007F2"/>
    <w:rsid w:val="00C01613"/>
    <w:rsid w:val="00C02C52"/>
    <w:rsid w:val="00C02D11"/>
    <w:rsid w:val="00C0342E"/>
    <w:rsid w:val="00C05A20"/>
    <w:rsid w:val="00C10B58"/>
    <w:rsid w:val="00C10CA4"/>
    <w:rsid w:val="00C10DC5"/>
    <w:rsid w:val="00C12E58"/>
    <w:rsid w:val="00C13743"/>
    <w:rsid w:val="00C14543"/>
    <w:rsid w:val="00C17E12"/>
    <w:rsid w:val="00C2185E"/>
    <w:rsid w:val="00C22525"/>
    <w:rsid w:val="00C2328F"/>
    <w:rsid w:val="00C246F1"/>
    <w:rsid w:val="00C249C7"/>
    <w:rsid w:val="00C25092"/>
    <w:rsid w:val="00C3035E"/>
    <w:rsid w:val="00C31716"/>
    <w:rsid w:val="00C31EBE"/>
    <w:rsid w:val="00C32667"/>
    <w:rsid w:val="00C33877"/>
    <w:rsid w:val="00C36600"/>
    <w:rsid w:val="00C37C1E"/>
    <w:rsid w:val="00C40C99"/>
    <w:rsid w:val="00C410B5"/>
    <w:rsid w:val="00C4258E"/>
    <w:rsid w:val="00C425F8"/>
    <w:rsid w:val="00C42F14"/>
    <w:rsid w:val="00C437B5"/>
    <w:rsid w:val="00C4749C"/>
    <w:rsid w:val="00C47930"/>
    <w:rsid w:val="00C52B3E"/>
    <w:rsid w:val="00C54D47"/>
    <w:rsid w:val="00C563D9"/>
    <w:rsid w:val="00C60845"/>
    <w:rsid w:val="00C60A8E"/>
    <w:rsid w:val="00C61EA3"/>
    <w:rsid w:val="00C61F40"/>
    <w:rsid w:val="00C6277A"/>
    <w:rsid w:val="00C65881"/>
    <w:rsid w:val="00C67522"/>
    <w:rsid w:val="00C67FA2"/>
    <w:rsid w:val="00C67FF0"/>
    <w:rsid w:val="00C74CE3"/>
    <w:rsid w:val="00C75ADC"/>
    <w:rsid w:val="00C75B17"/>
    <w:rsid w:val="00C776C9"/>
    <w:rsid w:val="00C77A7E"/>
    <w:rsid w:val="00C80A20"/>
    <w:rsid w:val="00C80F71"/>
    <w:rsid w:val="00C81252"/>
    <w:rsid w:val="00C81E11"/>
    <w:rsid w:val="00C82D56"/>
    <w:rsid w:val="00C8361F"/>
    <w:rsid w:val="00C83BCB"/>
    <w:rsid w:val="00C84868"/>
    <w:rsid w:val="00C866C2"/>
    <w:rsid w:val="00C90085"/>
    <w:rsid w:val="00C9028E"/>
    <w:rsid w:val="00C91801"/>
    <w:rsid w:val="00C93EA2"/>
    <w:rsid w:val="00C94049"/>
    <w:rsid w:val="00C96589"/>
    <w:rsid w:val="00C96960"/>
    <w:rsid w:val="00C96A1F"/>
    <w:rsid w:val="00C96B6F"/>
    <w:rsid w:val="00C97FAA"/>
    <w:rsid w:val="00CA040F"/>
    <w:rsid w:val="00CA0B28"/>
    <w:rsid w:val="00CA16BA"/>
    <w:rsid w:val="00CA330E"/>
    <w:rsid w:val="00CA398D"/>
    <w:rsid w:val="00CA5361"/>
    <w:rsid w:val="00CA5506"/>
    <w:rsid w:val="00CA6112"/>
    <w:rsid w:val="00CA664F"/>
    <w:rsid w:val="00CA72BB"/>
    <w:rsid w:val="00CA75AF"/>
    <w:rsid w:val="00CB129E"/>
    <w:rsid w:val="00CB1BFA"/>
    <w:rsid w:val="00CB28BB"/>
    <w:rsid w:val="00CB3104"/>
    <w:rsid w:val="00CB3694"/>
    <w:rsid w:val="00CB43D5"/>
    <w:rsid w:val="00CB4867"/>
    <w:rsid w:val="00CB5E4C"/>
    <w:rsid w:val="00CB627C"/>
    <w:rsid w:val="00CB75A6"/>
    <w:rsid w:val="00CC05BD"/>
    <w:rsid w:val="00CC14CD"/>
    <w:rsid w:val="00CC1689"/>
    <w:rsid w:val="00CC2155"/>
    <w:rsid w:val="00CC2EF5"/>
    <w:rsid w:val="00CC3155"/>
    <w:rsid w:val="00CC42C5"/>
    <w:rsid w:val="00CC7338"/>
    <w:rsid w:val="00CC753B"/>
    <w:rsid w:val="00CD0983"/>
    <w:rsid w:val="00CD31E8"/>
    <w:rsid w:val="00CD3B3E"/>
    <w:rsid w:val="00CD4473"/>
    <w:rsid w:val="00CD44B7"/>
    <w:rsid w:val="00CD7770"/>
    <w:rsid w:val="00CE1857"/>
    <w:rsid w:val="00CE1C6A"/>
    <w:rsid w:val="00CE2413"/>
    <w:rsid w:val="00CE41D8"/>
    <w:rsid w:val="00CE56DD"/>
    <w:rsid w:val="00CE713B"/>
    <w:rsid w:val="00CF270E"/>
    <w:rsid w:val="00CF3167"/>
    <w:rsid w:val="00CF41B9"/>
    <w:rsid w:val="00CF469F"/>
    <w:rsid w:val="00CF5738"/>
    <w:rsid w:val="00CF57D9"/>
    <w:rsid w:val="00CF6056"/>
    <w:rsid w:val="00D01577"/>
    <w:rsid w:val="00D02000"/>
    <w:rsid w:val="00D03E77"/>
    <w:rsid w:val="00D05C80"/>
    <w:rsid w:val="00D07617"/>
    <w:rsid w:val="00D11AAD"/>
    <w:rsid w:val="00D123B3"/>
    <w:rsid w:val="00D12E15"/>
    <w:rsid w:val="00D133DA"/>
    <w:rsid w:val="00D14170"/>
    <w:rsid w:val="00D141ED"/>
    <w:rsid w:val="00D1539D"/>
    <w:rsid w:val="00D16558"/>
    <w:rsid w:val="00D17B72"/>
    <w:rsid w:val="00D20033"/>
    <w:rsid w:val="00D20BC6"/>
    <w:rsid w:val="00D230C4"/>
    <w:rsid w:val="00D23C54"/>
    <w:rsid w:val="00D24D22"/>
    <w:rsid w:val="00D24D8F"/>
    <w:rsid w:val="00D264FE"/>
    <w:rsid w:val="00D26CB5"/>
    <w:rsid w:val="00D2721D"/>
    <w:rsid w:val="00D3005E"/>
    <w:rsid w:val="00D328AA"/>
    <w:rsid w:val="00D3299C"/>
    <w:rsid w:val="00D32D53"/>
    <w:rsid w:val="00D34D70"/>
    <w:rsid w:val="00D3546E"/>
    <w:rsid w:val="00D35917"/>
    <w:rsid w:val="00D36F51"/>
    <w:rsid w:val="00D373FE"/>
    <w:rsid w:val="00D40127"/>
    <w:rsid w:val="00D42717"/>
    <w:rsid w:val="00D46A7A"/>
    <w:rsid w:val="00D47DEB"/>
    <w:rsid w:val="00D50B95"/>
    <w:rsid w:val="00D50BC7"/>
    <w:rsid w:val="00D51202"/>
    <w:rsid w:val="00D52ED4"/>
    <w:rsid w:val="00D533E2"/>
    <w:rsid w:val="00D54FCD"/>
    <w:rsid w:val="00D61D2F"/>
    <w:rsid w:val="00D62057"/>
    <w:rsid w:val="00D62B85"/>
    <w:rsid w:val="00D67C52"/>
    <w:rsid w:val="00D70051"/>
    <w:rsid w:val="00D7334A"/>
    <w:rsid w:val="00D73B74"/>
    <w:rsid w:val="00D745E6"/>
    <w:rsid w:val="00D75314"/>
    <w:rsid w:val="00D77B0C"/>
    <w:rsid w:val="00D804F5"/>
    <w:rsid w:val="00D818EB"/>
    <w:rsid w:val="00D82DC4"/>
    <w:rsid w:val="00D83E51"/>
    <w:rsid w:val="00D87354"/>
    <w:rsid w:val="00D914E8"/>
    <w:rsid w:val="00D93528"/>
    <w:rsid w:val="00D93FBE"/>
    <w:rsid w:val="00D94832"/>
    <w:rsid w:val="00D95628"/>
    <w:rsid w:val="00D9688F"/>
    <w:rsid w:val="00D977A5"/>
    <w:rsid w:val="00D97E98"/>
    <w:rsid w:val="00DA2D44"/>
    <w:rsid w:val="00DA34B0"/>
    <w:rsid w:val="00DA3AF8"/>
    <w:rsid w:val="00DA4191"/>
    <w:rsid w:val="00DA474F"/>
    <w:rsid w:val="00DA5925"/>
    <w:rsid w:val="00DA66D0"/>
    <w:rsid w:val="00DB1802"/>
    <w:rsid w:val="00DB2E69"/>
    <w:rsid w:val="00DB3305"/>
    <w:rsid w:val="00DB3CB2"/>
    <w:rsid w:val="00DB4244"/>
    <w:rsid w:val="00DB5C42"/>
    <w:rsid w:val="00DC1525"/>
    <w:rsid w:val="00DC2E10"/>
    <w:rsid w:val="00DC30C8"/>
    <w:rsid w:val="00DC3AD3"/>
    <w:rsid w:val="00DC3F4E"/>
    <w:rsid w:val="00DD4A83"/>
    <w:rsid w:val="00DD5D2F"/>
    <w:rsid w:val="00DD5D92"/>
    <w:rsid w:val="00DE0C50"/>
    <w:rsid w:val="00DE1231"/>
    <w:rsid w:val="00DE40A5"/>
    <w:rsid w:val="00DE60F8"/>
    <w:rsid w:val="00DE6102"/>
    <w:rsid w:val="00DE67E7"/>
    <w:rsid w:val="00DE6AEF"/>
    <w:rsid w:val="00DF2D6E"/>
    <w:rsid w:val="00DF370D"/>
    <w:rsid w:val="00DF45B5"/>
    <w:rsid w:val="00DF47C2"/>
    <w:rsid w:val="00DF5E47"/>
    <w:rsid w:val="00DF7721"/>
    <w:rsid w:val="00DF7BEB"/>
    <w:rsid w:val="00DF7FF0"/>
    <w:rsid w:val="00E00016"/>
    <w:rsid w:val="00E03BCF"/>
    <w:rsid w:val="00E05329"/>
    <w:rsid w:val="00E07963"/>
    <w:rsid w:val="00E11BDC"/>
    <w:rsid w:val="00E12AD4"/>
    <w:rsid w:val="00E12D01"/>
    <w:rsid w:val="00E14AC1"/>
    <w:rsid w:val="00E1505D"/>
    <w:rsid w:val="00E169E8"/>
    <w:rsid w:val="00E173C1"/>
    <w:rsid w:val="00E209EC"/>
    <w:rsid w:val="00E21799"/>
    <w:rsid w:val="00E231A7"/>
    <w:rsid w:val="00E23D6E"/>
    <w:rsid w:val="00E30E34"/>
    <w:rsid w:val="00E3512B"/>
    <w:rsid w:val="00E371A5"/>
    <w:rsid w:val="00E373DB"/>
    <w:rsid w:val="00E37FF9"/>
    <w:rsid w:val="00E40777"/>
    <w:rsid w:val="00E42444"/>
    <w:rsid w:val="00E43155"/>
    <w:rsid w:val="00E444FA"/>
    <w:rsid w:val="00E501A8"/>
    <w:rsid w:val="00E52A9A"/>
    <w:rsid w:val="00E53529"/>
    <w:rsid w:val="00E54438"/>
    <w:rsid w:val="00E55561"/>
    <w:rsid w:val="00E615E9"/>
    <w:rsid w:val="00E67D14"/>
    <w:rsid w:val="00E70E4D"/>
    <w:rsid w:val="00E72580"/>
    <w:rsid w:val="00E74258"/>
    <w:rsid w:val="00E749DC"/>
    <w:rsid w:val="00E74BF2"/>
    <w:rsid w:val="00E807E0"/>
    <w:rsid w:val="00E83460"/>
    <w:rsid w:val="00E8348D"/>
    <w:rsid w:val="00E8419B"/>
    <w:rsid w:val="00E86A48"/>
    <w:rsid w:val="00E8758A"/>
    <w:rsid w:val="00E876C3"/>
    <w:rsid w:val="00E90101"/>
    <w:rsid w:val="00E9064E"/>
    <w:rsid w:val="00E90FE2"/>
    <w:rsid w:val="00E91687"/>
    <w:rsid w:val="00E9313A"/>
    <w:rsid w:val="00E94EB8"/>
    <w:rsid w:val="00E9610F"/>
    <w:rsid w:val="00E966E6"/>
    <w:rsid w:val="00E97750"/>
    <w:rsid w:val="00EA16C3"/>
    <w:rsid w:val="00EA61C5"/>
    <w:rsid w:val="00EB4BAE"/>
    <w:rsid w:val="00EB7BCA"/>
    <w:rsid w:val="00EB7FB0"/>
    <w:rsid w:val="00EC1116"/>
    <w:rsid w:val="00EC384A"/>
    <w:rsid w:val="00EC3FFB"/>
    <w:rsid w:val="00EC53D7"/>
    <w:rsid w:val="00EC5825"/>
    <w:rsid w:val="00EC7704"/>
    <w:rsid w:val="00EC7AD4"/>
    <w:rsid w:val="00ED0C0A"/>
    <w:rsid w:val="00ED14E5"/>
    <w:rsid w:val="00ED2C9D"/>
    <w:rsid w:val="00ED5243"/>
    <w:rsid w:val="00EE08C0"/>
    <w:rsid w:val="00EE0BDF"/>
    <w:rsid w:val="00EE1EC7"/>
    <w:rsid w:val="00EE3CE5"/>
    <w:rsid w:val="00EE57E8"/>
    <w:rsid w:val="00EE6497"/>
    <w:rsid w:val="00EE6D36"/>
    <w:rsid w:val="00EF09B9"/>
    <w:rsid w:val="00EF213C"/>
    <w:rsid w:val="00EF2354"/>
    <w:rsid w:val="00EF5487"/>
    <w:rsid w:val="00F0661F"/>
    <w:rsid w:val="00F0693E"/>
    <w:rsid w:val="00F076F4"/>
    <w:rsid w:val="00F07F67"/>
    <w:rsid w:val="00F13D62"/>
    <w:rsid w:val="00F141C4"/>
    <w:rsid w:val="00F16CDC"/>
    <w:rsid w:val="00F27BA1"/>
    <w:rsid w:val="00F323AD"/>
    <w:rsid w:val="00F35FDA"/>
    <w:rsid w:val="00F36E29"/>
    <w:rsid w:val="00F379B8"/>
    <w:rsid w:val="00F4245C"/>
    <w:rsid w:val="00F45578"/>
    <w:rsid w:val="00F459A5"/>
    <w:rsid w:val="00F45C44"/>
    <w:rsid w:val="00F47911"/>
    <w:rsid w:val="00F517B1"/>
    <w:rsid w:val="00F53001"/>
    <w:rsid w:val="00F538C1"/>
    <w:rsid w:val="00F550D9"/>
    <w:rsid w:val="00F5615E"/>
    <w:rsid w:val="00F60D23"/>
    <w:rsid w:val="00F62F9A"/>
    <w:rsid w:val="00F6345D"/>
    <w:rsid w:val="00F64A3C"/>
    <w:rsid w:val="00F65C7A"/>
    <w:rsid w:val="00F67202"/>
    <w:rsid w:val="00F70C95"/>
    <w:rsid w:val="00F7134F"/>
    <w:rsid w:val="00F731F4"/>
    <w:rsid w:val="00F73B31"/>
    <w:rsid w:val="00F73D30"/>
    <w:rsid w:val="00F741A2"/>
    <w:rsid w:val="00F74239"/>
    <w:rsid w:val="00F747BC"/>
    <w:rsid w:val="00F74C92"/>
    <w:rsid w:val="00F74DFC"/>
    <w:rsid w:val="00F7786A"/>
    <w:rsid w:val="00F80DB0"/>
    <w:rsid w:val="00F82877"/>
    <w:rsid w:val="00F85E20"/>
    <w:rsid w:val="00F901FA"/>
    <w:rsid w:val="00F902ED"/>
    <w:rsid w:val="00F90C50"/>
    <w:rsid w:val="00F94E57"/>
    <w:rsid w:val="00F97986"/>
    <w:rsid w:val="00FA2F25"/>
    <w:rsid w:val="00FA39B6"/>
    <w:rsid w:val="00FA4D03"/>
    <w:rsid w:val="00FA5810"/>
    <w:rsid w:val="00FA5F69"/>
    <w:rsid w:val="00FB1414"/>
    <w:rsid w:val="00FB1D78"/>
    <w:rsid w:val="00FB33DB"/>
    <w:rsid w:val="00FB4FD1"/>
    <w:rsid w:val="00FB5091"/>
    <w:rsid w:val="00FB6E07"/>
    <w:rsid w:val="00FB73FA"/>
    <w:rsid w:val="00FC736F"/>
    <w:rsid w:val="00FD0C44"/>
    <w:rsid w:val="00FD10C1"/>
    <w:rsid w:val="00FD1331"/>
    <w:rsid w:val="00FD1562"/>
    <w:rsid w:val="00FD23B2"/>
    <w:rsid w:val="00FD3169"/>
    <w:rsid w:val="00FD3D07"/>
    <w:rsid w:val="00FD629F"/>
    <w:rsid w:val="00FD6FDE"/>
    <w:rsid w:val="00FE05EF"/>
    <w:rsid w:val="00FE1509"/>
    <w:rsid w:val="00FE1559"/>
    <w:rsid w:val="00FE2012"/>
    <w:rsid w:val="00FE206B"/>
    <w:rsid w:val="00FE218A"/>
    <w:rsid w:val="00FE5520"/>
    <w:rsid w:val="00FE58B1"/>
    <w:rsid w:val="00FE5FC0"/>
    <w:rsid w:val="00FE7676"/>
    <w:rsid w:val="00FE7710"/>
    <w:rsid w:val="00FF2EE6"/>
    <w:rsid w:val="00FF382C"/>
    <w:rsid w:val="00FF65A5"/>
    <w:rsid w:val="01332C7C"/>
    <w:rsid w:val="014223A5"/>
    <w:rsid w:val="01441942"/>
    <w:rsid w:val="014DF795"/>
    <w:rsid w:val="019747A7"/>
    <w:rsid w:val="01A01E92"/>
    <w:rsid w:val="01A8FFB2"/>
    <w:rsid w:val="01C457C1"/>
    <w:rsid w:val="01EC05B9"/>
    <w:rsid w:val="01EDCC5A"/>
    <w:rsid w:val="01F1B18A"/>
    <w:rsid w:val="023DD702"/>
    <w:rsid w:val="026FD528"/>
    <w:rsid w:val="02770EC9"/>
    <w:rsid w:val="027AD34B"/>
    <w:rsid w:val="02B7B8A0"/>
    <w:rsid w:val="02BC52C2"/>
    <w:rsid w:val="02C34BAE"/>
    <w:rsid w:val="02CDE87B"/>
    <w:rsid w:val="02D7F795"/>
    <w:rsid w:val="02F291C7"/>
    <w:rsid w:val="02F8F0E9"/>
    <w:rsid w:val="034CBA37"/>
    <w:rsid w:val="0358429B"/>
    <w:rsid w:val="036D73FE"/>
    <w:rsid w:val="03899CBB"/>
    <w:rsid w:val="03C38359"/>
    <w:rsid w:val="03C41615"/>
    <w:rsid w:val="03F3D389"/>
    <w:rsid w:val="0402D98F"/>
    <w:rsid w:val="0416D79A"/>
    <w:rsid w:val="04388FA4"/>
    <w:rsid w:val="044243FF"/>
    <w:rsid w:val="0446E1FE"/>
    <w:rsid w:val="04476203"/>
    <w:rsid w:val="04778C1F"/>
    <w:rsid w:val="048DCD6D"/>
    <w:rsid w:val="04AB8209"/>
    <w:rsid w:val="04B21165"/>
    <w:rsid w:val="04C0309E"/>
    <w:rsid w:val="053BCF56"/>
    <w:rsid w:val="05657ABC"/>
    <w:rsid w:val="0569351B"/>
    <w:rsid w:val="057AA726"/>
    <w:rsid w:val="057E3B59"/>
    <w:rsid w:val="057EF261"/>
    <w:rsid w:val="0582B393"/>
    <w:rsid w:val="05954C9D"/>
    <w:rsid w:val="059A4422"/>
    <w:rsid w:val="059CAD20"/>
    <w:rsid w:val="05A48C83"/>
    <w:rsid w:val="05AF7B71"/>
    <w:rsid w:val="05B31E70"/>
    <w:rsid w:val="05B6DC91"/>
    <w:rsid w:val="05C92B82"/>
    <w:rsid w:val="05CA34CA"/>
    <w:rsid w:val="05D3EFB4"/>
    <w:rsid w:val="05FF28E7"/>
    <w:rsid w:val="06035D22"/>
    <w:rsid w:val="06048497"/>
    <w:rsid w:val="06174B81"/>
    <w:rsid w:val="062370F1"/>
    <w:rsid w:val="062CFC18"/>
    <w:rsid w:val="062F9907"/>
    <w:rsid w:val="063EAFE8"/>
    <w:rsid w:val="0641D320"/>
    <w:rsid w:val="064B2F00"/>
    <w:rsid w:val="065EAC24"/>
    <w:rsid w:val="065F75E8"/>
    <w:rsid w:val="066E47A5"/>
    <w:rsid w:val="0692DF30"/>
    <w:rsid w:val="069BDA8D"/>
    <w:rsid w:val="06DB4EBA"/>
    <w:rsid w:val="06DB50B7"/>
    <w:rsid w:val="06DEF954"/>
    <w:rsid w:val="06E38348"/>
    <w:rsid w:val="06E98A62"/>
    <w:rsid w:val="06ED0417"/>
    <w:rsid w:val="0710B7DB"/>
    <w:rsid w:val="07274528"/>
    <w:rsid w:val="0734CEC9"/>
    <w:rsid w:val="07361483"/>
    <w:rsid w:val="07440CE0"/>
    <w:rsid w:val="074D9FD5"/>
    <w:rsid w:val="0750A36B"/>
    <w:rsid w:val="0750F76F"/>
    <w:rsid w:val="075F2FCE"/>
    <w:rsid w:val="0766616C"/>
    <w:rsid w:val="07776F37"/>
    <w:rsid w:val="0798244B"/>
    <w:rsid w:val="07B9D336"/>
    <w:rsid w:val="07BDB2AD"/>
    <w:rsid w:val="07CAED4D"/>
    <w:rsid w:val="07D80CE1"/>
    <w:rsid w:val="0826B1B9"/>
    <w:rsid w:val="08506635"/>
    <w:rsid w:val="085236D9"/>
    <w:rsid w:val="08534506"/>
    <w:rsid w:val="0869D637"/>
    <w:rsid w:val="0870A382"/>
    <w:rsid w:val="08A2A1D8"/>
    <w:rsid w:val="08B01E71"/>
    <w:rsid w:val="08B4FDC0"/>
    <w:rsid w:val="08B69323"/>
    <w:rsid w:val="08D534D2"/>
    <w:rsid w:val="08E21329"/>
    <w:rsid w:val="08F0E5D2"/>
    <w:rsid w:val="08FB002F"/>
    <w:rsid w:val="08FBADE4"/>
    <w:rsid w:val="09246C2E"/>
    <w:rsid w:val="09275F27"/>
    <w:rsid w:val="095204FE"/>
    <w:rsid w:val="095EDCC3"/>
    <w:rsid w:val="096C1A26"/>
    <w:rsid w:val="09A621CD"/>
    <w:rsid w:val="09AF5C9D"/>
    <w:rsid w:val="09BD798C"/>
    <w:rsid w:val="09E7E8C8"/>
    <w:rsid w:val="09E80ED4"/>
    <w:rsid w:val="09F3202B"/>
    <w:rsid w:val="09F59C51"/>
    <w:rsid w:val="0A0B2013"/>
    <w:rsid w:val="0A3A9155"/>
    <w:rsid w:val="0A3ED5B0"/>
    <w:rsid w:val="0A57E6EA"/>
    <w:rsid w:val="0A75AB0A"/>
    <w:rsid w:val="0A7F230E"/>
    <w:rsid w:val="0A8588ED"/>
    <w:rsid w:val="0A88BB79"/>
    <w:rsid w:val="0AA9A228"/>
    <w:rsid w:val="0AAD2BCE"/>
    <w:rsid w:val="0AC96553"/>
    <w:rsid w:val="0AE53489"/>
    <w:rsid w:val="0AFEC6E6"/>
    <w:rsid w:val="0B0715A6"/>
    <w:rsid w:val="0B205158"/>
    <w:rsid w:val="0B2F2FAB"/>
    <w:rsid w:val="0B36C5FA"/>
    <w:rsid w:val="0B44E8EB"/>
    <w:rsid w:val="0B5A675A"/>
    <w:rsid w:val="0B5C8849"/>
    <w:rsid w:val="0B74199A"/>
    <w:rsid w:val="0B86F406"/>
    <w:rsid w:val="0B8B4E8C"/>
    <w:rsid w:val="0B95D76B"/>
    <w:rsid w:val="0BA2F9B3"/>
    <w:rsid w:val="0BD0C77E"/>
    <w:rsid w:val="0BD13F41"/>
    <w:rsid w:val="0BD28FE9"/>
    <w:rsid w:val="0C032A59"/>
    <w:rsid w:val="0C193F10"/>
    <w:rsid w:val="0C25C323"/>
    <w:rsid w:val="0C2822C0"/>
    <w:rsid w:val="0C36B312"/>
    <w:rsid w:val="0C46CA8C"/>
    <w:rsid w:val="0C5458FD"/>
    <w:rsid w:val="0C5DCD73"/>
    <w:rsid w:val="0C699252"/>
    <w:rsid w:val="0C6CE30E"/>
    <w:rsid w:val="0C77FE46"/>
    <w:rsid w:val="0CA0B119"/>
    <w:rsid w:val="0CB7792A"/>
    <w:rsid w:val="0CC236CF"/>
    <w:rsid w:val="0CC2D7A9"/>
    <w:rsid w:val="0CC8F6B3"/>
    <w:rsid w:val="0CE8420A"/>
    <w:rsid w:val="0CF56939"/>
    <w:rsid w:val="0CF858AA"/>
    <w:rsid w:val="0CF94D3A"/>
    <w:rsid w:val="0CFB2DE7"/>
    <w:rsid w:val="0D142037"/>
    <w:rsid w:val="0D1C1ADE"/>
    <w:rsid w:val="0D3B2CA8"/>
    <w:rsid w:val="0D74F3EE"/>
    <w:rsid w:val="0D82903C"/>
    <w:rsid w:val="0D85DC2C"/>
    <w:rsid w:val="0D87E3D4"/>
    <w:rsid w:val="0D98872E"/>
    <w:rsid w:val="0DB4A282"/>
    <w:rsid w:val="0DBFE4EF"/>
    <w:rsid w:val="0DD4302A"/>
    <w:rsid w:val="0DDABBE1"/>
    <w:rsid w:val="0DF2A4E8"/>
    <w:rsid w:val="0E010615"/>
    <w:rsid w:val="0E035E72"/>
    <w:rsid w:val="0E108574"/>
    <w:rsid w:val="0E1C874A"/>
    <w:rsid w:val="0E33B16C"/>
    <w:rsid w:val="0E428646"/>
    <w:rsid w:val="0E4B2DF4"/>
    <w:rsid w:val="0E5A51D5"/>
    <w:rsid w:val="0E5CB156"/>
    <w:rsid w:val="0E80ED6C"/>
    <w:rsid w:val="0E8996EE"/>
    <w:rsid w:val="0EC82969"/>
    <w:rsid w:val="0ECF0FF1"/>
    <w:rsid w:val="0ED57426"/>
    <w:rsid w:val="0ED6FD09"/>
    <w:rsid w:val="0EF14269"/>
    <w:rsid w:val="0F16DB34"/>
    <w:rsid w:val="0F1F8342"/>
    <w:rsid w:val="0F21A2BE"/>
    <w:rsid w:val="0F239515"/>
    <w:rsid w:val="0F2E12B1"/>
    <w:rsid w:val="0F32C8B4"/>
    <w:rsid w:val="0F716778"/>
    <w:rsid w:val="0F857877"/>
    <w:rsid w:val="0FA30C84"/>
    <w:rsid w:val="0FADC5BF"/>
    <w:rsid w:val="0FB98526"/>
    <w:rsid w:val="0FD33031"/>
    <w:rsid w:val="0FF4599D"/>
    <w:rsid w:val="10009C0F"/>
    <w:rsid w:val="102CDFDF"/>
    <w:rsid w:val="105126D8"/>
    <w:rsid w:val="1052B65D"/>
    <w:rsid w:val="107D8975"/>
    <w:rsid w:val="107E8594"/>
    <w:rsid w:val="1084CE68"/>
    <w:rsid w:val="108D61CB"/>
    <w:rsid w:val="10A7623C"/>
    <w:rsid w:val="10AD9C4D"/>
    <w:rsid w:val="10BA0C0E"/>
    <w:rsid w:val="10BF7D66"/>
    <w:rsid w:val="10E5B255"/>
    <w:rsid w:val="10FB0EED"/>
    <w:rsid w:val="1138A6DA"/>
    <w:rsid w:val="117FDA33"/>
    <w:rsid w:val="1186FBDB"/>
    <w:rsid w:val="11A17A4E"/>
    <w:rsid w:val="11A518E3"/>
    <w:rsid w:val="11ADB137"/>
    <w:rsid w:val="11B562E8"/>
    <w:rsid w:val="11CBC9CD"/>
    <w:rsid w:val="11D87F09"/>
    <w:rsid w:val="11E942BB"/>
    <w:rsid w:val="11EB57B7"/>
    <w:rsid w:val="11EB69B1"/>
    <w:rsid w:val="1203D4A0"/>
    <w:rsid w:val="121959D6"/>
    <w:rsid w:val="122306DB"/>
    <w:rsid w:val="1223F157"/>
    <w:rsid w:val="122CBE56"/>
    <w:rsid w:val="122EEA1B"/>
    <w:rsid w:val="1237EA63"/>
    <w:rsid w:val="12679492"/>
    <w:rsid w:val="12726BDD"/>
    <w:rsid w:val="1278C72A"/>
    <w:rsid w:val="127B3D0A"/>
    <w:rsid w:val="129A692E"/>
    <w:rsid w:val="12DA68B5"/>
    <w:rsid w:val="12E7F9C4"/>
    <w:rsid w:val="12F58D18"/>
    <w:rsid w:val="12FAA55C"/>
    <w:rsid w:val="131ABF88"/>
    <w:rsid w:val="131BF345"/>
    <w:rsid w:val="1324AB16"/>
    <w:rsid w:val="136275AD"/>
    <w:rsid w:val="136FD499"/>
    <w:rsid w:val="137911EF"/>
    <w:rsid w:val="1384695D"/>
    <w:rsid w:val="1384EDF6"/>
    <w:rsid w:val="13A251B7"/>
    <w:rsid w:val="13B9FB27"/>
    <w:rsid w:val="13C09184"/>
    <w:rsid w:val="13CD8670"/>
    <w:rsid w:val="13D7D2E3"/>
    <w:rsid w:val="13DE9F2A"/>
    <w:rsid w:val="1422F9F4"/>
    <w:rsid w:val="1426B613"/>
    <w:rsid w:val="142DFFB7"/>
    <w:rsid w:val="142E46FA"/>
    <w:rsid w:val="1468AC76"/>
    <w:rsid w:val="1478E2BF"/>
    <w:rsid w:val="148DD1D1"/>
    <w:rsid w:val="14910282"/>
    <w:rsid w:val="14919268"/>
    <w:rsid w:val="1499CB54"/>
    <w:rsid w:val="149A386F"/>
    <w:rsid w:val="14C0548C"/>
    <w:rsid w:val="14C4FFF3"/>
    <w:rsid w:val="14D390E9"/>
    <w:rsid w:val="14DA376C"/>
    <w:rsid w:val="14E2334A"/>
    <w:rsid w:val="150D4663"/>
    <w:rsid w:val="15101FCB"/>
    <w:rsid w:val="151618A7"/>
    <w:rsid w:val="15171B0E"/>
    <w:rsid w:val="15257D44"/>
    <w:rsid w:val="1528B065"/>
    <w:rsid w:val="1531BC51"/>
    <w:rsid w:val="15357000"/>
    <w:rsid w:val="1537064F"/>
    <w:rsid w:val="153FF59A"/>
    <w:rsid w:val="1544B299"/>
    <w:rsid w:val="1555511A"/>
    <w:rsid w:val="1566C2DE"/>
    <w:rsid w:val="156AD43C"/>
    <w:rsid w:val="156BA4B5"/>
    <w:rsid w:val="15924DCD"/>
    <w:rsid w:val="159F8608"/>
    <w:rsid w:val="159F9413"/>
    <w:rsid w:val="15A20A38"/>
    <w:rsid w:val="15A8F633"/>
    <w:rsid w:val="15AB1882"/>
    <w:rsid w:val="15B04BF6"/>
    <w:rsid w:val="15BD4D55"/>
    <w:rsid w:val="15C5BBD4"/>
    <w:rsid w:val="15DA5946"/>
    <w:rsid w:val="15FDE1CF"/>
    <w:rsid w:val="15FE97E9"/>
    <w:rsid w:val="16296825"/>
    <w:rsid w:val="1632461E"/>
    <w:rsid w:val="164EFAB0"/>
    <w:rsid w:val="1664345D"/>
    <w:rsid w:val="166F614A"/>
    <w:rsid w:val="16854522"/>
    <w:rsid w:val="168889A7"/>
    <w:rsid w:val="16946DE8"/>
    <w:rsid w:val="16AD99A8"/>
    <w:rsid w:val="16D9B9BE"/>
    <w:rsid w:val="16E2347A"/>
    <w:rsid w:val="16FE891A"/>
    <w:rsid w:val="1711BFC6"/>
    <w:rsid w:val="17142F51"/>
    <w:rsid w:val="17178104"/>
    <w:rsid w:val="173810CA"/>
    <w:rsid w:val="17397FC4"/>
    <w:rsid w:val="1741C4DF"/>
    <w:rsid w:val="177AF226"/>
    <w:rsid w:val="177B5E85"/>
    <w:rsid w:val="177C795D"/>
    <w:rsid w:val="1799B230"/>
    <w:rsid w:val="17A00F3F"/>
    <w:rsid w:val="17BF9701"/>
    <w:rsid w:val="17E5DEF0"/>
    <w:rsid w:val="17E97AB8"/>
    <w:rsid w:val="17F6AEB9"/>
    <w:rsid w:val="18050AD8"/>
    <w:rsid w:val="1822FCE3"/>
    <w:rsid w:val="182F61A9"/>
    <w:rsid w:val="1835D75D"/>
    <w:rsid w:val="184D61A2"/>
    <w:rsid w:val="1881974A"/>
    <w:rsid w:val="188B4C9B"/>
    <w:rsid w:val="18B54F75"/>
    <w:rsid w:val="18B9EEC5"/>
    <w:rsid w:val="18C350DA"/>
    <w:rsid w:val="18D2319D"/>
    <w:rsid w:val="18E64D8A"/>
    <w:rsid w:val="18E66BD8"/>
    <w:rsid w:val="18E775C7"/>
    <w:rsid w:val="18E98B32"/>
    <w:rsid w:val="18F98889"/>
    <w:rsid w:val="190F1952"/>
    <w:rsid w:val="191AF392"/>
    <w:rsid w:val="191C3BD5"/>
    <w:rsid w:val="1923B754"/>
    <w:rsid w:val="1935578F"/>
    <w:rsid w:val="19389DB3"/>
    <w:rsid w:val="193A8C72"/>
    <w:rsid w:val="193EEDDC"/>
    <w:rsid w:val="1967FB98"/>
    <w:rsid w:val="1970C5B0"/>
    <w:rsid w:val="1998480E"/>
    <w:rsid w:val="199DD676"/>
    <w:rsid w:val="19A0DB39"/>
    <w:rsid w:val="19E93203"/>
    <w:rsid w:val="1A058AA6"/>
    <w:rsid w:val="1A2758ED"/>
    <w:rsid w:val="1A27F6A7"/>
    <w:rsid w:val="1A2BF3E3"/>
    <w:rsid w:val="1A2E882A"/>
    <w:rsid w:val="1A367EE0"/>
    <w:rsid w:val="1A4E7108"/>
    <w:rsid w:val="1A672FD1"/>
    <w:rsid w:val="1A71730E"/>
    <w:rsid w:val="1A72CB3B"/>
    <w:rsid w:val="1A84246E"/>
    <w:rsid w:val="1A8D28C1"/>
    <w:rsid w:val="1A8EDBB5"/>
    <w:rsid w:val="1AA3AEA4"/>
    <w:rsid w:val="1AA3BF07"/>
    <w:rsid w:val="1AAEEBA3"/>
    <w:rsid w:val="1AB46FE4"/>
    <w:rsid w:val="1AB6C3F3"/>
    <w:rsid w:val="1AB91864"/>
    <w:rsid w:val="1ABDEC28"/>
    <w:rsid w:val="1AC4F64C"/>
    <w:rsid w:val="1ACEE766"/>
    <w:rsid w:val="1AD90972"/>
    <w:rsid w:val="1AF2C7CA"/>
    <w:rsid w:val="1B099DD2"/>
    <w:rsid w:val="1B0C6C7D"/>
    <w:rsid w:val="1B3F559D"/>
    <w:rsid w:val="1B42936E"/>
    <w:rsid w:val="1B4477BE"/>
    <w:rsid w:val="1B58FBFF"/>
    <w:rsid w:val="1B730E35"/>
    <w:rsid w:val="1B73D402"/>
    <w:rsid w:val="1B7F56EA"/>
    <w:rsid w:val="1B918DAD"/>
    <w:rsid w:val="1B9D97BF"/>
    <w:rsid w:val="1BB4A1E0"/>
    <w:rsid w:val="1BE1A7E6"/>
    <w:rsid w:val="1BF0C20F"/>
    <w:rsid w:val="1C1AACD5"/>
    <w:rsid w:val="1C306E8D"/>
    <w:rsid w:val="1C580462"/>
    <w:rsid w:val="1C58516D"/>
    <w:rsid w:val="1C657B05"/>
    <w:rsid w:val="1C65E74F"/>
    <w:rsid w:val="1C6E5987"/>
    <w:rsid w:val="1C74F431"/>
    <w:rsid w:val="1C7D20DE"/>
    <w:rsid w:val="1C90DA97"/>
    <w:rsid w:val="1C97CBC9"/>
    <w:rsid w:val="1C9DD0D4"/>
    <w:rsid w:val="1CA52D62"/>
    <w:rsid w:val="1CB93558"/>
    <w:rsid w:val="1CD70F5C"/>
    <w:rsid w:val="1CE39189"/>
    <w:rsid w:val="1CEBA0DF"/>
    <w:rsid w:val="1CFBE254"/>
    <w:rsid w:val="1CFCD843"/>
    <w:rsid w:val="1D07090B"/>
    <w:rsid w:val="1D0EFA54"/>
    <w:rsid w:val="1D0F545E"/>
    <w:rsid w:val="1D3A9A9A"/>
    <w:rsid w:val="1D55E60F"/>
    <w:rsid w:val="1D65793F"/>
    <w:rsid w:val="1D66E2D4"/>
    <w:rsid w:val="1D7AC2DF"/>
    <w:rsid w:val="1D7B44D7"/>
    <w:rsid w:val="1D8F67D3"/>
    <w:rsid w:val="1DB3DC30"/>
    <w:rsid w:val="1DC24E81"/>
    <w:rsid w:val="1DC6B68F"/>
    <w:rsid w:val="1DDFA4D4"/>
    <w:rsid w:val="1DE5F82E"/>
    <w:rsid w:val="1E08691C"/>
    <w:rsid w:val="1E377619"/>
    <w:rsid w:val="1E655FB5"/>
    <w:rsid w:val="1E76F65F"/>
    <w:rsid w:val="1E7B19FB"/>
    <w:rsid w:val="1EB88861"/>
    <w:rsid w:val="1EBF649B"/>
    <w:rsid w:val="1ECD92D2"/>
    <w:rsid w:val="1EDF7DD4"/>
    <w:rsid w:val="1EE5EA52"/>
    <w:rsid w:val="1EFD576D"/>
    <w:rsid w:val="1F236EFC"/>
    <w:rsid w:val="1F68A681"/>
    <w:rsid w:val="1F7B8E87"/>
    <w:rsid w:val="1F81F47C"/>
    <w:rsid w:val="1F885303"/>
    <w:rsid w:val="1FB790EA"/>
    <w:rsid w:val="1FC77AAC"/>
    <w:rsid w:val="1FDA5B0C"/>
    <w:rsid w:val="1FDF57D2"/>
    <w:rsid w:val="1FF4602E"/>
    <w:rsid w:val="203187C0"/>
    <w:rsid w:val="203CAF71"/>
    <w:rsid w:val="2078841E"/>
    <w:rsid w:val="207C3174"/>
    <w:rsid w:val="2090DEBA"/>
    <w:rsid w:val="209927CE"/>
    <w:rsid w:val="20B62A07"/>
    <w:rsid w:val="20BD924D"/>
    <w:rsid w:val="20BF220D"/>
    <w:rsid w:val="20C13468"/>
    <w:rsid w:val="20DF1892"/>
    <w:rsid w:val="20FABA0A"/>
    <w:rsid w:val="20FF0277"/>
    <w:rsid w:val="21315720"/>
    <w:rsid w:val="21395872"/>
    <w:rsid w:val="213D2BFC"/>
    <w:rsid w:val="215435CE"/>
    <w:rsid w:val="2162A5D6"/>
    <w:rsid w:val="218DC7C0"/>
    <w:rsid w:val="2190FFC8"/>
    <w:rsid w:val="21A85C8D"/>
    <w:rsid w:val="21AF7278"/>
    <w:rsid w:val="21BF0302"/>
    <w:rsid w:val="21C79E90"/>
    <w:rsid w:val="21E13D7A"/>
    <w:rsid w:val="21E31522"/>
    <w:rsid w:val="21E6DD86"/>
    <w:rsid w:val="21E8A850"/>
    <w:rsid w:val="21EB6927"/>
    <w:rsid w:val="2207C5AD"/>
    <w:rsid w:val="221386BE"/>
    <w:rsid w:val="2219D5BC"/>
    <w:rsid w:val="222881A6"/>
    <w:rsid w:val="22413B58"/>
    <w:rsid w:val="225BE812"/>
    <w:rsid w:val="227EB2B7"/>
    <w:rsid w:val="229CCC55"/>
    <w:rsid w:val="22B2083D"/>
    <w:rsid w:val="22BA12D0"/>
    <w:rsid w:val="22D8E81A"/>
    <w:rsid w:val="22DE4696"/>
    <w:rsid w:val="22EB2047"/>
    <w:rsid w:val="22FA8418"/>
    <w:rsid w:val="230C990D"/>
    <w:rsid w:val="23107F33"/>
    <w:rsid w:val="231251C6"/>
    <w:rsid w:val="231FB31B"/>
    <w:rsid w:val="23298705"/>
    <w:rsid w:val="232AF322"/>
    <w:rsid w:val="23313F25"/>
    <w:rsid w:val="2352D30D"/>
    <w:rsid w:val="23549B4D"/>
    <w:rsid w:val="235862B3"/>
    <w:rsid w:val="235AD64E"/>
    <w:rsid w:val="238FFBEF"/>
    <w:rsid w:val="23A272A1"/>
    <w:rsid w:val="23AFADDA"/>
    <w:rsid w:val="23C2553A"/>
    <w:rsid w:val="23F8B858"/>
    <w:rsid w:val="23FDDF46"/>
    <w:rsid w:val="23FE8612"/>
    <w:rsid w:val="241661FC"/>
    <w:rsid w:val="241F9D13"/>
    <w:rsid w:val="2430ECC3"/>
    <w:rsid w:val="2432A8DB"/>
    <w:rsid w:val="2432ECE2"/>
    <w:rsid w:val="24473565"/>
    <w:rsid w:val="244E0E23"/>
    <w:rsid w:val="247242A9"/>
    <w:rsid w:val="2475EFE0"/>
    <w:rsid w:val="24B8F14E"/>
    <w:rsid w:val="24D231FB"/>
    <w:rsid w:val="24D28DB8"/>
    <w:rsid w:val="24D8951C"/>
    <w:rsid w:val="24EE763E"/>
    <w:rsid w:val="250F6396"/>
    <w:rsid w:val="2518DE3C"/>
    <w:rsid w:val="252087DE"/>
    <w:rsid w:val="25280678"/>
    <w:rsid w:val="2531925E"/>
    <w:rsid w:val="2537AD90"/>
    <w:rsid w:val="2546B09F"/>
    <w:rsid w:val="256D2E5F"/>
    <w:rsid w:val="2571716B"/>
    <w:rsid w:val="257CD52F"/>
    <w:rsid w:val="2586A8CA"/>
    <w:rsid w:val="25A3D9CF"/>
    <w:rsid w:val="25B87BB6"/>
    <w:rsid w:val="25BE2876"/>
    <w:rsid w:val="25DB8FC7"/>
    <w:rsid w:val="25DC8991"/>
    <w:rsid w:val="25FA45AC"/>
    <w:rsid w:val="26232C9B"/>
    <w:rsid w:val="2636205B"/>
    <w:rsid w:val="26539BEF"/>
    <w:rsid w:val="26543663"/>
    <w:rsid w:val="266EFB72"/>
    <w:rsid w:val="266F5E9A"/>
    <w:rsid w:val="268A469F"/>
    <w:rsid w:val="26C4654D"/>
    <w:rsid w:val="26EF9DB1"/>
    <w:rsid w:val="27D1415A"/>
    <w:rsid w:val="27E63899"/>
    <w:rsid w:val="27EFAA6F"/>
    <w:rsid w:val="27F183C3"/>
    <w:rsid w:val="280ACBD3"/>
    <w:rsid w:val="28131E00"/>
    <w:rsid w:val="283B98DE"/>
    <w:rsid w:val="284F8C00"/>
    <w:rsid w:val="28920F69"/>
    <w:rsid w:val="289534F0"/>
    <w:rsid w:val="28AC710B"/>
    <w:rsid w:val="28B6B2C4"/>
    <w:rsid w:val="28C7FFA6"/>
    <w:rsid w:val="28D75963"/>
    <w:rsid w:val="28F28091"/>
    <w:rsid w:val="28F2E375"/>
    <w:rsid w:val="29044658"/>
    <w:rsid w:val="290563C2"/>
    <w:rsid w:val="2923F799"/>
    <w:rsid w:val="292E4C55"/>
    <w:rsid w:val="2961D960"/>
    <w:rsid w:val="29622901"/>
    <w:rsid w:val="2969D9D4"/>
    <w:rsid w:val="298BEBED"/>
    <w:rsid w:val="298E5241"/>
    <w:rsid w:val="29B358AF"/>
    <w:rsid w:val="29D26BC1"/>
    <w:rsid w:val="29DB3CEE"/>
    <w:rsid w:val="29F2767D"/>
    <w:rsid w:val="2A21B5FC"/>
    <w:rsid w:val="2A6DBDC7"/>
    <w:rsid w:val="2A88C202"/>
    <w:rsid w:val="2A8FA7D6"/>
    <w:rsid w:val="2AA0FC39"/>
    <w:rsid w:val="2ABE27DC"/>
    <w:rsid w:val="2AC5CCB8"/>
    <w:rsid w:val="2AC96F9D"/>
    <w:rsid w:val="2AF0DE7A"/>
    <w:rsid w:val="2AF1C40B"/>
    <w:rsid w:val="2AFDA9C1"/>
    <w:rsid w:val="2B2A600B"/>
    <w:rsid w:val="2B2B1C27"/>
    <w:rsid w:val="2B401D51"/>
    <w:rsid w:val="2B447345"/>
    <w:rsid w:val="2B4B3D78"/>
    <w:rsid w:val="2B5FBB4E"/>
    <w:rsid w:val="2B6B6049"/>
    <w:rsid w:val="2B7CB1F8"/>
    <w:rsid w:val="2B84DF9A"/>
    <w:rsid w:val="2B8D8930"/>
    <w:rsid w:val="2B9F3642"/>
    <w:rsid w:val="2BA08D84"/>
    <w:rsid w:val="2BB77779"/>
    <w:rsid w:val="2BD2EE56"/>
    <w:rsid w:val="2BEA7E68"/>
    <w:rsid w:val="2BF24D6A"/>
    <w:rsid w:val="2C011030"/>
    <w:rsid w:val="2C0EBA0B"/>
    <w:rsid w:val="2C1FCF6C"/>
    <w:rsid w:val="2C521C2B"/>
    <w:rsid w:val="2C6296DC"/>
    <w:rsid w:val="2C62F0EB"/>
    <w:rsid w:val="2C688638"/>
    <w:rsid w:val="2C71069A"/>
    <w:rsid w:val="2C71C92B"/>
    <w:rsid w:val="2CAAE109"/>
    <w:rsid w:val="2CB5C024"/>
    <w:rsid w:val="2CDDAE97"/>
    <w:rsid w:val="2CEC7284"/>
    <w:rsid w:val="2CEDDC2F"/>
    <w:rsid w:val="2D020A1C"/>
    <w:rsid w:val="2D0821B4"/>
    <w:rsid w:val="2D0BFC82"/>
    <w:rsid w:val="2D0F64F0"/>
    <w:rsid w:val="2D1F43B8"/>
    <w:rsid w:val="2D2A6B3D"/>
    <w:rsid w:val="2D2AC598"/>
    <w:rsid w:val="2D35609A"/>
    <w:rsid w:val="2D4443E6"/>
    <w:rsid w:val="2D488F7B"/>
    <w:rsid w:val="2D4A4116"/>
    <w:rsid w:val="2D57E053"/>
    <w:rsid w:val="2D5E040D"/>
    <w:rsid w:val="2D626378"/>
    <w:rsid w:val="2D6F61C2"/>
    <w:rsid w:val="2D7855DE"/>
    <w:rsid w:val="2D7A39CA"/>
    <w:rsid w:val="2D92313F"/>
    <w:rsid w:val="2D9BA2B2"/>
    <w:rsid w:val="2D9EFCF8"/>
    <w:rsid w:val="2DABA035"/>
    <w:rsid w:val="2DD4DB01"/>
    <w:rsid w:val="2DDA8DBB"/>
    <w:rsid w:val="2DDED227"/>
    <w:rsid w:val="2DDFFAAD"/>
    <w:rsid w:val="2E0710C8"/>
    <w:rsid w:val="2E260155"/>
    <w:rsid w:val="2E2756AE"/>
    <w:rsid w:val="2E292C0A"/>
    <w:rsid w:val="2E509587"/>
    <w:rsid w:val="2E663B97"/>
    <w:rsid w:val="2E66A392"/>
    <w:rsid w:val="2E6D1F4F"/>
    <w:rsid w:val="2E7C3027"/>
    <w:rsid w:val="2E9206C4"/>
    <w:rsid w:val="2EABC22C"/>
    <w:rsid w:val="2EB0E5E8"/>
    <w:rsid w:val="2EB9B7D5"/>
    <w:rsid w:val="2EC5D204"/>
    <w:rsid w:val="2ED12607"/>
    <w:rsid w:val="2F216653"/>
    <w:rsid w:val="2F230839"/>
    <w:rsid w:val="2F23ECC0"/>
    <w:rsid w:val="2F6133FF"/>
    <w:rsid w:val="2F6DBB69"/>
    <w:rsid w:val="2F85F473"/>
    <w:rsid w:val="2F9E3033"/>
    <w:rsid w:val="2FA34961"/>
    <w:rsid w:val="2FAAE75B"/>
    <w:rsid w:val="2FD5C2BE"/>
    <w:rsid w:val="2FE5664E"/>
    <w:rsid w:val="2FE93B5A"/>
    <w:rsid w:val="3017E468"/>
    <w:rsid w:val="3024F460"/>
    <w:rsid w:val="30271105"/>
    <w:rsid w:val="303454E0"/>
    <w:rsid w:val="30456B22"/>
    <w:rsid w:val="3067DE27"/>
    <w:rsid w:val="30758C33"/>
    <w:rsid w:val="30955773"/>
    <w:rsid w:val="3096408A"/>
    <w:rsid w:val="30AA396D"/>
    <w:rsid w:val="30B5CFC3"/>
    <w:rsid w:val="30D33510"/>
    <w:rsid w:val="30F80386"/>
    <w:rsid w:val="30FD0460"/>
    <w:rsid w:val="30FDD9F6"/>
    <w:rsid w:val="311C2E89"/>
    <w:rsid w:val="311D13C7"/>
    <w:rsid w:val="3135D85E"/>
    <w:rsid w:val="313D6AD1"/>
    <w:rsid w:val="3164405D"/>
    <w:rsid w:val="31666EED"/>
    <w:rsid w:val="31819D1A"/>
    <w:rsid w:val="31827BBC"/>
    <w:rsid w:val="31D4591D"/>
    <w:rsid w:val="31EE2F77"/>
    <w:rsid w:val="31F6A13E"/>
    <w:rsid w:val="3207ECDF"/>
    <w:rsid w:val="321CF1DC"/>
    <w:rsid w:val="322D212D"/>
    <w:rsid w:val="3257EDDB"/>
    <w:rsid w:val="326CE588"/>
    <w:rsid w:val="3274503D"/>
    <w:rsid w:val="327EFB2D"/>
    <w:rsid w:val="328EF71E"/>
    <w:rsid w:val="329558E4"/>
    <w:rsid w:val="32989F25"/>
    <w:rsid w:val="329E9749"/>
    <w:rsid w:val="32A7D191"/>
    <w:rsid w:val="32C5D52A"/>
    <w:rsid w:val="32CCA41D"/>
    <w:rsid w:val="32DF91AB"/>
    <w:rsid w:val="33178627"/>
    <w:rsid w:val="331D6D7B"/>
    <w:rsid w:val="332AA67E"/>
    <w:rsid w:val="333CC3B9"/>
    <w:rsid w:val="3361BC4A"/>
    <w:rsid w:val="3378DCED"/>
    <w:rsid w:val="3394A00B"/>
    <w:rsid w:val="33A1D1EE"/>
    <w:rsid w:val="33A88A60"/>
    <w:rsid w:val="33BBDCCD"/>
    <w:rsid w:val="33C4DBC0"/>
    <w:rsid w:val="33E36E26"/>
    <w:rsid w:val="33EE653E"/>
    <w:rsid w:val="33FC46FC"/>
    <w:rsid w:val="340C7920"/>
    <w:rsid w:val="340D4A99"/>
    <w:rsid w:val="3418A87B"/>
    <w:rsid w:val="34270E8F"/>
    <w:rsid w:val="34379A0D"/>
    <w:rsid w:val="3446C8D4"/>
    <w:rsid w:val="344DE550"/>
    <w:rsid w:val="345ECA80"/>
    <w:rsid w:val="34B55EB9"/>
    <w:rsid w:val="34B93DDC"/>
    <w:rsid w:val="34BB1483"/>
    <w:rsid w:val="34C712DC"/>
    <w:rsid w:val="34D73416"/>
    <w:rsid w:val="34E14118"/>
    <w:rsid w:val="34E18B9E"/>
    <w:rsid w:val="34ED5C83"/>
    <w:rsid w:val="350682D9"/>
    <w:rsid w:val="3507C603"/>
    <w:rsid w:val="350A471D"/>
    <w:rsid w:val="35232166"/>
    <w:rsid w:val="35283E60"/>
    <w:rsid w:val="3546453D"/>
    <w:rsid w:val="354A9FED"/>
    <w:rsid w:val="3559A326"/>
    <w:rsid w:val="355AE108"/>
    <w:rsid w:val="356CD0A8"/>
    <w:rsid w:val="35714201"/>
    <w:rsid w:val="357B58A8"/>
    <w:rsid w:val="358FC0B1"/>
    <w:rsid w:val="35A0AD7E"/>
    <w:rsid w:val="35B8BC20"/>
    <w:rsid w:val="35B97BCC"/>
    <w:rsid w:val="35C5D49D"/>
    <w:rsid w:val="35FE1999"/>
    <w:rsid w:val="3608E15B"/>
    <w:rsid w:val="361F4945"/>
    <w:rsid w:val="362C3021"/>
    <w:rsid w:val="362C5842"/>
    <w:rsid w:val="362D92B6"/>
    <w:rsid w:val="3647B243"/>
    <w:rsid w:val="3655D6DE"/>
    <w:rsid w:val="365BF860"/>
    <w:rsid w:val="365CBFC1"/>
    <w:rsid w:val="367C8254"/>
    <w:rsid w:val="368ADCDB"/>
    <w:rsid w:val="369BD62C"/>
    <w:rsid w:val="36E6704E"/>
    <w:rsid w:val="36F6A6C7"/>
    <w:rsid w:val="3702E9CC"/>
    <w:rsid w:val="37061141"/>
    <w:rsid w:val="3714F4A0"/>
    <w:rsid w:val="37235582"/>
    <w:rsid w:val="372483D2"/>
    <w:rsid w:val="37294E37"/>
    <w:rsid w:val="373C7DDF"/>
    <w:rsid w:val="37669421"/>
    <w:rsid w:val="376732A3"/>
    <w:rsid w:val="376D0F40"/>
    <w:rsid w:val="376F92D2"/>
    <w:rsid w:val="377EE815"/>
    <w:rsid w:val="37C3046C"/>
    <w:rsid w:val="37CE7233"/>
    <w:rsid w:val="37F532A4"/>
    <w:rsid w:val="38026744"/>
    <w:rsid w:val="381A551E"/>
    <w:rsid w:val="3823D1FD"/>
    <w:rsid w:val="382A604F"/>
    <w:rsid w:val="3840B874"/>
    <w:rsid w:val="385AB9EE"/>
    <w:rsid w:val="386D82D7"/>
    <w:rsid w:val="386EB1F5"/>
    <w:rsid w:val="38711665"/>
    <w:rsid w:val="387BFB83"/>
    <w:rsid w:val="389D3E63"/>
    <w:rsid w:val="38A4A3AE"/>
    <w:rsid w:val="38E68F60"/>
    <w:rsid w:val="39039C7D"/>
    <w:rsid w:val="392D1555"/>
    <w:rsid w:val="392D77A7"/>
    <w:rsid w:val="393940C4"/>
    <w:rsid w:val="39468F5B"/>
    <w:rsid w:val="3948E700"/>
    <w:rsid w:val="3961A19D"/>
    <w:rsid w:val="39687E10"/>
    <w:rsid w:val="399596FC"/>
    <w:rsid w:val="39A146F1"/>
    <w:rsid w:val="39A5CC39"/>
    <w:rsid w:val="39A5F350"/>
    <w:rsid w:val="39AB0594"/>
    <w:rsid w:val="39B09157"/>
    <w:rsid w:val="39F53A42"/>
    <w:rsid w:val="3A10F2C0"/>
    <w:rsid w:val="3A1AB77E"/>
    <w:rsid w:val="3A1EBAF1"/>
    <w:rsid w:val="3A217BC6"/>
    <w:rsid w:val="3A32C541"/>
    <w:rsid w:val="3A492F1D"/>
    <w:rsid w:val="3A5DD01B"/>
    <w:rsid w:val="3A5EEB91"/>
    <w:rsid w:val="3A63F841"/>
    <w:rsid w:val="3A75C76D"/>
    <w:rsid w:val="3A98D0BC"/>
    <w:rsid w:val="3A9AAB9E"/>
    <w:rsid w:val="3A9E2AC3"/>
    <w:rsid w:val="3AA33F97"/>
    <w:rsid w:val="3AC32A21"/>
    <w:rsid w:val="3AD30C50"/>
    <w:rsid w:val="3AEAC854"/>
    <w:rsid w:val="3AEE487A"/>
    <w:rsid w:val="3B0BEB59"/>
    <w:rsid w:val="3B29921A"/>
    <w:rsid w:val="3B2D7B0F"/>
    <w:rsid w:val="3B749073"/>
    <w:rsid w:val="3B925AB0"/>
    <w:rsid w:val="3BA2FA4E"/>
    <w:rsid w:val="3BB010EF"/>
    <w:rsid w:val="3BCC3DC9"/>
    <w:rsid w:val="3BE2865B"/>
    <w:rsid w:val="3C0CA096"/>
    <w:rsid w:val="3C0FEA35"/>
    <w:rsid w:val="3C3741A6"/>
    <w:rsid w:val="3C3D24FF"/>
    <w:rsid w:val="3C56CA2F"/>
    <w:rsid w:val="3C677590"/>
    <w:rsid w:val="3C781B66"/>
    <w:rsid w:val="3C79CC13"/>
    <w:rsid w:val="3C7E113A"/>
    <w:rsid w:val="3C8255C8"/>
    <w:rsid w:val="3C8CDC84"/>
    <w:rsid w:val="3CADA464"/>
    <w:rsid w:val="3CB979E1"/>
    <w:rsid w:val="3CCC98D5"/>
    <w:rsid w:val="3CF08465"/>
    <w:rsid w:val="3CFC13DC"/>
    <w:rsid w:val="3D061C80"/>
    <w:rsid w:val="3D1673DE"/>
    <w:rsid w:val="3D1BC097"/>
    <w:rsid w:val="3D3ECAAF"/>
    <w:rsid w:val="3D577636"/>
    <w:rsid w:val="3D98C784"/>
    <w:rsid w:val="3D9B5242"/>
    <w:rsid w:val="3DA6E9A6"/>
    <w:rsid w:val="3DADCC66"/>
    <w:rsid w:val="3DB3727D"/>
    <w:rsid w:val="3DB9460B"/>
    <w:rsid w:val="3DCE3EF6"/>
    <w:rsid w:val="3DDBDC3B"/>
    <w:rsid w:val="3DE7E7E5"/>
    <w:rsid w:val="3E0EB269"/>
    <w:rsid w:val="3E12BA07"/>
    <w:rsid w:val="3E1AD59F"/>
    <w:rsid w:val="3E304C16"/>
    <w:rsid w:val="3E30F072"/>
    <w:rsid w:val="3E45CCEA"/>
    <w:rsid w:val="3E5749A5"/>
    <w:rsid w:val="3E65AD1C"/>
    <w:rsid w:val="3E6AD5C6"/>
    <w:rsid w:val="3ECC0410"/>
    <w:rsid w:val="3EE833FA"/>
    <w:rsid w:val="3F1E59A0"/>
    <w:rsid w:val="3F255A7C"/>
    <w:rsid w:val="3F470F6F"/>
    <w:rsid w:val="3F6AE480"/>
    <w:rsid w:val="3F6C54D5"/>
    <w:rsid w:val="3F848CD6"/>
    <w:rsid w:val="3F9EA7D4"/>
    <w:rsid w:val="3FCB72D6"/>
    <w:rsid w:val="3FCD437A"/>
    <w:rsid w:val="3FD81A7F"/>
    <w:rsid w:val="3FEF9B3F"/>
    <w:rsid w:val="3FF81BB2"/>
    <w:rsid w:val="4000D836"/>
    <w:rsid w:val="4017817C"/>
    <w:rsid w:val="401AC1D3"/>
    <w:rsid w:val="402BCA47"/>
    <w:rsid w:val="4032F59E"/>
    <w:rsid w:val="403B789D"/>
    <w:rsid w:val="403DE84A"/>
    <w:rsid w:val="403E2C8E"/>
    <w:rsid w:val="40414FD3"/>
    <w:rsid w:val="405A7805"/>
    <w:rsid w:val="406ED8F5"/>
    <w:rsid w:val="40AEDA6F"/>
    <w:rsid w:val="40F1B035"/>
    <w:rsid w:val="410A0A7E"/>
    <w:rsid w:val="4114F873"/>
    <w:rsid w:val="41194D17"/>
    <w:rsid w:val="4123FBE3"/>
    <w:rsid w:val="4129A561"/>
    <w:rsid w:val="413B3CD2"/>
    <w:rsid w:val="4151A32B"/>
    <w:rsid w:val="41598EC6"/>
    <w:rsid w:val="41633F6A"/>
    <w:rsid w:val="417C1186"/>
    <w:rsid w:val="418FAD86"/>
    <w:rsid w:val="41A36EFC"/>
    <w:rsid w:val="41A99CA9"/>
    <w:rsid w:val="41B2B72E"/>
    <w:rsid w:val="41B59DF6"/>
    <w:rsid w:val="41D85BE9"/>
    <w:rsid w:val="41E34A40"/>
    <w:rsid w:val="41E747BB"/>
    <w:rsid w:val="41F188AC"/>
    <w:rsid w:val="42076BFD"/>
    <w:rsid w:val="42123BD2"/>
    <w:rsid w:val="421D8D9E"/>
    <w:rsid w:val="4223E3BE"/>
    <w:rsid w:val="427C9FFD"/>
    <w:rsid w:val="428B17BA"/>
    <w:rsid w:val="42C575C2"/>
    <w:rsid w:val="42D3B06E"/>
    <w:rsid w:val="42D6A0E9"/>
    <w:rsid w:val="431FBFB2"/>
    <w:rsid w:val="43299D39"/>
    <w:rsid w:val="432B74D0"/>
    <w:rsid w:val="432B7DE7"/>
    <w:rsid w:val="43460B6A"/>
    <w:rsid w:val="43584414"/>
    <w:rsid w:val="4375CEB2"/>
    <w:rsid w:val="437FBF07"/>
    <w:rsid w:val="43815D2A"/>
    <w:rsid w:val="439F212F"/>
    <w:rsid w:val="43A0F086"/>
    <w:rsid w:val="43A483A9"/>
    <w:rsid w:val="43AFBD27"/>
    <w:rsid w:val="4440E6BF"/>
    <w:rsid w:val="444B561D"/>
    <w:rsid w:val="4458CCF1"/>
    <w:rsid w:val="4477E1A2"/>
    <w:rsid w:val="44912F88"/>
    <w:rsid w:val="449942E4"/>
    <w:rsid w:val="44A2E0F2"/>
    <w:rsid w:val="44A965A6"/>
    <w:rsid w:val="44AAF979"/>
    <w:rsid w:val="44BDB695"/>
    <w:rsid w:val="44E8B991"/>
    <w:rsid w:val="450F54D4"/>
    <w:rsid w:val="4524A535"/>
    <w:rsid w:val="452A0837"/>
    <w:rsid w:val="453814F9"/>
    <w:rsid w:val="453D8F7F"/>
    <w:rsid w:val="45496454"/>
    <w:rsid w:val="454A2EC0"/>
    <w:rsid w:val="4551721E"/>
    <w:rsid w:val="455DCF5A"/>
    <w:rsid w:val="458D827A"/>
    <w:rsid w:val="45AF8613"/>
    <w:rsid w:val="45BD02FE"/>
    <w:rsid w:val="45C2645C"/>
    <w:rsid w:val="45D3F1B0"/>
    <w:rsid w:val="45D6775F"/>
    <w:rsid w:val="45E5DA86"/>
    <w:rsid w:val="45FD2C91"/>
    <w:rsid w:val="4600D96A"/>
    <w:rsid w:val="460B66B4"/>
    <w:rsid w:val="4617C84B"/>
    <w:rsid w:val="46194BDE"/>
    <w:rsid w:val="4629771D"/>
    <w:rsid w:val="462E0515"/>
    <w:rsid w:val="4639BBB6"/>
    <w:rsid w:val="4652B142"/>
    <w:rsid w:val="466CEAAE"/>
    <w:rsid w:val="4671BE3C"/>
    <w:rsid w:val="468378FD"/>
    <w:rsid w:val="4689E29B"/>
    <w:rsid w:val="46ADEAB3"/>
    <w:rsid w:val="46B646CF"/>
    <w:rsid w:val="46C340C2"/>
    <w:rsid w:val="46D0200D"/>
    <w:rsid w:val="46E12DD5"/>
    <w:rsid w:val="46E9488B"/>
    <w:rsid w:val="46EA9AF8"/>
    <w:rsid w:val="46FA3782"/>
    <w:rsid w:val="47240B7D"/>
    <w:rsid w:val="472F7E8F"/>
    <w:rsid w:val="475361FF"/>
    <w:rsid w:val="47597574"/>
    <w:rsid w:val="475F7403"/>
    <w:rsid w:val="47602C1B"/>
    <w:rsid w:val="476A6795"/>
    <w:rsid w:val="47744886"/>
    <w:rsid w:val="479454C4"/>
    <w:rsid w:val="47A39D28"/>
    <w:rsid w:val="47D366BA"/>
    <w:rsid w:val="47DC326F"/>
    <w:rsid w:val="47E10668"/>
    <w:rsid w:val="47E12B26"/>
    <w:rsid w:val="47F3C63A"/>
    <w:rsid w:val="4804A9A0"/>
    <w:rsid w:val="480DE01E"/>
    <w:rsid w:val="484123BD"/>
    <w:rsid w:val="48426B08"/>
    <w:rsid w:val="4844F977"/>
    <w:rsid w:val="4846F596"/>
    <w:rsid w:val="484F4148"/>
    <w:rsid w:val="485065B7"/>
    <w:rsid w:val="48553CC6"/>
    <w:rsid w:val="48564CDD"/>
    <w:rsid w:val="4860DB01"/>
    <w:rsid w:val="487B4EA9"/>
    <w:rsid w:val="487E0532"/>
    <w:rsid w:val="48AEEFED"/>
    <w:rsid w:val="48B42F42"/>
    <w:rsid w:val="48BE367F"/>
    <w:rsid w:val="48BF7098"/>
    <w:rsid w:val="48C7EA39"/>
    <w:rsid w:val="48E77134"/>
    <w:rsid w:val="48E92648"/>
    <w:rsid w:val="48EBD7FF"/>
    <w:rsid w:val="490CFF38"/>
    <w:rsid w:val="4910E24E"/>
    <w:rsid w:val="493935E7"/>
    <w:rsid w:val="494B6037"/>
    <w:rsid w:val="495E1BD4"/>
    <w:rsid w:val="496FBE01"/>
    <w:rsid w:val="497D137D"/>
    <w:rsid w:val="49812C37"/>
    <w:rsid w:val="499ABE05"/>
    <w:rsid w:val="49A2E5CD"/>
    <w:rsid w:val="49BB0A51"/>
    <w:rsid w:val="49CBE677"/>
    <w:rsid w:val="49DCF41E"/>
    <w:rsid w:val="49DE3094"/>
    <w:rsid w:val="49DED2CB"/>
    <w:rsid w:val="4A06413F"/>
    <w:rsid w:val="4A08B083"/>
    <w:rsid w:val="4A213141"/>
    <w:rsid w:val="4A2963EE"/>
    <w:rsid w:val="4A3C3833"/>
    <w:rsid w:val="4A4F83D9"/>
    <w:rsid w:val="4A60E2CB"/>
    <w:rsid w:val="4A721A25"/>
    <w:rsid w:val="4A8BA2A8"/>
    <w:rsid w:val="4AA1BE3C"/>
    <w:rsid w:val="4AA637BD"/>
    <w:rsid w:val="4AABE948"/>
    <w:rsid w:val="4AC24305"/>
    <w:rsid w:val="4AC5CEB3"/>
    <w:rsid w:val="4B0DAA9F"/>
    <w:rsid w:val="4B1AA4ED"/>
    <w:rsid w:val="4B205704"/>
    <w:rsid w:val="4B214250"/>
    <w:rsid w:val="4B2A9838"/>
    <w:rsid w:val="4B365050"/>
    <w:rsid w:val="4B3C4A62"/>
    <w:rsid w:val="4B3D08B0"/>
    <w:rsid w:val="4B41F9CC"/>
    <w:rsid w:val="4B6CB971"/>
    <w:rsid w:val="4B7CBBF3"/>
    <w:rsid w:val="4B88C931"/>
    <w:rsid w:val="4B8A2C97"/>
    <w:rsid w:val="4BA64516"/>
    <w:rsid w:val="4BB8D888"/>
    <w:rsid w:val="4BBCB9AE"/>
    <w:rsid w:val="4BDD0D3F"/>
    <w:rsid w:val="4BDE36D4"/>
    <w:rsid w:val="4C01D41A"/>
    <w:rsid w:val="4C4C18B7"/>
    <w:rsid w:val="4C5A820C"/>
    <w:rsid w:val="4C67C5E7"/>
    <w:rsid w:val="4C8DC4CE"/>
    <w:rsid w:val="4C8E9CE9"/>
    <w:rsid w:val="4C9DF607"/>
    <w:rsid w:val="4CA8FD3A"/>
    <w:rsid w:val="4CD583DD"/>
    <w:rsid w:val="4CE2273F"/>
    <w:rsid w:val="4CFA7C91"/>
    <w:rsid w:val="4D1A41F5"/>
    <w:rsid w:val="4D280FCD"/>
    <w:rsid w:val="4D460375"/>
    <w:rsid w:val="4D4D0F09"/>
    <w:rsid w:val="4D599DD3"/>
    <w:rsid w:val="4D77F4F8"/>
    <w:rsid w:val="4D985996"/>
    <w:rsid w:val="4DAF7F94"/>
    <w:rsid w:val="4DB09740"/>
    <w:rsid w:val="4DBC728B"/>
    <w:rsid w:val="4DD5369A"/>
    <w:rsid w:val="4DE8C011"/>
    <w:rsid w:val="4DF33E4D"/>
    <w:rsid w:val="4E0C2289"/>
    <w:rsid w:val="4E15DA38"/>
    <w:rsid w:val="4E29952F"/>
    <w:rsid w:val="4E3B74FD"/>
    <w:rsid w:val="4E50473C"/>
    <w:rsid w:val="4E5E1585"/>
    <w:rsid w:val="4E608026"/>
    <w:rsid w:val="4E65F582"/>
    <w:rsid w:val="4E7096D2"/>
    <w:rsid w:val="4E777B96"/>
    <w:rsid w:val="4E7F442C"/>
    <w:rsid w:val="4E8EC95F"/>
    <w:rsid w:val="4E9D2E7C"/>
    <w:rsid w:val="4EA82BF1"/>
    <w:rsid w:val="4EC24D70"/>
    <w:rsid w:val="4EDE697A"/>
    <w:rsid w:val="4F0117ED"/>
    <w:rsid w:val="4F1493CF"/>
    <w:rsid w:val="4F26C91D"/>
    <w:rsid w:val="4F289EAC"/>
    <w:rsid w:val="4F2F8BA9"/>
    <w:rsid w:val="4F3345C2"/>
    <w:rsid w:val="4F500F96"/>
    <w:rsid w:val="4F50DE82"/>
    <w:rsid w:val="4F5206C3"/>
    <w:rsid w:val="4F60B075"/>
    <w:rsid w:val="4F6E413D"/>
    <w:rsid w:val="4F7E0DC9"/>
    <w:rsid w:val="4F85CA2E"/>
    <w:rsid w:val="4F8EF6A8"/>
    <w:rsid w:val="4F913385"/>
    <w:rsid w:val="4FA68E33"/>
    <w:rsid w:val="4FD6E7FF"/>
    <w:rsid w:val="4FE14C0C"/>
    <w:rsid w:val="4FEDE50D"/>
    <w:rsid w:val="4FF84CC7"/>
    <w:rsid w:val="5017BF5C"/>
    <w:rsid w:val="5026AEF1"/>
    <w:rsid w:val="502BD837"/>
    <w:rsid w:val="504180C2"/>
    <w:rsid w:val="50698062"/>
    <w:rsid w:val="506AB4C6"/>
    <w:rsid w:val="5074B9AA"/>
    <w:rsid w:val="5078C08C"/>
    <w:rsid w:val="508A4B75"/>
    <w:rsid w:val="5098CA2B"/>
    <w:rsid w:val="50AF1E98"/>
    <w:rsid w:val="50AFC7A3"/>
    <w:rsid w:val="50B1F381"/>
    <w:rsid w:val="50C33384"/>
    <w:rsid w:val="50CF6E37"/>
    <w:rsid w:val="515C76BC"/>
    <w:rsid w:val="517315BF"/>
    <w:rsid w:val="518B3DF1"/>
    <w:rsid w:val="51978D1C"/>
    <w:rsid w:val="51BCACBC"/>
    <w:rsid w:val="51C0EEDD"/>
    <w:rsid w:val="51CE8F94"/>
    <w:rsid w:val="51DC3C99"/>
    <w:rsid w:val="5204F13A"/>
    <w:rsid w:val="52054EC6"/>
    <w:rsid w:val="5220A852"/>
    <w:rsid w:val="525258EA"/>
    <w:rsid w:val="52556218"/>
    <w:rsid w:val="526DD46B"/>
    <w:rsid w:val="5281580A"/>
    <w:rsid w:val="528F9124"/>
    <w:rsid w:val="5294DED7"/>
    <w:rsid w:val="52C5D2FA"/>
    <w:rsid w:val="52D3F0E5"/>
    <w:rsid w:val="52F31D79"/>
    <w:rsid w:val="53139C29"/>
    <w:rsid w:val="53254DCB"/>
    <w:rsid w:val="53414585"/>
    <w:rsid w:val="5351C25D"/>
    <w:rsid w:val="5373781F"/>
    <w:rsid w:val="539AB611"/>
    <w:rsid w:val="53A1DC15"/>
    <w:rsid w:val="53A48F33"/>
    <w:rsid w:val="53C6D004"/>
    <w:rsid w:val="53DCBF7A"/>
    <w:rsid w:val="53E3FE4B"/>
    <w:rsid w:val="53E8E894"/>
    <w:rsid w:val="5452B049"/>
    <w:rsid w:val="5456AEB2"/>
    <w:rsid w:val="545B5514"/>
    <w:rsid w:val="5488A9D3"/>
    <w:rsid w:val="548D9991"/>
    <w:rsid w:val="54A883FE"/>
    <w:rsid w:val="54B342FE"/>
    <w:rsid w:val="54CCD78C"/>
    <w:rsid w:val="55038390"/>
    <w:rsid w:val="55378DA7"/>
    <w:rsid w:val="5547E2C1"/>
    <w:rsid w:val="55574579"/>
    <w:rsid w:val="55640A13"/>
    <w:rsid w:val="556BF7D4"/>
    <w:rsid w:val="558143F5"/>
    <w:rsid w:val="5596EC10"/>
    <w:rsid w:val="55C10D7C"/>
    <w:rsid w:val="55C594A0"/>
    <w:rsid w:val="560F5829"/>
    <w:rsid w:val="56263178"/>
    <w:rsid w:val="5629FB56"/>
    <w:rsid w:val="5630DBE8"/>
    <w:rsid w:val="563A713C"/>
    <w:rsid w:val="5643F8D4"/>
    <w:rsid w:val="566BA419"/>
    <w:rsid w:val="56744E25"/>
    <w:rsid w:val="56792AC3"/>
    <w:rsid w:val="568E1134"/>
    <w:rsid w:val="56932C94"/>
    <w:rsid w:val="56A78ADB"/>
    <w:rsid w:val="56A7F60F"/>
    <w:rsid w:val="56BF3FC5"/>
    <w:rsid w:val="56C023FA"/>
    <w:rsid w:val="56E48CBA"/>
    <w:rsid w:val="56FFDA74"/>
    <w:rsid w:val="5705BFBF"/>
    <w:rsid w:val="5720AF52"/>
    <w:rsid w:val="5721AF08"/>
    <w:rsid w:val="5727F5D1"/>
    <w:rsid w:val="572F7D64"/>
    <w:rsid w:val="57360526"/>
    <w:rsid w:val="5739B218"/>
    <w:rsid w:val="575B13D5"/>
    <w:rsid w:val="576EFA21"/>
    <w:rsid w:val="577143F3"/>
    <w:rsid w:val="57744499"/>
    <w:rsid w:val="5774793F"/>
    <w:rsid w:val="578A985B"/>
    <w:rsid w:val="579CF115"/>
    <w:rsid w:val="57A08107"/>
    <w:rsid w:val="57AE150B"/>
    <w:rsid w:val="57C7B07F"/>
    <w:rsid w:val="57D52111"/>
    <w:rsid w:val="57D54CF6"/>
    <w:rsid w:val="57E529D4"/>
    <w:rsid w:val="57EA89DA"/>
    <w:rsid w:val="57F72CED"/>
    <w:rsid w:val="57F757EB"/>
    <w:rsid w:val="5805E898"/>
    <w:rsid w:val="5822D3BB"/>
    <w:rsid w:val="583AA7A7"/>
    <w:rsid w:val="583E7115"/>
    <w:rsid w:val="586329D0"/>
    <w:rsid w:val="588820FA"/>
    <w:rsid w:val="58892034"/>
    <w:rsid w:val="5890F7A6"/>
    <w:rsid w:val="58B46513"/>
    <w:rsid w:val="59036EE0"/>
    <w:rsid w:val="59159DDA"/>
    <w:rsid w:val="5920AB1D"/>
    <w:rsid w:val="595C4A1B"/>
    <w:rsid w:val="5970C60F"/>
    <w:rsid w:val="5977AFE2"/>
    <w:rsid w:val="5978304D"/>
    <w:rsid w:val="59804035"/>
    <w:rsid w:val="59A009FC"/>
    <w:rsid w:val="59BBDA93"/>
    <w:rsid w:val="59C8FD88"/>
    <w:rsid w:val="59D7C47C"/>
    <w:rsid w:val="5A112B03"/>
    <w:rsid w:val="5A11E51B"/>
    <w:rsid w:val="5A236D5F"/>
    <w:rsid w:val="5A658EE1"/>
    <w:rsid w:val="5A6F699B"/>
    <w:rsid w:val="5A8DFFF0"/>
    <w:rsid w:val="5A8FA286"/>
    <w:rsid w:val="5A93476F"/>
    <w:rsid w:val="5AAC4BC6"/>
    <w:rsid w:val="5AD36F54"/>
    <w:rsid w:val="5B0122A3"/>
    <w:rsid w:val="5B22CAC9"/>
    <w:rsid w:val="5B2DFB98"/>
    <w:rsid w:val="5B550AD8"/>
    <w:rsid w:val="5B85748D"/>
    <w:rsid w:val="5B893790"/>
    <w:rsid w:val="5B948D1F"/>
    <w:rsid w:val="5BBBC535"/>
    <w:rsid w:val="5BBD96AA"/>
    <w:rsid w:val="5BD92FC4"/>
    <w:rsid w:val="5C055659"/>
    <w:rsid w:val="5C0DD44A"/>
    <w:rsid w:val="5C0FDDD3"/>
    <w:rsid w:val="5C1DB9EE"/>
    <w:rsid w:val="5C207BB9"/>
    <w:rsid w:val="5C4FADDA"/>
    <w:rsid w:val="5C5507E1"/>
    <w:rsid w:val="5C6966BF"/>
    <w:rsid w:val="5C858432"/>
    <w:rsid w:val="5C86B0E6"/>
    <w:rsid w:val="5CC7C70B"/>
    <w:rsid w:val="5CE06F38"/>
    <w:rsid w:val="5CE43576"/>
    <w:rsid w:val="5CF27F91"/>
    <w:rsid w:val="5D1DD3A6"/>
    <w:rsid w:val="5D32491C"/>
    <w:rsid w:val="5D4B406C"/>
    <w:rsid w:val="5D56931D"/>
    <w:rsid w:val="5D68F053"/>
    <w:rsid w:val="5D7F6384"/>
    <w:rsid w:val="5DB45F9A"/>
    <w:rsid w:val="5DBD7565"/>
    <w:rsid w:val="5DC64BCB"/>
    <w:rsid w:val="5DC9A5F7"/>
    <w:rsid w:val="5DDE0D1D"/>
    <w:rsid w:val="5DDE7A27"/>
    <w:rsid w:val="5DEA2318"/>
    <w:rsid w:val="5DFA5294"/>
    <w:rsid w:val="5E023706"/>
    <w:rsid w:val="5E05039D"/>
    <w:rsid w:val="5E05F809"/>
    <w:rsid w:val="5E2E5AC5"/>
    <w:rsid w:val="5E5198C7"/>
    <w:rsid w:val="5E5B8A06"/>
    <w:rsid w:val="5EA97032"/>
    <w:rsid w:val="5EBA7DFD"/>
    <w:rsid w:val="5EBC91D2"/>
    <w:rsid w:val="5EE7BF3C"/>
    <w:rsid w:val="5EE895C8"/>
    <w:rsid w:val="5EE8D3DE"/>
    <w:rsid w:val="5EEC7FE4"/>
    <w:rsid w:val="5EF454A8"/>
    <w:rsid w:val="5F23A697"/>
    <w:rsid w:val="5F39427F"/>
    <w:rsid w:val="5F55573B"/>
    <w:rsid w:val="5F56EC3D"/>
    <w:rsid w:val="5F692436"/>
    <w:rsid w:val="5F986652"/>
    <w:rsid w:val="5F9E0767"/>
    <w:rsid w:val="5FA9A59A"/>
    <w:rsid w:val="5FBFEBF1"/>
    <w:rsid w:val="5FC0AFB3"/>
    <w:rsid w:val="5FC7FAF8"/>
    <w:rsid w:val="5FD8C57B"/>
    <w:rsid w:val="6007486C"/>
    <w:rsid w:val="6010F503"/>
    <w:rsid w:val="601520AD"/>
    <w:rsid w:val="6031B556"/>
    <w:rsid w:val="6049A63F"/>
    <w:rsid w:val="607B85FC"/>
    <w:rsid w:val="607D06D2"/>
    <w:rsid w:val="607E5434"/>
    <w:rsid w:val="60A1004E"/>
    <w:rsid w:val="60A6D652"/>
    <w:rsid w:val="60AFADAF"/>
    <w:rsid w:val="60BBD7AE"/>
    <w:rsid w:val="60ED20F5"/>
    <w:rsid w:val="60F36ED5"/>
    <w:rsid w:val="60F4665B"/>
    <w:rsid w:val="6109E5B6"/>
    <w:rsid w:val="6109F025"/>
    <w:rsid w:val="6111553C"/>
    <w:rsid w:val="6118A479"/>
    <w:rsid w:val="6120AF6B"/>
    <w:rsid w:val="6134F310"/>
    <w:rsid w:val="61653E09"/>
    <w:rsid w:val="617FE15E"/>
    <w:rsid w:val="61990FA1"/>
    <w:rsid w:val="61993B75"/>
    <w:rsid w:val="61A90048"/>
    <w:rsid w:val="61A959A2"/>
    <w:rsid w:val="61AEB687"/>
    <w:rsid w:val="61C00019"/>
    <w:rsid w:val="61C41D0F"/>
    <w:rsid w:val="61D887E3"/>
    <w:rsid w:val="61E43BC1"/>
    <w:rsid w:val="6203CEA3"/>
    <w:rsid w:val="621957F0"/>
    <w:rsid w:val="625D1EC1"/>
    <w:rsid w:val="6261A4AD"/>
    <w:rsid w:val="6276218E"/>
    <w:rsid w:val="628648BE"/>
    <w:rsid w:val="62A0A064"/>
    <w:rsid w:val="62A659CA"/>
    <w:rsid w:val="62ACA8CB"/>
    <w:rsid w:val="62BFD8B9"/>
    <w:rsid w:val="62CB74BE"/>
    <w:rsid w:val="62CD4470"/>
    <w:rsid w:val="62F2A1A7"/>
    <w:rsid w:val="62F7BE99"/>
    <w:rsid w:val="62F9D29B"/>
    <w:rsid w:val="63106BE4"/>
    <w:rsid w:val="63120BFE"/>
    <w:rsid w:val="631E2055"/>
    <w:rsid w:val="632F8159"/>
    <w:rsid w:val="63329F20"/>
    <w:rsid w:val="63358E72"/>
    <w:rsid w:val="633BB751"/>
    <w:rsid w:val="63454798"/>
    <w:rsid w:val="63507172"/>
    <w:rsid w:val="6362139E"/>
    <w:rsid w:val="63672354"/>
    <w:rsid w:val="637B4B92"/>
    <w:rsid w:val="637C33B5"/>
    <w:rsid w:val="637FEB12"/>
    <w:rsid w:val="63AD10C1"/>
    <w:rsid w:val="63B7C481"/>
    <w:rsid w:val="63E5F999"/>
    <w:rsid w:val="63E83E28"/>
    <w:rsid w:val="63EDC4B2"/>
    <w:rsid w:val="640AE0F8"/>
    <w:rsid w:val="6427BA33"/>
    <w:rsid w:val="642809A8"/>
    <w:rsid w:val="64458194"/>
    <w:rsid w:val="6455DF43"/>
    <w:rsid w:val="648121D2"/>
    <w:rsid w:val="64B12AB1"/>
    <w:rsid w:val="64B9F0B6"/>
    <w:rsid w:val="64C1C557"/>
    <w:rsid w:val="64CD5B6E"/>
    <w:rsid w:val="64E45490"/>
    <w:rsid w:val="64E81151"/>
    <w:rsid w:val="64F6AB65"/>
    <w:rsid w:val="64FEA712"/>
    <w:rsid w:val="654C2617"/>
    <w:rsid w:val="655394E2"/>
    <w:rsid w:val="65637F15"/>
    <w:rsid w:val="656C33B2"/>
    <w:rsid w:val="656CAD8A"/>
    <w:rsid w:val="657C61BE"/>
    <w:rsid w:val="657E2614"/>
    <w:rsid w:val="6586EB0D"/>
    <w:rsid w:val="65D9093E"/>
    <w:rsid w:val="65DE3156"/>
    <w:rsid w:val="65FAC6B1"/>
    <w:rsid w:val="65FC2790"/>
    <w:rsid w:val="66005A34"/>
    <w:rsid w:val="6610DA37"/>
    <w:rsid w:val="66119E4C"/>
    <w:rsid w:val="661C51DC"/>
    <w:rsid w:val="66601508"/>
    <w:rsid w:val="666DF0D0"/>
    <w:rsid w:val="6691E84D"/>
    <w:rsid w:val="669281DD"/>
    <w:rsid w:val="66B605AD"/>
    <w:rsid w:val="66B9C663"/>
    <w:rsid w:val="66DC40A0"/>
    <w:rsid w:val="66E8C80A"/>
    <w:rsid w:val="66EB798A"/>
    <w:rsid w:val="67014D93"/>
    <w:rsid w:val="67063FBC"/>
    <w:rsid w:val="67087DEB"/>
    <w:rsid w:val="671D5512"/>
    <w:rsid w:val="6721118A"/>
    <w:rsid w:val="67302E05"/>
    <w:rsid w:val="67584CAB"/>
    <w:rsid w:val="676AA24B"/>
    <w:rsid w:val="678FF0EF"/>
    <w:rsid w:val="679871A5"/>
    <w:rsid w:val="679CB1C6"/>
    <w:rsid w:val="67D64147"/>
    <w:rsid w:val="67FF7734"/>
    <w:rsid w:val="682F4828"/>
    <w:rsid w:val="68313E42"/>
    <w:rsid w:val="683E9609"/>
    <w:rsid w:val="68480CB6"/>
    <w:rsid w:val="684A47BA"/>
    <w:rsid w:val="684D32FB"/>
    <w:rsid w:val="684E41B1"/>
    <w:rsid w:val="68703AD0"/>
    <w:rsid w:val="68757925"/>
    <w:rsid w:val="68997118"/>
    <w:rsid w:val="689F479C"/>
    <w:rsid w:val="68BDFC13"/>
    <w:rsid w:val="68C7955D"/>
    <w:rsid w:val="68D0B7EF"/>
    <w:rsid w:val="68D1670E"/>
    <w:rsid w:val="68E2251B"/>
    <w:rsid w:val="68F875DC"/>
    <w:rsid w:val="692FABF0"/>
    <w:rsid w:val="6940E6C7"/>
    <w:rsid w:val="69436102"/>
    <w:rsid w:val="6960BBD5"/>
    <w:rsid w:val="69854FC4"/>
    <w:rsid w:val="698B60A9"/>
    <w:rsid w:val="69B03C87"/>
    <w:rsid w:val="69B4AA14"/>
    <w:rsid w:val="69BB86BE"/>
    <w:rsid w:val="69C8AA02"/>
    <w:rsid w:val="69D6EBA6"/>
    <w:rsid w:val="69FA1DF9"/>
    <w:rsid w:val="6A0F381A"/>
    <w:rsid w:val="6A127237"/>
    <w:rsid w:val="6A1A3BC9"/>
    <w:rsid w:val="6A34F00B"/>
    <w:rsid w:val="6A371ABA"/>
    <w:rsid w:val="6A3FEFFE"/>
    <w:rsid w:val="6A4A9AAD"/>
    <w:rsid w:val="6A4B8033"/>
    <w:rsid w:val="6A5C2F69"/>
    <w:rsid w:val="6A6E8456"/>
    <w:rsid w:val="6A8C6032"/>
    <w:rsid w:val="6A8FED6D"/>
    <w:rsid w:val="6A923F18"/>
    <w:rsid w:val="6AA0834D"/>
    <w:rsid w:val="6AB3CC2C"/>
    <w:rsid w:val="6AEFDA99"/>
    <w:rsid w:val="6AF57FA8"/>
    <w:rsid w:val="6AF75C04"/>
    <w:rsid w:val="6B02556C"/>
    <w:rsid w:val="6B0A081D"/>
    <w:rsid w:val="6B12F6BC"/>
    <w:rsid w:val="6B1C5FFC"/>
    <w:rsid w:val="6B3F9601"/>
    <w:rsid w:val="6B40ADAB"/>
    <w:rsid w:val="6B41609B"/>
    <w:rsid w:val="6B5E8D62"/>
    <w:rsid w:val="6B61D2EB"/>
    <w:rsid w:val="6B7182DE"/>
    <w:rsid w:val="6B726A84"/>
    <w:rsid w:val="6B77AE07"/>
    <w:rsid w:val="6B91A207"/>
    <w:rsid w:val="6BAAE74B"/>
    <w:rsid w:val="6BB0842D"/>
    <w:rsid w:val="6BBDC436"/>
    <w:rsid w:val="6C0D7419"/>
    <w:rsid w:val="6C3F01BF"/>
    <w:rsid w:val="6C42037B"/>
    <w:rsid w:val="6C536242"/>
    <w:rsid w:val="6C5EFC20"/>
    <w:rsid w:val="6C765D2F"/>
    <w:rsid w:val="6CF18CA3"/>
    <w:rsid w:val="6D1BBA1F"/>
    <w:rsid w:val="6D1E93F6"/>
    <w:rsid w:val="6D273E85"/>
    <w:rsid w:val="6D34DDAF"/>
    <w:rsid w:val="6D357376"/>
    <w:rsid w:val="6D3CFD0B"/>
    <w:rsid w:val="6D4025FD"/>
    <w:rsid w:val="6D4C2D37"/>
    <w:rsid w:val="6D4DCDD0"/>
    <w:rsid w:val="6D599497"/>
    <w:rsid w:val="6D79285D"/>
    <w:rsid w:val="6D956902"/>
    <w:rsid w:val="6DA9447A"/>
    <w:rsid w:val="6DAD40AE"/>
    <w:rsid w:val="6DBCEE71"/>
    <w:rsid w:val="6DC3F761"/>
    <w:rsid w:val="6DC90BC4"/>
    <w:rsid w:val="6DCA8B8E"/>
    <w:rsid w:val="6DCD1C5C"/>
    <w:rsid w:val="6DD3596A"/>
    <w:rsid w:val="6DEEDE8B"/>
    <w:rsid w:val="6DF67C3E"/>
    <w:rsid w:val="6E448C9E"/>
    <w:rsid w:val="6E54047C"/>
    <w:rsid w:val="6E6BD7F1"/>
    <w:rsid w:val="6E8C60FB"/>
    <w:rsid w:val="6EA14572"/>
    <w:rsid w:val="6EA35D3D"/>
    <w:rsid w:val="6EA71447"/>
    <w:rsid w:val="6EB16889"/>
    <w:rsid w:val="6EB7B7CE"/>
    <w:rsid w:val="6EBF1D29"/>
    <w:rsid w:val="6EDCA212"/>
    <w:rsid w:val="6EED5451"/>
    <w:rsid w:val="6EEE9D69"/>
    <w:rsid w:val="6F007AA2"/>
    <w:rsid w:val="6F0106F6"/>
    <w:rsid w:val="6F032EEF"/>
    <w:rsid w:val="6F05D8A5"/>
    <w:rsid w:val="6F0E47C0"/>
    <w:rsid w:val="6F37B1F7"/>
    <w:rsid w:val="6F3B25BB"/>
    <w:rsid w:val="6F41B31B"/>
    <w:rsid w:val="6F45A5E3"/>
    <w:rsid w:val="6F4D95BA"/>
    <w:rsid w:val="6F814E6F"/>
    <w:rsid w:val="6FBFC207"/>
    <w:rsid w:val="6FC35C15"/>
    <w:rsid w:val="6FD124AF"/>
    <w:rsid w:val="6FE704C1"/>
    <w:rsid w:val="6FE78ED1"/>
    <w:rsid w:val="6FEEEEEC"/>
    <w:rsid w:val="6FF70824"/>
    <w:rsid w:val="6FF89974"/>
    <w:rsid w:val="704F1012"/>
    <w:rsid w:val="70521C8C"/>
    <w:rsid w:val="707E220C"/>
    <w:rsid w:val="70945CEE"/>
    <w:rsid w:val="70A0E055"/>
    <w:rsid w:val="70AAB4AB"/>
    <w:rsid w:val="70E3AD5F"/>
    <w:rsid w:val="70E6CBDE"/>
    <w:rsid w:val="71404D22"/>
    <w:rsid w:val="7149CE52"/>
    <w:rsid w:val="7154A6EA"/>
    <w:rsid w:val="715E69B8"/>
    <w:rsid w:val="71679E26"/>
    <w:rsid w:val="7176E5D9"/>
    <w:rsid w:val="717773EF"/>
    <w:rsid w:val="71866344"/>
    <w:rsid w:val="719814AD"/>
    <w:rsid w:val="71BB4E6C"/>
    <w:rsid w:val="71C064BC"/>
    <w:rsid w:val="71E1E971"/>
    <w:rsid w:val="720BE53F"/>
    <w:rsid w:val="72254A66"/>
    <w:rsid w:val="72268FCA"/>
    <w:rsid w:val="724B01E3"/>
    <w:rsid w:val="726143E1"/>
    <w:rsid w:val="72829E30"/>
    <w:rsid w:val="728455AE"/>
    <w:rsid w:val="7286D940"/>
    <w:rsid w:val="72B90CA5"/>
    <w:rsid w:val="72BFB353"/>
    <w:rsid w:val="72C34093"/>
    <w:rsid w:val="72C7D068"/>
    <w:rsid w:val="72D22C73"/>
    <w:rsid w:val="72FBAC23"/>
    <w:rsid w:val="73083DBA"/>
    <w:rsid w:val="7316A510"/>
    <w:rsid w:val="731F7DA6"/>
    <w:rsid w:val="73298820"/>
    <w:rsid w:val="733ACAE2"/>
    <w:rsid w:val="733AFFB2"/>
    <w:rsid w:val="733FC1D8"/>
    <w:rsid w:val="735FD21E"/>
    <w:rsid w:val="73A1B1E8"/>
    <w:rsid w:val="73D6A012"/>
    <w:rsid w:val="73FAA8AA"/>
    <w:rsid w:val="73FB9463"/>
    <w:rsid w:val="73FC00AD"/>
    <w:rsid w:val="74008051"/>
    <w:rsid w:val="7408347D"/>
    <w:rsid w:val="7412DC86"/>
    <w:rsid w:val="7417E0DB"/>
    <w:rsid w:val="7445FE52"/>
    <w:rsid w:val="7469D2AE"/>
    <w:rsid w:val="747B68FF"/>
    <w:rsid w:val="7480262E"/>
    <w:rsid w:val="74887DA9"/>
    <w:rsid w:val="74F22042"/>
    <w:rsid w:val="75469967"/>
    <w:rsid w:val="755CB8F6"/>
    <w:rsid w:val="757A3521"/>
    <w:rsid w:val="7595C13C"/>
    <w:rsid w:val="75A12FCF"/>
    <w:rsid w:val="75CFC033"/>
    <w:rsid w:val="75D0AB38"/>
    <w:rsid w:val="75EC4B6C"/>
    <w:rsid w:val="75FAE155"/>
    <w:rsid w:val="76151010"/>
    <w:rsid w:val="762FBA1D"/>
    <w:rsid w:val="7634238A"/>
    <w:rsid w:val="765B3B86"/>
    <w:rsid w:val="76623784"/>
    <w:rsid w:val="769B55BD"/>
    <w:rsid w:val="769CB05D"/>
    <w:rsid w:val="76A44A38"/>
    <w:rsid w:val="76C20967"/>
    <w:rsid w:val="76CA02FA"/>
    <w:rsid w:val="76CAB6F4"/>
    <w:rsid w:val="76D55910"/>
    <w:rsid w:val="76EF4090"/>
    <w:rsid w:val="76F5252A"/>
    <w:rsid w:val="76FC36EA"/>
    <w:rsid w:val="771BAA9C"/>
    <w:rsid w:val="771BE8FE"/>
    <w:rsid w:val="771E1EA9"/>
    <w:rsid w:val="7720ED87"/>
    <w:rsid w:val="77226698"/>
    <w:rsid w:val="77245ED6"/>
    <w:rsid w:val="7729B9D6"/>
    <w:rsid w:val="772B8942"/>
    <w:rsid w:val="77665630"/>
    <w:rsid w:val="776C2744"/>
    <w:rsid w:val="777A73C9"/>
    <w:rsid w:val="77CDAF1B"/>
    <w:rsid w:val="77CFF3EB"/>
    <w:rsid w:val="77D2608A"/>
    <w:rsid w:val="77E1556A"/>
    <w:rsid w:val="77E68B57"/>
    <w:rsid w:val="77EB1FBE"/>
    <w:rsid w:val="780A9413"/>
    <w:rsid w:val="7837CE5F"/>
    <w:rsid w:val="7840606B"/>
    <w:rsid w:val="7856AA76"/>
    <w:rsid w:val="7861469D"/>
    <w:rsid w:val="7862D3F4"/>
    <w:rsid w:val="78691242"/>
    <w:rsid w:val="789C419E"/>
    <w:rsid w:val="78B64973"/>
    <w:rsid w:val="78B6BD9D"/>
    <w:rsid w:val="78BBC958"/>
    <w:rsid w:val="78BCBDE8"/>
    <w:rsid w:val="78C0104C"/>
    <w:rsid w:val="78D4E976"/>
    <w:rsid w:val="7911F0F3"/>
    <w:rsid w:val="791E85AF"/>
    <w:rsid w:val="793873DC"/>
    <w:rsid w:val="795F290E"/>
    <w:rsid w:val="7967AA83"/>
    <w:rsid w:val="79748BBE"/>
    <w:rsid w:val="79848922"/>
    <w:rsid w:val="79945B5F"/>
    <w:rsid w:val="79AFCF4A"/>
    <w:rsid w:val="79BDCA86"/>
    <w:rsid w:val="79C812D3"/>
    <w:rsid w:val="79D39EC0"/>
    <w:rsid w:val="79D922BC"/>
    <w:rsid w:val="79D96FD5"/>
    <w:rsid w:val="79E4CF58"/>
    <w:rsid w:val="79ED4AED"/>
    <w:rsid w:val="79FA385A"/>
    <w:rsid w:val="7A00A048"/>
    <w:rsid w:val="7A35C96F"/>
    <w:rsid w:val="7A564AA5"/>
    <w:rsid w:val="7A5B000A"/>
    <w:rsid w:val="7A6072F3"/>
    <w:rsid w:val="7A62D4EA"/>
    <w:rsid w:val="7A7590FC"/>
    <w:rsid w:val="7A7A6781"/>
    <w:rsid w:val="7A7DF60C"/>
    <w:rsid w:val="7A8DA4FC"/>
    <w:rsid w:val="7A981747"/>
    <w:rsid w:val="7AC6CE8E"/>
    <w:rsid w:val="7AC7C08F"/>
    <w:rsid w:val="7ACC0B63"/>
    <w:rsid w:val="7AE0BE49"/>
    <w:rsid w:val="7AE8BF3B"/>
    <w:rsid w:val="7B02F6DF"/>
    <w:rsid w:val="7B1397AA"/>
    <w:rsid w:val="7B4E2D1F"/>
    <w:rsid w:val="7B7F4FFD"/>
    <w:rsid w:val="7B8D20D3"/>
    <w:rsid w:val="7B9EBE40"/>
    <w:rsid w:val="7BC4BC9C"/>
    <w:rsid w:val="7BCFA80D"/>
    <w:rsid w:val="7BE671E1"/>
    <w:rsid w:val="7BE9B5BF"/>
    <w:rsid w:val="7BEE18A7"/>
    <w:rsid w:val="7C0A2297"/>
    <w:rsid w:val="7C176A6A"/>
    <w:rsid w:val="7C269273"/>
    <w:rsid w:val="7C2E74A1"/>
    <w:rsid w:val="7C36C5FE"/>
    <w:rsid w:val="7C48771B"/>
    <w:rsid w:val="7C52DA3B"/>
    <w:rsid w:val="7C670627"/>
    <w:rsid w:val="7CB0FC5E"/>
    <w:rsid w:val="7CBAB16E"/>
    <w:rsid w:val="7CC8C311"/>
    <w:rsid w:val="7CD973C2"/>
    <w:rsid w:val="7CE21B47"/>
    <w:rsid w:val="7CEFB5C5"/>
    <w:rsid w:val="7D09618E"/>
    <w:rsid w:val="7D125150"/>
    <w:rsid w:val="7D190EEA"/>
    <w:rsid w:val="7D2DC57F"/>
    <w:rsid w:val="7D3B7292"/>
    <w:rsid w:val="7D545053"/>
    <w:rsid w:val="7D736262"/>
    <w:rsid w:val="7D91A81C"/>
    <w:rsid w:val="7D99AFD0"/>
    <w:rsid w:val="7DA549AA"/>
    <w:rsid w:val="7DABCB83"/>
    <w:rsid w:val="7DAD31BE"/>
    <w:rsid w:val="7DBCAA90"/>
    <w:rsid w:val="7DD357A1"/>
    <w:rsid w:val="7DDDF291"/>
    <w:rsid w:val="7DE250FF"/>
    <w:rsid w:val="7DE4477C"/>
    <w:rsid w:val="7DED2FDA"/>
    <w:rsid w:val="7E085E23"/>
    <w:rsid w:val="7E0BB311"/>
    <w:rsid w:val="7E248721"/>
    <w:rsid w:val="7E3398D7"/>
    <w:rsid w:val="7E3E257E"/>
    <w:rsid w:val="7E4A52EB"/>
    <w:rsid w:val="7E7E02C9"/>
    <w:rsid w:val="7E8365E0"/>
    <w:rsid w:val="7E84B057"/>
    <w:rsid w:val="7EB13781"/>
    <w:rsid w:val="7EB65BF6"/>
    <w:rsid w:val="7EB75FC4"/>
    <w:rsid w:val="7EB87297"/>
    <w:rsid w:val="7EC27759"/>
    <w:rsid w:val="7EC3D323"/>
    <w:rsid w:val="7ED4D816"/>
    <w:rsid w:val="7ED6B148"/>
    <w:rsid w:val="7EEF5527"/>
    <w:rsid w:val="7EF0A659"/>
    <w:rsid w:val="7EF13DD1"/>
    <w:rsid w:val="7F399E97"/>
    <w:rsid w:val="7F40527B"/>
    <w:rsid w:val="7F4471CC"/>
    <w:rsid w:val="7F454461"/>
    <w:rsid w:val="7F6A6726"/>
    <w:rsid w:val="7F72DD8C"/>
    <w:rsid w:val="7F7BCDA6"/>
    <w:rsid w:val="7F9647B8"/>
    <w:rsid w:val="7F99F178"/>
    <w:rsid w:val="7FC05782"/>
    <w:rsid w:val="7FD6AFB2"/>
    <w:rsid w:val="7FEB73E4"/>
    <w:rsid w:val="7FEC3868"/>
    <w:rsid w:val="7FF0779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E9CF4"/>
  <w15:chartTrackingRefBased/>
  <w15:docId w15:val="{4B305CF0-7344-4269-BD82-8A92910BC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sz w:val="17"/>
        <w:szCs w:val="22"/>
        <w:lang w:val="nl-NL" w:eastAsia="en-US" w:bidi="ar-SA"/>
      </w:rPr>
    </w:rPrDefault>
    <w:pPrDefault>
      <w:pPr>
        <w:spacing w:after="160" w:line="30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8C"/>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D629F"/>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37B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760912"/>
    <w:rPr>
      <w:color w:val="0000FF"/>
      <w:u w:val="single"/>
    </w:rPr>
  </w:style>
  <w:style w:type="paragraph" w:styleId="ListParagraph">
    <w:name w:val="List Paragraph"/>
    <w:basedOn w:val="Normal"/>
    <w:uiPriority w:val="34"/>
    <w:qFormat/>
    <w:rsid w:val="0047475F"/>
    <w:pPr>
      <w:ind w:left="720"/>
      <w:contextualSpacing/>
    </w:pPr>
  </w:style>
  <w:style w:type="table" w:styleId="TableGrid">
    <w:name w:val="Table Grid"/>
    <w:basedOn w:val="TableNormal"/>
    <w:uiPriority w:val="39"/>
    <w:rsid w:val="001B2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EE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D629F"/>
    <w:rPr>
      <w:rFonts w:ascii="Times New Roman" w:eastAsia="Times New Roman" w:hAnsi="Times New Roman" w:cs="Times New Roman"/>
      <w:b/>
      <w:bCs/>
      <w:sz w:val="27"/>
      <w:szCs w:val="27"/>
      <w:lang w:eastAsia="nl-NL"/>
    </w:rPr>
  </w:style>
  <w:style w:type="character" w:styleId="UnresolvedMention">
    <w:name w:val="Unresolved Mention"/>
    <w:basedOn w:val="DefaultParagraphFont"/>
    <w:uiPriority w:val="99"/>
    <w:semiHidden/>
    <w:unhideWhenUsed/>
    <w:rsid w:val="00EB4BAE"/>
    <w:rPr>
      <w:color w:val="605E5C"/>
      <w:shd w:val="clear" w:color="auto" w:fill="E1DFDD"/>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cf01">
    <w:name w:val="cf01"/>
    <w:basedOn w:val="DefaultParagraphFont"/>
    <w:rsid w:val="009656B0"/>
    <w:rPr>
      <w:rFonts w:ascii="Segoe UI" w:hAnsi="Segoe UI" w:cs="Segoe UI" w:hint="default"/>
      <w:sz w:val="18"/>
      <w:szCs w:val="18"/>
    </w:rPr>
  </w:style>
  <w:style w:type="paragraph" w:styleId="FootnoteText">
    <w:name w:val="footnote text"/>
    <w:basedOn w:val="Normal"/>
    <w:link w:val="FootnoteTextChar"/>
    <w:uiPriority w:val="99"/>
    <w:semiHidden/>
    <w:unhideWhenUsed/>
    <w:rsid w:val="000811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11CF"/>
    <w:rPr>
      <w:sz w:val="20"/>
      <w:szCs w:val="20"/>
    </w:rPr>
  </w:style>
  <w:style w:type="character" w:styleId="FootnoteReference">
    <w:name w:val="footnote reference"/>
    <w:basedOn w:val="DefaultParagraphFont"/>
    <w:uiPriority w:val="99"/>
    <w:semiHidden/>
    <w:unhideWhenUsed/>
    <w:rsid w:val="000811CF"/>
    <w:rPr>
      <w:vertAlign w:val="superscript"/>
    </w:rPr>
  </w:style>
  <w:style w:type="paragraph" w:styleId="Revision">
    <w:name w:val="Revision"/>
    <w:hidden/>
    <w:uiPriority w:val="99"/>
    <w:semiHidden/>
    <w:rsid w:val="00DA2D44"/>
    <w:pPr>
      <w:spacing w:after="0" w:line="240" w:lineRule="auto"/>
    </w:pPr>
  </w:style>
  <w:style w:type="paragraph" w:styleId="CommentSubject">
    <w:name w:val="annotation subject"/>
    <w:basedOn w:val="CommentText"/>
    <w:next w:val="CommentText"/>
    <w:link w:val="CommentSubjectChar"/>
    <w:uiPriority w:val="99"/>
    <w:semiHidden/>
    <w:unhideWhenUsed/>
    <w:rsid w:val="00597CC5"/>
    <w:rPr>
      <w:b/>
      <w:bCs/>
    </w:rPr>
  </w:style>
  <w:style w:type="character" w:customStyle="1" w:styleId="CommentSubjectChar">
    <w:name w:val="Comment Subject Char"/>
    <w:basedOn w:val="CommentTextChar"/>
    <w:link w:val="CommentSubject"/>
    <w:uiPriority w:val="99"/>
    <w:semiHidden/>
    <w:rsid w:val="00597CC5"/>
    <w:rPr>
      <w:b/>
      <w:bCs/>
      <w:sz w:val="20"/>
      <w:szCs w:val="20"/>
    </w:rPr>
  </w:style>
  <w:style w:type="character" w:styleId="Mention">
    <w:name w:val="Mention"/>
    <w:basedOn w:val="DefaultParagraphFont"/>
    <w:uiPriority w:val="99"/>
    <w:unhideWhenUsed/>
    <w:rsid w:val="0016097D"/>
    <w:rPr>
      <w:color w:val="2B579A"/>
      <w:shd w:val="clear" w:color="auto" w:fill="E1DFDD"/>
    </w:rPr>
  </w:style>
  <w:style w:type="paragraph" w:styleId="Header">
    <w:name w:val="header"/>
    <w:basedOn w:val="Normal"/>
    <w:link w:val="HeaderChar"/>
    <w:uiPriority w:val="99"/>
    <w:semiHidden/>
    <w:unhideWhenUsed/>
    <w:rsid w:val="0042676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426766"/>
  </w:style>
  <w:style w:type="paragraph" w:styleId="Footer">
    <w:name w:val="footer"/>
    <w:basedOn w:val="Normal"/>
    <w:link w:val="FooterChar"/>
    <w:uiPriority w:val="99"/>
    <w:semiHidden/>
    <w:unhideWhenUsed/>
    <w:rsid w:val="00426766"/>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426766"/>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241D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617">
      <w:bodyDiv w:val="1"/>
      <w:marLeft w:val="0"/>
      <w:marRight w:val="0"/>
      <w:marTop w:val="0"/>
      <w:marBottom w:val="0"/>
      <w:divBdr>
        <w:top w:val="none" w:sz="0" w:space="0" w:color="auto"/>
        <w:left w:val="none" w:sz="0" w:space="0" w:color="auto"/>
        <w:bottom w:val="none" w:sz="0" w:space="0" w:color="auto"/>
        <w:right w:val="none" w:sz="0" w:space="0" w:color="auto"/>
      </w:divBdr>
    </w:div>
    <w:div w:id="168062239">
      <w:bodyDiv w:val="1"/>
      <w:marLeft w:val="0"/>
      <w:marRight w:val="0"/>
      <w:marTop w:val="0"/>
      <w:marBottom w:val="0"/>
      <w:divBdr>
        <w:top w:val="none" w:sz="0" w:space="0" w:color="auto"/>
        <w:left w:val="none" w:sz="0" w:space="0" w:color="auto"/>
        <w:bottom w:val="none" w:sz="0" w:space="0" w:color="auto"/>
        <w:right w:val="none" w:sz="0" w:space="0" w:color="auto"/>
      </w:divBdr>
    </w:div>
    <w:div w:id="202058055">
      <w:bodyDiv w:val="1"/>
      <w:marLeft w:val="0"/>
      <w:marRight w:val="0"/>
      <w:marTop w:val="0"/>
      <w:marBottom w:val="0"/>
      <w:divBdr>
        <w:top w:val="none" w:sz="0" w:space="0" w:color="auto"/>
        <w:left w:val="none" w:sz="0" w:space="0" w:color="auto"/>
        <w:bottom w:val="none" w:sz="0" w:space="0" w:color="auto"/>
        <w:right w:val="none" w:sz="0" w:space="0" w:color="auto"/>
      </w:divBdr>
    </w:div>
    <w:div w:id="600572539">
      <w:bodyDiv w:val="1"/>
      <w:marLeft w:val="0"/>
      <w:marRight w:val="0"/>
      <w:marTop w:val="0"/>
      <w:marBottom w:val="0"/>
      <w:divBdr>
        <w:top w:val="none" w:sz="0" w:space="0" w:color="auto"/>
        <w:left w:val="none" w:sz="0" w:space="0" w:color="auto"/>
        <w:bottom w:val="none" w:sz="0" w:space="0" w:color="auto"/>
        <w:right w:val="none" w:sz="0" w:space="0" w:color="auto"/>
      </w:divBdr>
    </w:div>
    <w:div w:id="688797756">
      <w:bodyDiv w:val="1"/>
      <w:marLeft w:val="0"/>
      <w:marRight w:val="0"/>
      <w:marTop w:val="0"/>
      <w:marBottom w:val="0"/>
      <w:divBdr>
        <w:top w:val="none" w:sz="0" w:space="0" w:color="auto"/>
        <w:left w:val="none" w:sz="0" w:space="0" w:color="auto"/>
        <w:bottom w:val="none" w:sz="0" w:space="0" w:color="auto"/>
        <w:right w:val="none" w:sz="0" w:space="0" w:color="auto"/>
      </w:divBdr>
    </w:div>
    <w:div w:id="707724422">
      <w:bodyDiv w:val="1"/>
      <w:marLeft w:val="0"/>
      <w:marRight w:val="0"/>
      <w:marTop w:val="0"/>
      <w:marBottom w:val="0"/>
      <w:divBdr>
        <w:top w:val="none" w:sz="0" w:space="0" w:color="auto"/>
        <w:left w:val="none" w:sz="0" w:space="0" w:color="auto"/>
        <w:bottom w:val="none" w:sz="0" w:space="0" w:color="auto"/>
        <w:right w:val="none" w:sz="0" w:space="0" w:color="auto"/>
      </w:divBdr>
    </w:div>
    <w:div w:id="1150630036">
      <w:bodyDiv w:val="1"/>
      <w:marLeft w:val="0"/>
      <w:marRight w:val="0"/>
      <w:marTop w:val="0"/>
      <w:marBottom w:val="0"/>
      <w:divBdr>
        <w:top w:val="none" w:sz="0" w:space="0" w:color="auto"/>
        <w:left w:val="none" w:sz="0" w:space="0" w:color="auto"/>
        <w:bottom w:val="none" w:sz="0" w:space="0" w:color="auto"/>
        <w:right w:val="none" w:sz="0" w:space="0" w:color="auto"/>
      </w:divBdr>
    </w:div>
    <w:div w:id="1257978964">
      <w:bodyDiv w:val="1"/>
      <w:marLeft w:val="0"/>
      <w:marRight w:val="0"/>
      <w:marTop w:val="0"/>
      <w:marBottom w:val="0"/>
      <w:divBdr>
        <w:top w:val="none" w:sz="0" w:space="0" w:color="auto"/>
        <w:left w:val="none" w:sz="0" w:space="0" w:color="auto"/>
        <w:bottom w:val="none" w:sz="0" w:space="0" w:color="auto"/>
        <w:right w:val="none" w:sz="0" w:space="0" w:color="auto"/>
      </w:divBdr>
    </w:div>
    <w:div w:id="1324816498">
      <w:bodyDiv w:val="1"/>
      <w:marLeft w:val="0"/>
      <w:marRight w:val="0"/>
      <w:marTop w:val="0"/>
      <w:marBottom w:val="0"/>
      <w:divBdr>
        <w:top w:val="none" w:sz="0" w:space="0" w:color="auto"/>
        <w:left w:val="none" w:sz="0" w:space="0" w:color="auto"/>
        <w:bottom w:val="none" w:sz="0" w:space="0" w:color="auto"/>
        <w:right w:val="none" w:sz="0" w:space="0" w:color="auto"/>
      </w:divBdr>
    </w:div>
    <w:div w:id="1423842211">
      <w:bodyDiv w:val="1"/>
      <w:marLeft w:val="0"/>
      <w:marRight w:val="0"/>
      <w:marTop w:val="0"/>
      <w:marBottom w:val="0"/>
      <w:divBdr>
        <w:top w:val="none" w:sz="0" w:space="0" w:color="auto"/>
        <w:left w:val="none" w:sz="0" w:space="0" w:color="auto"/>
        <w:bottom w:val="none" w:sz="0" w:space="0" w:color="auto"/>
        <w:right w:val="none" w:sz="0" w:space="0" w:color="auto"/>
      </w:divBdr>
    </w:div>
    <w:div w:id="1456755868">
      <w:bodyDiv w:val="1"/>
      <w:marLeft w:val="0"/>
      <w:marRight w:val="0"/>
      <w:marTop w:val="0"/>
      <w:marBottom w:val="0"/>
      <w:divBdr>
        <w:top w:val="none" w:sz="0" w:space="0" w:color="auto"/>
        <w:left w:val="none" w:sz="0" w:space="0" w:color="auto"/>
        <w:bottom w:val="none" w:sz="0" w:space="0" w:color="auto"/>
        <w:right w:val="none" w:sz="0" w:space="0" w:color="auto"/>
      </w:divBdr>
    </w:div>
    <w:div w:id="1467234785">
      <w:bodyDiv w:val="1"/>
      <w:marLeft w:val="0"/>
      <w:marRight w:val="0"/>
      <w:marTop w:val="0"/>
      <w:marBottom w:val="0"/>
      <w:divBdr>
        <w:top w:val="none" w:sz="0" w:space="0" w:color="auto"/>
        <w:left w:val="none" w:sz="0" w:space="0" w:color="auto"/>
        <w:bottom w:val="none" w:sz="0" w:space="0" w:color="auto"/>
        <w:right w:val="none" w:sz="0" w:space="0" w:color="auto"/>
      </w:divBdr>
    </w:div>
    <w:div w:id="1514108623">
      <w:bodyDiv w:val="1"/>
      <w:marLeft w:val="0"/>
      <w:marRight w:val="0"/>
      <w:marTop w:val="0"/>
      <w:marBottom w:val="0"/>
      <w:divBdr>
        <w:top w:val="none" w:sz="0" w:space="0" w:color="auto"/>
        <w:left w:val="none" w:sz="0" w:space="0" w:color="auto"/>
        <w:bottom w:val="none" w:sz="0" w:space="0" w:color="auto"/>
        <w:right w:val="none" w:sz="0" w:space="0" w:color="auto"/>
      </w:divBdr>
    </w:div>
    <w:div w:id="1566644769">
      <w:bodyDiv w:val="1"/>
      <w:marLeft w:val="0"/>
      <w:marRight w:val="0"/>
      <w:marTop w:val="0"/>
      <w:marBottom w:val="0"/>
      <w:divBdr>
        <w:top w:val="none" w:sz="0" w:space="0" w:color="auto"/>
        <w:left w:val="none" w:sz="0" w:space="0" w:color="auto"/>
        <w:bottom w:val="none" w:sz="0" w:space="0" w:color="auto"/>
        <w:right w:val="none" w:sz="0" w:space="0" w:color="auto"/>
      </w:divBdr>
    </w:div>
    <w:div w:id="1681660699">
      <w:bodyDiv w:val="1"/>
      <w:marLeft w:val="0"/>
      <w:marRight w:val="0"/>
      <w:marTop w:val="0"/>
      <w:marBottom w:val="0"/>
      <w:divBdr>
        <w:top w:val="none" w:sz="0" w:space="0" w:color="auto"/>
        <w:left w:val="none" w:sz="0" w:space="0" w:color="auto"/>
        <w:bottom w:val="none" w:sz="0" w:space="0" w:color="auto"/>
        <w:right w:val="none" w:sz="0" w:space="0" w:color="auto"/>
      </w:divBdr>
    </w:div>
    <w:div w:id="1975452686">
      <w:bodyDiv w:val="1"/>
      <w:marLeft w:val="0"/>
      <w:marRight w:val="0"/>
      <w:marTop w:val="0"/>
      <w:marBottom w:val="0"/>
      <w:divBdr>
        <w:top w:val="none" w:sz="0" w:space="0" w:color="auto"/>
        <w:left w:val="none" w:sz="0" w:space="0" w:color="auto"/>
        <w:bottom w:val="none" w:sz="0" w:space="0" w:color="auto"/>
        <w:right w:val="none" w:sz="0" w:space="0" w:color="auto"/>
      </w:divBdr>
    </w:div>
    <w:div w:id="2072998026">
      <w:bodyDiv w:val="1"/>
      <w:marLeft w:val="0"/>
      <w:marRight w:val="0"/>
      <w:marTop w:val="0"/>
      <w:marBottom w:val="0"/>
      <w:divBdr>
        <w:top w:val="none" w:sz="0" w:space="0" w:color="auto"/>
        <w:left w:val="none" w:sz="0" w:space="0" w:color="auto"/>
        <w:bottom w:val="none" w:sz="0" w:space="0" w:color="auto"/>
        <w:right w:val="none" w:sz="0" w:space="0" w:color="auto"/>
      </w:divBdr>
    </w:div>
    <w:div w:id="2106418441">
      <w:bodyDiv w:val="1"/>
      <w:marLeft w:val="0"/>
      <w:marRight w:val="0"/>
      <w:marTop w:val="0"/>
      <w:marBottom w:val="0"/>
      <w:divBdr>
        <w:top w:val="none" w:sz="0" w:space="0" w:color="auto"/>
        <w:left w:val="none" w:sz="0" w:space="0" w:color="auto"/>
        <w:bottom w:val="none" w:sz="0" w:space="0" w:color="auto"/>
        <w:right w:val="none" w:sz="0" w:space="0" w:color="auto"/>
      </w:divBdr>
    </w:div>
    <w:div w:id="2114281389">
      <w:bodyDiv w:val="1"/>
      <w:marLeft w:val="0"/>
      <w:marRight w:val="0"/>
      <w:marTop w:val="0"/>
      <w:marBottom w:val="0"/>
      <w:divBdr>
        <w:top w:val="none" w:sz="0" w:space="0" w:color="auto"/>
        <w:left w:val="none" w:sz="0" w:space="0" w:color="auto"/>
        <w:bottom w:val="none" w:sz="0" w:space="0" w:color="auto"/>
        <w:right w:val="none" w:sz="0" w:space="0" w:color="auto"/>
      </w:divBdr>
    </w:div>
    <w:div w:id="213772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20/10/relationships/intelligence" Target="intelligence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A3DDC7-AF7F-4885-9382-E8426091A900}">
  <we:reference id="f78a3046-9e99-4300-aa2b-5814002b01a2" version="1.55.1.0" store="excatalog" storeType="EXCatalog"/>
  <we:alternateReferences>
    <we:reference id="WA104382081" version="1.55.1.0" store="nl-NL"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C14183A65C2C645ADA7BC5603AF44F2" ma:contentTypeVersion="16" ma:contentTypeDescription="Een nieuw document maken." ma:contentTypeScope="" ma:versionID="ae474be890e7efc7038591d6ea12ce71">
  <xsd:schema xmlns:xsd="http://www.w3.org/2001/XMLSchema" xmlns:xs="http://www.w3.org/2001/XMLSchema" xmlns:p="http://schemas.microsoft.com/office/2006/metadata/properties" xmlns:ns3="f57bc8fc-db93-4706-8ea7-8a418546d01a" xmlns:ns4="b86151ff-f084-444e-9e9a-673684c5f9bc" targetNamespace="http://schemas.microsoft.com/office/2006/metadata/properties" ma:root="true" ma:fieldsID="beb0569d9455430a02882877650f7725" ns3:_="" ns4:_="">
    <xsd:import namespace="f57bc8fc-db93-4706-8ea7-8a418546d01a"/>
    <xsd:import namespace="b86151ff-f084-444e-9e9a-673684c5f9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bc8fc-db93-4706-8ea7-8a418546d0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6151ff-f084-444e-9e9a-673684c5f9b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b86151ff-f084-444e-9e9a-673684c5f9bc">
      <UserInfo>
        <DisplayName>Villiers, Hendrik de</DisplayName>
        <AccountId>12</AccountId>
        <AccountType/>
      </UserInfo>
      <UserInfo>
        <DisplayName>Chauhan, Aneesh</DisplayName>
        <AccountId>11</AccountId>
        <AccountType/>
      </UserInfo>
      <UserInfo>
        <DisplayName>Hogeveen, Esther</DisplayName>
        <AccountId>18</AccountId>
        <AccountType/>
      </UserInfo>
      <UserInfo>
        <DisplayName>Mensink, Manon</DisplayName>
        <AccountId>22</AccountId>
        <AccountType/>
      </UserInfo>
    </SharedWithUsers>
    <_activity xmlns="f57bc8fc-db93-4706-8ea7-8a418546d01a" xsi:nil="true"/>
  </documentManagement>
</p:properties>
</file>

<file path=customXml/itemProps1.xml><?xml version="1.0" encoding="utf-8"?>
<ds:datastoreItem xmlns:ds="http://schemas.openxmlformats.org/officeDocument/2006/customXml" ds:itemID="{AC9DA676-76C9-487A-8E51-9B91E8AF9EA7}">
  <ds:schemaRefs>
    <ds:schemaRef ds:uri="http://schemas.microsoft.com/sharepoint/v3/contenttype/forms"/>
  </ds:schemaRefs>
</ds:datastoreItem>
</file>

<file path=customXml/itemProps2.xml><?xml version="1.0" encoding="utf-8"?>
<ds:datastoreItem xmlns:ds="http://schemas.openxmlformats.org/officeDocument/2006/customXml" ds:itemID="{41C8C5FA-82B9-4369-B1F5-D5E84C2C1D8F}">
  <ds:schemaRefs>
    <ds:schemaRef ds:uri="http://schemas.openxmlformats.org/officeDocument/2006/bibliography"/>
  </ds:schemaRefs>
</ds:datastoreItem>
</file>

<file path=customXml/itemProps3.xml><?xml version="1.0" encoding="utf-8"?>
<ds:datastoreItem xmlns:ds="http://schemas.openxmlformats.org/officeDocument/2006/customXml" ds:itemID="{70710AFB-6BBF-4178-8113-87BDD05DA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bc8fc-db93-4706-8ea7-8a418546d01a"/>
    <ds:schemaRef ds:uri="b86151ff-f084-444e-9e9a-673684c5f9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2B1211-BBBD-43C9-B796-B1FF8C6E4A6C}">
  <ds:schemaRefs>
    <ds:schemaRef ds:uri="http://schemas.microsoft.com/office/2006/metadata/properties"/>
    <ds:schemaRef ds:uri="http://schemas.microsoft.com/office/infopath/2007/PartnerControls"/>
    <ds:schemaRef ds:uri="b86151ff-f084-444e-9e9a-673684c5f9bc"/>
    <ds:schemaRef ds:uri="f57bc8fc-db93-4706-8ea7-8a418546d01a"/>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38</Pages>
  <Words>8467</Words>
  <Characters>46571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Bertotto, Mercedes</dc:creator>
  <cp:keywords/>
  <dc:description/>
  <cp:lastModifiedBy>Bertotto, Mercedes</cp:lastModifiedBy>
  <cp:revision>2</cp:revision>
  <cp:lastPrinted>2024-01-16T13:05:00Z</cp:lastPrinted>
  <dcterms:created xsi:type="dcterms:W3CDTF">2024-01-18T12:41:00Z</dcterms:created>
  <dcterms:modified xsi:type="dcterms:W3CDTF">2024-01-18T12:41:00Z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0x0101001C14183A65C2C645ADA7BC5603AF44F2</vt:lpwstr>
  </property>
  <property fmtid="{D5CDD505-2E9C-101B-9397-08002B2CF9AE}" pid="3" name="MediaServiceImageTags">
    <vt:lpwstr/>
  </property>
</Properties>
</file>